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0"/>
        <w:rPr>
          <w:rFonts w:ascii="SimHei" w:hAnsi="SimHei" w:eastAsia="SimHei"/>
          <w:sz w:val="44"/>
          <w:szCs w:val="44"/>
        </w:rPr>
      </w:pPr>
      <w:bookmarkStart w:id="0" w:name="_Toc495785638"/>
      <w:bookmarkStart w:id="1" w:name="_Toc1616329345"/>
      <w:bookmarkStart w:id="2" w:name="_Toc257990098"/>
      <w:bookmarkStart w:id="3" w:name="_Toc870334338"/>
      <w:bookmarkStart w:id="4" w:name="_Toc667683589"/>
      <w:bookmarkStart w:id="5" w:name="_Toc1435065920"/>
      <w:bookmarkStart w:id="6" w:name="_Toc830335548"/>
      <w:r>
        <w:rPr>
          <w:rFonts w:hint="eastAsia" w:ascii="SimHei" w:hAnsi="SimHei" w:eastAsia="SimHei"/>
          <w:sz w:val="44"/>
          <w:szCs w:val="44"/>
          <w:lang w:eastAsia="zh-CN"/>
        </w:rPr>
        <w:t>蘑菇租房Java</w:t>
      </w:r>
      <w:r>
        <w:rPr>
          <w:rFonts w:ascii="SimHei" w:hAnsi="SimHei" w:eastAsia="SimHei"/>
          <w:sz w:val="44"/>
          <w:szCs w:val="44"/>
        </w:rPr>
        <w:t>代码开发</w:t>
      </w:r>
      <w:r>
        <w:rPr>
          <w:rFonts w:hint="eastAsia" w:ascii="SimHei" w:hAnsi="SimHei" w:eastAsia="SimHei"/>
          <w:sz w:val="44"/>
          <w:szCs w:val="44"/>
        </w:rPr>
        <w:t>手</w:t>
      </w:r>
      <w:r>
        <w:rPr>
          <w:rFonts w:hint="eastAsia" w:ascii="SimHei" w:hAnsi="SimHei" w:eastAsia="SimHei"/>
          <w:sz w:val="44"/>
          <w:szCs w:val="44"/>
          <w:lang w:eastAsia="zh-CN"/>
        </w:rPr>
        <w:t>册</w:t>
      </w:r>
      <w:r>
        <w:rPr>
          <w:rFonts w:hint="eastAsia" w:ascii="SimHei" w:hAnsi="SimHei" w:eastAsia="SimHei"/>
          <w:sz w:val="44"/>
          <w:szCs w:val="44"/>
        </w:rPr>
        <w:t>(5.</w:t>
      </w:r>
      <w:r>
        <w:rPr>
          <w:rFonts w:hint="default" w:ascii="SimHei" w:hAnsi="SimHei" w:eastAsia="SimHei"/>
          <w:sz w:val="44"/>
          <w:szCs w:val="44"/>
        </w:rPr>
        <w:t>3.1</w:t>
      </w:r>
      <w:r>
        <w:rPr>
          <w:rFonts w:hint="eastAsia" w:ascii="SimHei" w:hAnsi="SimHei" w:eastAsia="SimHei"/>
          <w:sz w:val="44"/>
          <w:szCs w:val="44"/>
        </w:rPr>
        <w:t>)</w:t>
      </w:r>
      <w:bookmarkEnd w:id="0"/>
      <w:bookmarkEnd w:id="1"/>
      <w:bookmarkEnd w:id="2"/>
      <w:bookmarkEnd w:id="3"/>
      <w:bookmarkEnd w:id="4"/>
      <w:bookmarkEnd w:id="5"/>
      <w:bookmarkEnd w:id="6"/>
    </w:p>
    <w:p>
      <w:pPr>
        <w:rPr>
          <w:lang w:val="zh-CN" w:eastAsia="zh-CN"/>
        </w:rPr>
      </w:pPr>
    </w:p>
    <w:p>
      <w:pPr>
        <w:rPr>
          <w:lang w:val="zh-CN" w:eastAsia="zh-CN"/>
        </w:rPr>
      </w:pPr>
    </w:p>
    <w:p>
      <w:pPr>
        <w:rPr>
          <w:lang w:val="zh-CN" w:eastAsia="zh-CN"/>
        </w:rPr>
      </w:pPr>
    </w:p>
    <w:p>
      <w:pPr>
        <w:rPr>
          <w:lang w:val="zh-CN" w:eastAsia="zh-CN"/>
        </w:rPr>
      </w:pPr>
    </w:p>
    <w:p>
      <w:pPr>
        <w:rPr>
          <w:lang w:val="zh-CN" w:eastAsia="zh-CN"/>
        </w:rPr>
      </w:pPr>
    </w:p>
    <w:p>
      <w:pPr>
        <w:rPr>
          <w:lang w:val="zh-CN" w:eastAsia="zh-CN"/>
        </w:rPr>
      </w:pPr>
    </w:p>
    <w:p>
      <w:pPr>
        <w:rPr>
          <w:lang w:val="zh-CN" w:eastAsia="zh-CN"/>
        </w:rPr>
      </w:pPr>
    </w:p>
    <w:p>
      <w:pPr>
        <w:rPr>
          <w:lang w:val="zh-CN" w:eastAsia="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jc w:val="center"/>
      </w:pPr>
      <w:r>
        <w:rPr>
          <w:rFonts w:hint="eastAsia"/>
          <w:lang w:val="zh-CN"/>
        </w:rPr>
        <w:t>201</w:t>
      </w:r>
      <w:r>
        <w:rPr>
          <w:rFonts w:hint="default"/>
        </w:rPr>
        <w:t>8</w:t>
      </w:r>
      <w:r>
        <w:rPr>
          <w:rFonts w:hint="eastAsia"/>
          <w:lang w:val="zh-CN"/>
        </w:rPr>
        <w:t>-</w:t>
      </w:r>
      <w:r>
        <w:rPr>
          <w:rFonts w:hint="default"/>
        </w:rPr>
        <w:t>07</w:t>
      </w:r>
      <w:r>
        <w:rPr>
          <w:rFonts w:hint="eastAsia"/>
          <w:lang w:val="zh-CN"/>
        </w:rPr>
        <w:t>-</w:t>
      </w:r>
      <w:r>
        <w:rPr>
          <w:rFonts w:hint="default"/>
        </w:rPr>
        <w:t>30</w:t>
      </w:r>
    </w:p>
    <w:p>
      <w:pPr>
        <w:rPr>
          <w:lang w:val="zh-CN"/>
        </w:rPr>
        <w:sectPr>
          <w:headerReference r:id="rId3" w:type="default"/>
          <w:footerReference r:id="rId5" w:type="default"/>
          <w:headerReference r:id="rId4" w:type="even"/>
          <w:footerReference r:id="rId6" w:type="even"/>
          <w:pgSz w:w="11906" w:h="16838"/>
          <w:pgMar w:top="1440" w:right="1800" w:bottom="1440" w:left="1800" w:header="851" w:footer="992" w:gutter="0"/>
          <w:cols w:space="720" w:num="1"/>
          <w:titlePg/>
          <w:docGrid w:type="lines" w:linePitch="312" w:charSpace="0"/>
        </w:sectPr>
      </w:pPr>
    </w:p>
    <w:p>
      <w:pPr>
        <w:jc w:val="center"/>
        <w:outlineLvl w:val="0"/>
        <w:rPr>
          <w:rFonts w:ascii="SimHei" w:hAnsi="SimHei" w:eastAsia="SimHei"/>
          <w:b/>
          <w:sz w:val="30"/>
          <w:szCs w:val="30"/>
          <w:lang w:val="zh-CN"/>
        </w:rPr>
      </w:pPr>
      <w:r>
        <w:rPr>
          <w:rFonts w:hint="eastAsia" w:ascii="SimHei" w:hAnsi="SimHei" w:eastAsia="SimHei"/>
          <w:b/>
          <w:sz w:val="30"/>
          <w:szCs w:val="30"/>
          <w:lang w:val="zh-CN"/>
        </w:rPr>
        <w:t>开发手册学习引导</w:t>
      </w:r>
    </w:p>
    <w:p>
      <w:pPr>
        <w:spacing w:line="360" w:lineRule="auto"/>
        <w:ind w:firstLine="420"/>
        <w:rPr>
          <w:lang w:val="zh-CN"/>
        </w:rPr>
      </w:pPr>
      <w:r>
        <w:rPr>
          <w:rFonts w:hint="default"/>
        </w:rPr>
        <w:t>本文是</w:t>
      </w:r>
      <w:r>
        <w:rPr>
          <w:rFonts w:hint="eastAsia" w:ascii="Microsoft YaHei" w:hAnsi="Microsoft YaHei" w:eastAsia="Microsoft YaHei"/>
          <w:color w:val="ED7D31" w:themeColor="accent2"/>
          <w:lang w:val="zh-CN"/>
          <w14:textFill>
            <w14:solidFill>
              <w14:schemeClr w14:val="accent2"/>
            </w14:solidFill>
          </w14:textFill>
        </w:rPr>
        <w:t>蘑菇租房</w:t>
      </w:r>
      <w:r>
        <w:rPr>
          <w:rFonts w:hint="eastAsia"/>
          <w:lang w:val="zh-CN"/>
        </w:rPr>
        <w:t>本身的技术栈和开发实践</w:t>
      </w:r>
      <w:r>
        <w:rPr>
          <w:rFonts w:hint="default"/>
        </w:rPr>
        <w:t>的总结。在成文过程中，也广泛参考了了网络和各大厂的经验教训，特别是代码风格/编写规则部分参考了</w:t>
      </w:r>
      <w:r>
        <w:rPr>
          <w:rFonts w:hint="eastAsia"/>
          <w:lang w:val="zh-CN"/>
        </w:rPr>
        <w:t>《</w:t>
      </w:r>
      <w:r>
        <w:rPr>
          <w:rFonts w:hint="eastAsia"/>
          <w:i/>
          <w:color w:val="ED7D31" w:themeColor="accent2"/>
          <w:lang w:val="zh-CN"/>
          <w14:textFill>
            <w14:solidFill>
              <w14:schemeClr w14:val="accent2"/>
            </w14:solidFill>
          </w14:textFill>
        </w:rPr>
        <w:t>阿里巴巴</w:t>
      </w:r>
      <w:r>
        <w:rPr>
          <w:rFonts w:hint="eastAsia"/>
          <w:i/>
          <w:lang w:val="zh-CN"/>
        </w:rPr>
        <w:t>Java开发手册</w:t>
      </w:r>
      <w:r>
        <w:rPr>
          <w:rFonts w:hint="eastAsia"/>
          <w:lang w:val="zh-CN"/>
        </w:rPr>
        <w:t>》</w:t>
      </w:r>
      <w:r>
        <w:rPr>
          <w:rFonts w:hint="default"/>
        </w:rPr>
        <w:t>。在前述基础上，我们</w:t>
      </w:r>
      <w:r>
        <w:rPr>
          <w:rFonts w:hint="eastAsia"/>
          <w:lang w:val="zh-CN"/>
        </w:rPr>
        <w:t>对于更多的细节进行了补充。</w:t>
      </w:r>
      <w:r>
        <w:rPr>
          <w:lang w:val="zh-CN"/>
        </w:rPr>
        <w:fldChar w:fldCharType="begin"/>
      </w:r>
      <w:r>
        <w:rPr>
          <w:lang w:val="zh-CN"/>
        </w:rPr>
        <w:instrText xml:space="preserve"> </w:instrText>
      </w:r>
      <w:r>
        <w:rPr>
          <w:rFonts w:hint="eastAsia"/>
          <w:lang w:val="zh-CN"/>
        </w:rPr>
        <w:instrText xml:space="preserve">REF _Ref495782067 \r \h</w:instrText>
      </w:r>
      <w:r>
        <w:rPr>
          <w:lang w:val="zh-CN"/>
        </w:rPr>
        <w:instrText xml:space="preserve"> </w:instrText>
      </w:r>
      <w:r>
        <w:rPr>
          <w:lang w:val="zh-CN"/>
        </w:rPr>
        <w:fldChar w:fldCharType="separate"/>
      </w:r>
      <w:r>
        <w:rPr>
          <w:lang w:val="zh-CN"/>
        </w:rPr>
        <w:t>1</w:t>
      </w:r>
      <w:r>
        <w:rPr>
          <w:lang w:val="zh-CN"/>
        </w:rPr>
        <w:fldChar w:fldCharType="end"/>
      </w:r>
      <w:r>
        <w:t>5</w:t>
      </w:r>
      <w:r>
        <w:rPr>
          <w:lang w:val="zh-CN"/>
        </w:rPr>
        <w:fldChar w:fldCharType="begin"/>
      </w:r>
      <w:r>
        <w:rPr>
          <w:lang w:val="zh-CN"/>
        </w:rPr>
        <w:instrText xml:space="preserve"> REF _Ref495782072 \h </w:instrText>
      </w:r>
      <w:r>
        <w:rPr>
          <w:lang w:val="zh-CN"/>
        </w:rPr>
        <w:fldChar w:fldCharType="separate"/>
      </w:r>
      <w:r>
        <w:rPr>
          <w:rFonts w:hint="eastAsia"/>
          <w:shd w:val="clear" w:color="auto" w:fill="E4E4FF"/>
        </w:rPr>
        <w:t>SONAR代码规范解读</w:t>
      </w:r>
      <w:r>
        <w:rPr>
          <w:lang w:val="zh-CN"/>
        </w:rPr>
        <w:fldChar w:fldCharType="end"/>
      </w:r>
      <w:r>
        <w:rPr>
          <w:rFonts w:hint="eastAsia"/>
          <w:lang w:val="zh-CN"/>
        </w:rPr>
        <w:t>也详细对本规范的内容进行了解读。</w:t>
      </w:r>
      <w:r>
        <w:rPr>
          <w:rFonts w:hint="default"/>
        </w:rPr>
        <w:t>同样地</w:t>
      </w:r>
      <w:r>
        <w:rPr>
          <w:rFonts w:hint="default"/>
          <w:lang w:val="zh-CN"/>
        </w:rPr>
        <w:t>，我们“</w:t>
      </w:r>
      <w:r>
        <w:rPr>
          <w:rFonts w:hint="eastAsia"/>
          <w:lang w:val="zh-CN"/>
        </w:rPr>
        <w:t>根据约束力强弱及故障敏感性，规约依次分为强制、推荐、参考三大类。对于规约条目的延伸信息中，</w:t>
      </w:r>
      <w:r>
        <w:rPr>
          <w:rFonts w:hint="default"/>
          <w:lang w:val="zh-CN"/>
        </w:rPr>
        <w:t>‘</w:t>
      </w:r>
      <w:r>
        <w:rPr>
          <w:rFonts w:hint="eastAsia"/>
          <w:lang w:val="zh-CN"/>
        </w:rPr>
        <w:t>说明</w:t>
      </w:r>
      <w:r>
        <w:rPr>
          <w:rFonts w:hint="default"/>
          <w:lang w:val="zh-CN"/>
        </w:rPr>
        <w:t>’</w:t>
      </w:r>
      <w:r>
        <w:rPr>
          <w:rFonts w:hint="eastAsia"/>
          <w:lang w:val="zh-CN"/>
        </w:rPr>
        <w:t>对内容做了适当扩展和解释;</w:t>
      </w:r>
      <w:r>
        <w:rPr>
          <w:rFonts w:hint="default"/>
          <w:lang w:val="zh-CN"/>
        </w:rPr>
        <w:t>‘</w:t>
      </w:r>
      <w:r>
        <w:rPr>
          <w:rFonts w:hint="eastAsia"/>
          <w:lang w:val="zh-CN"/>
        </w:rPr>
        <w:t>正例</w:t>
      </w:r>
      <w:r>
        <w:rPr>
          <w:rFonts w:hint="default"/>
          <w:lang w:val="zh-CN"/>
        </w:rPr>
        <w:t>’</w:t>
      </w:r>
      <w:r>
        <w:rPr>
          <w:rFonts w:hint="eastAsia"/>
          <w:lang w:val="zh-CN"/>
        </w:rPr>
        <w:t xml:space="preserve"> 倡什么样的编码和实现方式;</w:t>
      </w:r>
      <w:r>
        <w:rPr>
          <w:rFonts w:hint="default"/>
          <w:lang w:val="zh-CN"/>
        </w:rPr>
        <w:t>‘</w:t>
      </w:r>
      <w:r>
        <w:rPr>
          <w:rFonts w:hint="eastAsia"/>
          <w:lang w:val="zh-CN"/>
        </w:rPr>
        <w:t>反例</w:t>
      </w:r>
      <w:r>
        <w:rPr>
          <w:rFonts w:hint="default"/>
          <w:lang w:val="zh-CN"/>
        </w:rPr>
        <w:t>’</w:t>
      </w:r>
      <w:r>
        <w:rPr>
          <w:rFonts w:hint="eastAsia"/>
          <w:lang w:val="zh-CN"/>
        </w:rPr>
        <w:t>说明需要防的雷区，以及真实的错误案例。</w:t>
      </w:r>
      <w:r>
        <w:rPr>
          <w:rFonts w:hint="default"/>
          <w:lang w:val="zh-CN"/>
        </w:rPr>
        <w:t>”</w:t>
      </w:r>
    </w:p>
    <w:p>
      <w:pPr>
        <w:spacing w:line="360" w:lineRule="auto"/>
        <w:ind w:firstLine="420"/>
        <w:rPr>
          <w:rFonts w:hint="default"/>
          <w:lang w:val="zh-CN"/>
        </w:rPr>
      </w:pPr>
      <w:r>
        <w:rPr>
          <w:rFonts w:hint="eastAsia"/>
          <w:lang w:val="zh-CN"/>
        </w:rPr>
        <w:t>请开发同学将其作为一本学习开发技术的指导，抱着学习的态度去看这本手册，这也是将原来的《规范》修改为《手册》的原因。作为手册来讲更能反应出本文是要开发同学用来学习的，因为这些编程的原则，就像是设计模式、TDD（测试驱动开发）、DDD（领域驱动设计）等技术一样，经过了血于火的洗礼。本手册中的内容，需要各位开发同学在学习的过程中，将每一点都学透，而非机械的去搬，一定要知道每一条规定背后的技术点，完全掌握知识，这对于每个人来讲都大有裨益，如果完全吃透了这本手册，相信你的技术水平会更上一层楼，在此，架构部真诚的希望每位开发同学精读本手册。</w:t>
      </w:r>
    </w:p>
    <w:p>
      <w:pPr>
        <w:spacing w:line="360" w:lineRule="auto"/>
        <w:ind w:firstLine="420"/>
        <w:rPr>
          <w:rFonts w:hint="default"/>
          <w:lang w:val="zh-CN"/>
        </w:rPr>
      </w:pPr>
      <w:r>
        <w:rPr>
          <w:rFonts w:hint="eastAsia"/>
          <w:lang w:val="zh-CN"/>
        </w:rPr>
        <w:t>技术会不断进步，本手册亦会不断更新。</w:t>
      </w:r>
    </w:p>
    <w:p>
      <w:pPr>
        <w:numPr>
          <w:ilvl w:val="-1"/>
          <w:numId w:val="0"/>
        </w:numPr>
        <w:spacing w:line="360" w:lineRule="auto"/>
        <w:ind w:leftChars="0" w:firstLine="420"/>
        <w:rPr>
          <w:rFonts w:ascii="SimSun" w:hAnsi="SimSun"/>
        </w:rPr>
      </w:pPr>
      <w:r>
        <w:rPr>
          <w:rFonts w:hint="eastAsia"/>
          <w:lang w:val="zh-CN"/>
        </w:rPr>
        <w:t>请各位开发同学参照执行。</w:t>
      </w:r>
    </w:p>
    <w:p>
      <w:pPr>
        <w:numPr>
          <w:ilvl w:val="-1"/>
          <w:numId w:val="0"/>
        </w:numPr>
        <w:spacing w:line="360" w:lineRule="auto"/>
        <w:ind w:leftChars="0" w:firstLine="420"/>
        <w:rPr>
          <w:rFonts w:ascii="SimSun" w:hAnsi="SimSun"/>
        </w:rPr>
      </w:pPr>
      <w:r>
        <w:rPr>
          <w:rFonts w:ascii="SimSun" w:hAnsi="SimSun"/>
        </w:rPr>
        <w:t>架构组首页：</w:t>
      </w:r>
      <w:r>
        <w:rPr>
          <w:rFonts w:ascii="SimSun" w:hAnsi="SimSun"/>
        </w:rPr>
        <w:fldChar w:fldCharType="begin"/>
      </w:r>
      <w:r>
        <w:rPr>
          <w:rFonts w:ascii="SimSun" w:hAnsi="SimSun"/>
        </w:rPr>
        <w:instrText xml:space="preserve"> HYPERLINK "http://sdk.mgzf.tech" </w:instrText>
      </w:r>
      <w:r>
        <w:rPr>
          <w:rFonts w:ascii="SimSun" w:hAnsi="SimSun"/>
        </w:rPr>
        <w:fldChar w:fldCharType="separate"/>
      </w:r>
      <w:r>
        <w:rPr>
          <w:rStyle w:val="34"/>
          <w:rFonts w:ascii="SimSun" w:hAnsi="SimSun"/>
        </w:rPr>
        <w:t>http://</w:t>
      </w:r>
      <w:r>
        <w:rPr>
          <w:rFonts w:ascii="SimSun" w:hAnsi="SimSun"/>
        </w:rPr>
        <w:fldChar w:fldCharType="end"/>
      </w:r>
      <w:r>
        <w:rPr>
          <w:rStyle w:val="34"/>
          <w:rFonts w:ascii="SimSun" w:hAnsi="SimSun"/>
        </w:rPr>
        <w:t>jiagou.mogo.com</w:t>
      </w:r>
    </w:p>
    <w:p>
      <w:pPr>
        <w:ind w:firstLine="420"/>
        <w:rPr>
          <w:rFonts w:hint="eastAsia"/>
          <w:lang w:val="zh-CN"/>
        </w:rPr>
      </w:pPr>
    </w:p>
    <w:p>
      <w:pPr>
        <w:spacing w:line="360" w:lineRule="auto"/>
        <w:ind w:firstLine="420"/>
        <w:rPr>
          <w:rFonts w:hint="default" w:ascii="FangSong" w:hAnsi="FangSong" w:eastAsia="FangSong"/>
          <w:i/>
          <w:sz w:val="21"/>
          <w:szCs w:val="21"/>
          <w:lang w:val="zh-CN"/>
        </w:rPr>
      </w:pPr>
    </w:p>
    <w:p>
      <w:pPr>
        <w:ind w:firstLine="2891" w:firstLineChars="900"/>
        <w:rPr>
          <w:rFonts w:ascii="SimHei" w:hAnsi="SimHei" w:eastAsia="SimHei"/>
        </w:rPr>
      </w:pPr>
      <w:r>
        <w:rPr>
          <w:rFonts w:hint="eastAsia" w:ascii="SimHei" w:hAnsi="SimHei" w:eastAsia="SimHei"/>
          <w:b/>
          <w:sz w:val="32"/>
          <w:szCs w:val="32"/>
        </w:rPr>
        <w:t>版本控制信息</w:t>
      </w:r>
    </w:p>
    <w:tbl>
      <w:tblPr>
        <w:tblStyle w:val="37"/>
        <w:tblW w:w="8551"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418"/>
        <w:gridCol w:w="1603"/>
        <w:gridCol w:w="417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355" w:type="dxa"/>
            <w:tcBorders>
              <w:top w:val="single" w:color="auto" w:sz="12" w:space="0"/>
              <w:left w:val="single" w:color="auto" w:sz="12" w:space="0"/>
              <w:bottom w:val="single" w:color="auto" w:sz="4" w:space="0"/>
              <w:right w:val="single" w:color="auto" w:sz="4" w:space="0"/>
            </w:tcBorders>
            <w:vAlign w:val="center"/>
          </w:tcPr>
          <w:p>
            <w:pPr>
              <w:pStyle w:val="70"/>
              <w:rPr>
                <w:rFonts w:ascii="SimHei" w:hAnsi="SimHei" w:eastAsia="SimHei"/>
                <w:sz w:val="18"/>
                <w:szCs w:val="18"/>
              </w:rPr>
            </w:pPr>
            <w:r>
              <w:rPr>
                <w:rFonts w:hint="eastAsia" w:ascii="SimHei" w:hAnsi="SimHei" w:eastAsia="SimHei" w:cs="SimHei"/>
                <w:sz w:val="18"/>
                <w:szCs w:val="18"/>
              </w:rPr>
              <w:t>版本</w:t>
            </w:r>
          </w:p>
        </w:tc>
        <w:tc>
          <w:tcPr>
            <w:tcW w:w="1418" w:type="dxa"/>
            <w:tcBorders>
              <w:top w:val="single" w:color="auto" w:sz="12" w:space="0"/>
              <w:left w:val="single" w:color="auto" w:sz="4" w:space="0"/>
              <w:bottom w:val="single" w:color="auto" w:sz="4" w:space="0"/>
              <w:right w:val="single" w:color="auto" w:sz="4" w:space="0"/>
            </w:tcBorders>
            <w:vAlign w:val="center"/>
          </w:tcPr>
          <w:p>
            <w:pPr>
              <w:pStyle w:val="70"/>
              <w:rPr>
                <w:rFonts w:ascii="SimHei" w:hAnsi="SimHei" w:eastAsia="SimHei"/>
                <w:sz w:val="18"/>
                <w:szCs w:val="18"/>
              </w:rPr>
            </w:pPr>
            <w:r>
              <w:rPr>
                <w:rFonts w:hint="eastAsia" w:ascii="SimHei" w:hAnsi="SimHei" w:eastAsia="SimHei" w:cs="SimHei"/>
                <w:sz w:val="18"/>
                <w:szCs w:val="18"/>
              </w:rPr>
              <w:t>日期</w:t>
            </w:r>
          </w:p>
        </w:tc>
        <w:tc>
          <w:tcPr>
            <w:tcW w:w="1603" w:type="dxa"/>
            <w:tcBorders>
              <w:top w:val="single" w:color="auto" w:sz="12" w:space="0"/>
              <w:left w:val="single" w:color="auto" w:sz="4" w:space="0"/>
              <w:bottom w:val="single" w:color="auto" w:sz="4" w:space="0"/>
              <w:right w:val="single" w:color="auto" w:sz="4" w:space="0"/>
            </w:tcBorders>
            <w:vAlign w:val="center"/>
          </w:tcPr>
          <w:p>
            <w:pPr>
              <w:pStyle w:val="70"/>
              <w:rPr>
                <w:rFonts w:ascii="SimHei" w:hAnsi="SimHei" w:eastAsia="SimHei"/>
                <w:sz w:val="18"/>
                <w:szCs w:val="18"/>
              </w:rPr>
            </w:pPr>
            <w:r>
              <w:rPr>
                <w:rFonts w:hint="eastAsia" w:ascii="SimHei" w:hAnsi="SimHei" w:eastAsia="SimHei" w:cs="SimHei"/>
                <w:sz w:val="18"/>
                <w:szCs w:val="18"/>
              </w:rPr>
              <w:t>拟稿和修改</w:t>
            </w:r>
          </w:p>
        </w:tc>
        <w:tc>
          <w:tcPr>
            <w:tcW w:w="4175" w:type="dxa"/>
            <w:tcBorders>
              <w:top w:val="single" w:color="auto" w:sz="12" w:space="0"/>
              <w:left w:val="single" w:color="auto" w:sz="4" w:space="0"/>
              <w:bottom w:val="single" w:color="auto" w:sz="4" w:space="0"/>
              <w:right w:val="single" w:color="auto" w:sz="12" w:space="0"/>
            </w:tcBorders>
            <w:vAlign w:val="center"/>
          </w:tcPr>
          <w:p>
            <w:pPr>
              <w:pStyle w:val="70"/>
              <w:rPr>
                <w:rFonts w:ascii="SimHei" w:hAnsi="SimHei" w:eastAsia="SimHei"/>
                <w:sz w:val="18"/>
                <w:szCs w:val="18"/>
              </w:rPr>
            </w:pPr>
            <w:r>
              <w:rPr>
                <w:rFonts w:hint="eastAsia" w:ascii="SimHei" w:hAnsi="SimHei" w:eastAsia="SimHei" w:cs="SimHei"/>
                <w:sz w:val="18"/>
                <w:szCs w:val="18"/>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1.0</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2015-5-18</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史欣欣</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2.0</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2015-06-0</w:t>
            </w:r>
            <w:r>
              <w:rPr>
                <w:rFonts w:ascii="SimSun" w:hAnsi="SimSun" w:eastAsia="SimSun"/>
                <w:sz w:val="18"/>
                <w:szCs w:val="18"/>
                <w:lang w:eastAsia="zh-CN"/>
              </w:rPr>
              <w:t>4</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田东兴</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补充了数据库相关规范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2.1</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2016-07-07</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沙周麟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对编码规范以及注释规范进行修改，并添加格式模板</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3.0</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2016-09-19</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服务化拆分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3</w:t>
            </w:r>
            <w:r>
              <w:rPr>
                <w:rFonts w:ascii="SimSun" w:hAnsi="SimSun" w:eastAsia="SimSun"/>
                <w:sz w:val="18"/>
                <w:szCs w:val="18"/>
                <w:lang w:eastAsia="zh-CN"/>
              </w:rPr>
              <w:t>.1</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2016</w:t>
            </w:r>
            <w:r>
              <w:rPr>
                <w:rFonts w:hint="eastAsia" w:ascii="SimSun" w:hAnsi="SimSun" w:eastAsia="SimSun"/>
                <w:sz w:val="18"/>
                <w:szCs w:val="18"/>
                <w:lang w:eastAsia="zh-CN"/>
              </w:rPr>
              <w:t>-</w:t>
            </w:r>
            <w:r>
              <w:rPr>
                <w:rFonts w:ascii="SimSun" w:hAnsi="SimSun" w:eastAsia="SimSun"/>
                <w:sz w:val="18"/>
                <w:szCs w:val="18"/>
                <w:lang w:eastAsia="zh-CN"/>
              </w:rPr>
              <w:t>10</w:t>
            </w:r>
            <w:r>
              <w:rPr>
                <w:rFonts w:hint="eastAsia" w:ascii="SimSun" w:hAnsi="SimSun" w:eastAsia="SimSun"/>
                <w:sz w:val="18"/>
                <w:szCs w:val="18"/>
                <w:lang w:eastAsia="zh-CN"/>
              </w:rPr>
              <w:t>-</w:t>
            </w:r>
            <w:r>
              <w:rPr>
                <w:rFonts w:ascii="SimSun" w:hAnsi="SimSun" w:eastAsia="SimSun"/>
                <w:sz w:val="18"/>
                <w:szCs w:val="18"/>
                <w:lang w:eastAsia="zh-CN"/>
              </w:rPr>
              <w:t>18</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冯银鹏</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第二章内容调整</w:t>
            </w:r>
            <w:r>
              <w:rPr>
                <w:rFonts w:hint="eastAsia" w:ascii="SimSun" w:hAnsi="SimSun" w:eastAsia="SimSun"/>
                <w:sz w:val="18"/>
                <w:szCs w:val="18"/>
                <w:lang w:eastAsia="zh-CN"/>
              </w:rPr>
              <w:t>，</w:t>
            </w:r>
            <w:r>
              <w:rPr>
                <w:rFonts w:ascii="SimSun" w:hAnsi="SimSun" w:eastAsia="SimSun"/>
                <w:sz w:val="18"/>
                <w:szCs w:val="18"/>
                <w:lang w:eastAsia="zh-CN"/>
              </w:rPr>
              <w:t>新增</w:t>
            </w:r>
            <w:r>
              <w:rPr>
                <w:rFonts w:hint="eastAsia" w:ascii="SimSun" w:hAnsi="SimSun" w:eastAsia="SimSun"/>
                <w:sz w:val="18"/>
                <w:szCs w:val="18"/>
                <w:lang w:eastAsia="zh-CN"/>
              </w:rPr>
              <w:t>编码</w:t>
            </w:r>
            <w:r>
              <w:rPr>
                <w:rFonts w:ascii="SimSun" w:hAnsi="SimSun" w:eastAsia="SimSun"/>
                <w:sz w:val="18"/>
                <w:szCs w:val="18"/>
                <w:lang w:eastAsia="zh-CN"/>
              </w:rPr>
              <w:t>规范及附件</w:t>
            </w:r>
            <w:r>
              <w:rPr>
                <w:rFonts w:hint="eastAsia" w:ascii="SimSun" w:hAnsi="SimSun" w:eastAsia="SimSun"/>
                <w:sz w:val="18"/>
                <w:szCs w:val="18"/>
                <w:lang w:eastAsia="zh-CN"/>
              </w:rPr>
              <w:t>，</w:t>
            </w:r>
            <w:r>
              <w:rPr>
                <w:rFonts w:ascii="SimSun" w:hAnsi="SimSun" w:eastAsia="SimSun"/>
                <w:sz w:val="18"/>
                <w:szCs w:val="18"/>
                <w:lang w:eastAsia="zh-CN"/>
              </w:rPr>
              <w:t>并将注释规范合并入第二章</w:t>
            </w:r>
            <w:r>
              <w:rPr>
                <w:rFonts w:hint="eastAsia" w:ascii="SimSun" w:hAnsi="SimSun" w:eastAsia="SimSun"/>
                <w:sz w:val="18"/>
                <w:szCs w:val="18"/>
                <w:lang w:eastAsia="zh-CN"/>
              </w:rPr>
              <w:t>，</w:t>
            </w:r>
            <w:r>
              <w:rPr>
                <w:rFonts w:ascii="SimSun" w:hAnsi="SimSun" w:eastAsia="SimSun"/>
                <w:sz w:val="18"/>
                <w:szCs w:val="18"/>
                <w:lang w:eastAsia="zh-CN"/>
              </w:rPr>
              <w:t>文档排版微调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3.2</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2016-10-26</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冯银鹏</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文档排版调整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4.0</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2016-1</w:t>
            </w:r>
            <w:r>
              <w:rPr>
                <w:rFonts w:hint="eastAsia" w:ascii="SimSun" w:hAnsi="SimSun" w:eastAsia="SimSun"/>
                <w:sz w:val="18"/>
                <w:szCs w:val="18"/>
                <w:lang w:eastAsia="zh-CN"/>
              </w:rPr>
              <w:t>2-15</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新增日志与分布式锁规范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4.1</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2016-1</w:t>
            </w:r>
            <w:r>
              <w:rPr>
                <w:rFonts w:hint="eastAsia" w:ascii="SimSun" w:hAnsi="SimSun" w:eastAsia="SimSun"/>
                <w:sz w:val="18"/>
                <w:szCs w:val="18"/>
                <w:lang w:eastAsia="zh-CN"/>
              </w:rPr>
              <w:t>2-17</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修改日志与分布式锁规范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4.2</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2016-1</w:t>
            </w:r>
            <w:r>
              <w:rPr>
                <w:rFonts w:hint="eastAsia" w:ascii="SimSun" w:hAnsi="SimSun" w:eastAsia="SimSun"/>
                <w:sz w:val="18"/>
                <w:szCs w:val="18"/>
                <w:lang w:eastAsia="zh-CN"/>
              </w:rPr>
              <w:t>2-19</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修改日志规范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4.3</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2017-01-13</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修改日志规范添加错误编码与</w:t>
            </w:r>
            <w:r>
              <w:fldChar w:fldCharType="begin"/>
            </w:r>
            <w:r>
              <w:instrText xml:space="preserve"> HYPERLINK "http://www.baidu.com/link?url=tku2_MZtWc7PQoZW5rpgUCKarjaYVsvlXfmYTykuCyspZ-LIgmXyXaN6j0s8WUqiQRlFkYB8fpulWw5scJHgJq" \t "_blank" </w:instrText>
            </w:r>
            <w:r>
              <w:fldChar w:fldCharType="separate"/>
            </w:r>
            <w:r>
              <w:rPr>
                <w:rFonts w:ascii="SimSun" w:hAnsi="SimSun" w:eastAsia="SimSun"/>
                <w:sz w:val="18"/>
                <w:szCs w:val="18"/>
                <w:lang w:eastAsia="zh-CN"/>
              </w:rPr>
              <w:t>RESTful</w:t>
            </w:r>
            <w:r>
              <w:rPr>
                <w:rFonts w:ascii="SimSun" w:hAnsi="SimSun" w:eastAsia="SimSun"/>
                <w:sz w:val="18"/>
                <w:szCs w:val="18"/>
                <w:lang w:eastAsia="zh-CN"/>
              </w:rPr>
              <w:fldChar w:fldCharType="end"/>
            </w:r>
            <w:r>
              <w:rPr>
                <w:rFonts w:ascii="SimSun" w:hAnsi="SimSun" w:eastAsia="SimSun"/>
                <w:sz w:val="18"/>
                <w:szCs w:val="18"/>
                <w:lang w:eastAsia="zh-CN"/>
              </w:rPr>
              <w:t>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4.4</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2017-03-08</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添加表单重复提交</w:t>
            </w:r>
            <w:r>
              <w:rPr>
                <w:rFonts w:hint="eastAsia" w:ascii="SimSun" w:hAnsi="SimSun" w:eastAsia="SimSun"/>
                <w:sz w:val="18"/>
                <w:szCs w:val="18"/>
                <w:lang w:eastAsia="zh-CN"/>
              </w:rPr>
              <w:t>，</w:t>
            </w:r>
            <w:r>
              <w:rPr>
                <w:rFonts w:ascii="SimSun" w:hAnsi="SimSun" w:eastAsia="SimSun"/>
                <w:sz w:val="18"/>
                <w:szCs w:val="18"/>
                <w:lang w:eastAsia="zh-CN"/>
              </w:rPr>
              <w:t>数据库版本校验规范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4.5</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2017-04-08</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添加</w:t>
            </w:r>
            <w:r>
              <w:rPr>
                <w:rFonts w:ascii="SimSun" w:hAnsi="SimSun" w:eastAsia="SimSun"/>
                <w:sz w:val="18"/>
                <w:szCs w:val="18"/>
                <w:lang w:eastAsia="zh-CN"/>
              </w:rPr>
              <w:t>代码view统计的部分限制用法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4.7</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2017-06-01</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添加配置文件规范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91"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4.8</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2017-06-08</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宋伟</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细化服务化分层相关规范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4.9</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2017-09-02</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刘晓辉</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修改各层命名规范，</w:t>
            </w:r>
            <w:r>
              <w:rPr>
                <w:rFonts w:ascii="SimSun" w:hAnsi="SimSun" w:eastAsia="SimSun"/>
                <w:sz w:val="18"/>
                <w:szCs w:val="18"/>
                <w:lang w:eastAsia="zh-CN"/>
              </w:rPr>
              <w:t>fa</w:t>
            </w:r>
            <w:r>
              <w:rPr>
                <w:rFonts w:hint="eastAsia" w:ascii="SimSun" w:hAnsi="SimSun" w:eastAsia="SimSun"/>
                <w:sz w:val="18"/>
                <w:szCs w:val="18"/>
                <w:lang w:eastAsia="zh-CN"/>
              </w:rPr>
              <w:t>c</w:t>
            </w:r>
            <w:r>
              <w:rPr>
                <w:rFonts w:ascii="SimSun" w:hAnsi="SimSun" w:eastAsia="SimSun"/>
                <w:sz w:val="18"/>
                <w:szCs w:val="18"/>
                <w:lang w:eastAsia="zh-CN"/>
              </w:rPr>
              <w:t>ade</w:t>
            </w:r>
            <w:r>
              <w:rPr>
                <w:rFonts w:hint="eastAsia" w:ascii="SimSun" w:hAnsi="SimSun" w:eastAsia="SimSun"/>
                <w:sz w:val="18"/>
                <w:szCs w:val="18"/>
                <w:lang w:eastAsia="zh-CN"/>
              </w:rPr>
              <w:t>层的param，vo合并为DTO</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ascii="SimSun" w:hAnsi="SimSun" w:eastAsia="SimSun"/>
                <w:sz w:val="18"/>
                <w:szCs w:val="18"/>
                <w:lang w:eastAsia="zh-CN"/>
              </w:rPr>
            </w:pPr>
            <w:r>
              <w:rPr>
                <w:rFonts w:hint="eastAsia" w:ascii="SimSun" w:hAnsi="SimSun" w:eastAsia="SimSun"/>
                <w:sz w:val="18"/>
                <w:szCs w:val="18"/>
                <w:lang w:eastAsia="zh-CN"/>
              </w:rPr>
              <w:t>5.0</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2017/10/9</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刘晓辉</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ascii="SimSun" w:hAnsi="SimSun" w:eastAsia="SimSun"/>
                <w:sz w:val="18"/>
                <w:szCs w:val="18"/>
                <w:lang w:eastAsia="zh-CN"/>
              </w:rPr>
            </w:pPr>
            <w:r>
              <w:rPr>
                <w:rFonts w:hint="eastAsia" w:ascii="SimSun" w:hAnsi="SimSun" w:eastAsia="SimSun"/>
                <w:sz w:val="18"/>
                <w:szCs w:val="18"/>
                <w:lang w:eastAsia="zh-CN"/>
              </w:rPr>
              <w:t>合入《阿里巴巴Java开发手册》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hint="eastAsia" w:ascii="SimSun" w:hAnsi="SimSun" w:eastAsia="SimSun"/>
                <w:sz w:val="18"/>
                <w:szCs w:val="18"/>
                <w:lang w:eastAsia="zh-CN"/>
              </w:rPr>
            </w:pPr>
            <w:r>
              <w:rPr>
                <w:rFonts w:hint="default" w:ascii="SimSun" w:hAnsi="SimSun" w:eastAsia="SimSun"/>
                <w:sz w:val="18"/>
                <w:szCs w:val="18"/>
                <w:lang w:eastAsia="zh-CN"/>
              </w:rPr>
              <w:t>5.1</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2017-12-28</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hint="eastAsia" w:ascii="SimSun" w:hAnsi="SimSun" w:eastAsia="SimSun"/>
                <w:sz w:val="18"/>
                <w:szCs w:val="18"/>
                <w:lang w:eastAsia="zh-CN"/>
              </w:rPr>
            </w:pPr>
            <w:r>
              <w:rPr>
                <w:rFonts w:hint="default" w:ascii="SimSun" w:hAnsi="SimSun" w:eastAsia="SimSun"/>
                <w:sz w:val="18"/>
                <w:szCs w:val="18"/>
                <w:lang w:eastAsia="zh-CN"/>
              </w:rPr>
              <w:t>沈铖</w:t>
            </w:r>
          </w:p>
        </w:tc>
        <w:tc>
          <w:tcPr>
            <w:tcW w:w="4175" w:type="dxa"/>
            <w:tcBorders>
              <w:top w:val="single" w:color="auto" w:sz="4" w:space="0"/>
              <w:left w:val="single" w:color="auto" w:sz="4" w:space="0"/>
              <w:bottom w:val="single" w:color="auto" w:sz="4" w:space="0"/>
              <w:right w:val="single" w:color="auto" w:sz="12" w:space="0"/>
            </w:tcBorders>
            <w:vAlign w:val="center"/>
          </w:tcPr>
          <w:p>
            <w:pPr>
              <w:pStyle w:val="69"/>
              <w:rPr>
                <w:rFonts w:hint="eastAsia" w:ascii="SimSun" w:hAnsi="SimSun" w:eastAsia="SimSun"/>
                <w:sz w:val="18"/>
                <w:szCs w:val="18"/>
                <w:lang w:eastAsia="zh-CN"/>
              </w:rPr>
            </w:pPr>
            <w:r>
              <w:rPr>
                <w:rFonts w:hint="default" w:ascii="SimSun" w:hAnsi="SimSun" w:eastAsia="SimSun"/>
                <w:sz w:val="18"/>
                <w:szCs w:val="18"/>
                <w:lang w:eastAsia="zh-CN"/>
              </w:rPr>
              <w:t>全文梳理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hint="default" w:ascii="SimSun" w:hAnsi="SimSun" w:eastAsia="SimSun"/>
                <w:sz w:val="18"/>
                <w:szCs w:val="18"/>
                <w:lang w:eastAsia="zh-CN"/>
              </w:rPr>
            </w:pPr>
            <w:r>
              <w:rPr>
                <w:rFonts w:hint="default" w:ascii="SimSun" w:hAnsi="SimSun" w:eastAsia="SimSun"/>
                <w:sz w:val="18"/>
                <w:szCs w:val="18"/>
                <w:lang w:eastAsia="zh-CN"/>
              </w:rPr>
              <w:t>5.2</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2018-1-3</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hint="default" w:ascii="SimSun" w:hAnsi="SimSun" w:eastAsia="SimSun"/>
                <w:sz w:val="18"/>
                <w:szCs w:val="18"/>
                <w:lang w:eastAsia="zh-CN"/>
              </w:rPr>
            </w:pPr>
            <w:r>
              <w:rPr>
                <w:rFonts w:hint="default" w:ascii="SimSun" w:hAnsi="SimSun" w:eastAsia="SimSun"/>
                <w:sz w:val="18"/>
                <w:szCs w:val="18"/>
                <w:lang w:eastAsia="zh-CN"/>
              </w:rPr>
              <w:t>了结/凿空</w:t>
            </w:r>
          </w:p>
        </w:tc>
        <w:tc>
          <w:tcPr>
            <w:tcW w:w="4175" w:type="dxa"/>
            <w:tcBorders>
              <w:top w:val="single" w:color="auto" w:sz="4" w:space="0"/>
              <w:left w:val="single" w:color="auto" w:sz="4" w:space="0"/>
              <w:bottom w:val="single" w:color="auto" w:sz="4" w:space="0"/>
              <w:right w:val="single" w:color="auto" w:sz="12" w:space="0"/>
            </w:tcBorders>
            <w:vAlign w:val="center"/>
          </w:tcPr>
          <w:p>
            <w:pPr>
              <w:rPr>
                <w:rFonts w:hint="default" w:ascii="SimSun" w:hAnsi="SimSun" w:eastAsia="SimSun"/>
                <w:sz w:val="18"/>
                <w:szCs w:val="18"/>
                <w:lang w:eastAsia="zh-CN"/>
              </w:rPr>
            </w:pPr>
            <w:r>
              <w:rPr>
                <w:rFonts w:ascii="Arial" w:hAnsi="Arial" w:eastAsia="SimSun" w:cs="Arial"/>
                <w:i w:val="0"/>
                <w:caps w:val="0"/>
                <w:color w:val="333333"/>
                <w:spacing w:val="0"/>
                <w:kern w:val="0"/>
                <w:sz w:val="21"/>
                <w:szCs w:val="21"/>
                <w:shd w:val="clear" w:fill="EEEEEE"/>
                <w:lang w:val="en-US" w:eastAsia="zh-CN" w:bidi="ar"/>
              </w:rPr>
              <w:t>整合阿里</w:t>
            </w:r>
            <w:r>
              <w:rPr>
                <w:rStyle w:val="65"/>
                <w:rFonts w:hint="default" w:ascii="Arial" w:hAnsi="Arial" w:eastAsia="SimSun" w:cs="Arial"/>
                <w:i w:val="0"/>
                <w:caps w:val="0"/>
                <w:color w:val="333333"/>
                <w:spacing w:val="0"/>
                <w:kern w:val="0"/>
                <w:sz w:val="21"/>
                <w:szCs w:val="21"/>
                <w:shd w:val="clear" w:fill="FFFF99"/>
                <w:lang w:val="en-US" w:eastAsia="zh-CN" w:bidi="ar"/>
              </w:rPr>
              <w:t>代码规范</w:t>
            </w:r>
            <w:r>
              <w:rPr>
                <w:rFonts w:hint="default" w:ascii="Arial" w:hAnsi="Arial" w:eastAsia="SimSun" w:cs="Arial"/>
                <w:i w:val="0"/>
                <w:caps w:val="0"/>
                <w:color w:val="333333"/>
                <w:spacing w:val="0"/>
                <w:kern w:val="0"/>
                <w:sz w:val="21"/>
                <w:szCs w:val="21"/>
                <w:shd w:val="clear" w:fill="EEEEEE"/>
                <w:lang w:val="en-US" w:eastAsia="zh-CN" w:bidi="ar"/>
              </w:rPr>
              <w:t>hook标志</w:t>
            </w:r>
            <w:r>
              <w:rPr>
                <w:rFonts w:hint="default" w:ascii="Arial" w:hAnsi="Arial" w:eastAsia="SimSun" w:cs="Arial"/>
                <w:i w:val="0"/>
                <w:caps w:val="0"/>
                <w:color w:val="333333"/>
                <w:spacing w:val="0"/>
                <w:kern w:val="0"/>
                <w:sz w:val="21"/>
                <w:szCs w:val="21"/>
                <w:shd w:val="clear" w:fill="EEEEEE"/>
                <w:lang w:eastAsia="zh-CN" w:bidi="ar"/>
              </w:rPr>
              <w:t>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4" w:space="0"/>
              <w:right w:val="single" w:color="auto" w:sz="4" w:space="0"/>
            </w:tcBorders>
            <w:vAlign w:val="center"/>
          </w:tcPr>
          <w:p>
            <w:pPr>
              <w:pStyle w:val="69"/>
              <w:jc w:val="center"/>
              <w:rPr>
                <w:rFonts w:hint="default" w:ascii="SimSun" w:hAnsi="SimSun" w:eastAsia="SimSun"/>
                <w:sz w:val="18"/>
                <w:szCs w:val="18"/>
                <w:lang w:eastAsia="zh-CN"/>
              </w:rPr>
            </w:pPr>
            <w:r>
              <w:rPr>
                <w:rFonts w:hint="default" w:ascii="SimSun" w:hAnsi="SimSun" w:eastAsia="SimSun"/>
                <w:sz w:val="18"/>
                <w:szCs w:val="18"/>
                <w:lang w:eastAsia="zh-CN"/>
              </w:rPr>
              <w:t>5.3</w:t>
            </w:r>
          </w:p>
        </w:tc>
        <w:tc>
          <w:tcPr>
            <w:tcW w:w="1418" w:type="dxa"/>
            <w:tcBorders>
              <w:top w:val="single" w:color="auto" w:sz="4" w:space="0"/>
              <w:left w:val="single" w:color="auto" w:sz="4" w:space="0"/>
              <w:bottom w:val="single" w:color="auto" w:sz="4"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2018-4-23</w:t>
            </w:r>
          </w:p>
        </w:tc>
        <w:tc>
          <w:tcPr>
            <w:tcW w:w="1603" w:type="dxa"/>
            <w:tcBorders>
              <w:top w:val="single" w:color="auto" w:sz="4" w:space="0"/>
              <w:left w:val="single" w:color="auto" w:sz="4" w:space="0"/>
              <w:bottom w:val="single" w:color="auto" w:sz="4" w:space="0"/>
              <w:right w:val="single" w:color="auto" w:sz="4" w:space="0"/>
            </w:tcBorders>
            <w:vAlign w:val="center"/>
          </w:tcPr>
          <w:p>
            <w:pPr>
              <w:pStyle w:val="69"/>
              <w:rPr>
                <w:rFonts w:hint="default" w:ascii="SimSun" w:hAnsi="SimSun" w:eastAsia="SimSun"/>
                <w:sz w:val="18"/>
                <w:szCs w:val="18"/>
                <w:lang w:eastAsia="zh-CN"/>
              </w:rPr>
            </w:pPr>
            <w:r>
              <w:rPr>
                <w:rFonts w:hint="default" w:ascii="SimSun" w:hAnsi="SimSun" w:eastAsia="SimSun"/>
                <w:sz w:val="18"/>
                <w:szCs w:val="18"/>
                <w:lang w:eastAsia="zh-CN"/>
              </w:rPr>
              <w:t>朱拱平/沈铖</w:t>
            </w:r>
          </w:p>
        </w:tc>
        <w:tc>
          <w:tcPr>
            <w:tcW w:w="4175" w:type="dxa"/>
            <w:tcBorders>
              <w:top w:val="single" w:color="auto" w:sz="4" w:space="0"/>
              <w:left w:val="single" w:color="auto" w:sz="4" w:space="0"/>
              <w:bottom w:val="single" w:color="auto" w:sz="4" w:space="0"/>
              <w:right w:val="single" w:color="auto" w:sz="12" w:space="0"/>
            </w:tcBorders>
            <w:vAlign w:val="center"/>
          </w:tcPr>
          <w:p>
            <w:pPr>
              <w:keepNext w:val="0"/>
              <w:keepLines w:val="0"/>
              <w:widowControl/>
              <w:suppressLineNumbers w:val="0"/>
              <w:shd w:val="clear" w:fill="FFFFFF"/>
              <w:spacing w:before="0" w:beforeAutospacing="0" w:after="0" w:afterAutospacing="0"/>
              <w:ind w:left="0" w:right="0" w:firstLine="0"/>
              <w:jc w:val="left"/>
              <w:rPr>
                <w:rFonts w:ascii="Arial" w:hAnsi="Arial" w:cs="Arial"/>
                <w:i w:val="0"/>
                <w:caps w:val="0"/>
                <w:color w:val="222222"/>
                <w:spacing w:val="0"/>
                <w:sz w:val="24"/>
                <w:szCs w:val="24"/>
              </w:rPr>
            </w:pPr>
            <w:r>
              <w:rPr>
                <w:rFonts w:ascii="Arial" w:hAnsi="Arial" w:eastAsia="SimSun" w:cs="Arial"/>
                <w:i w:val="0"/>
                <w:caps w:val="0"/>
                <w:color w:val="333333"/>
                <w:spacing w:val="0"/>
                <w:kern w:val="0"/>
                <w:sz w:val="21"/>
                <w:szCs w:val="21"/>
                <w:shd w:val="clear" w:fill="EEEEEE"/>
                <w:lang w:val="en-US" w:eastAsia="zh-CN" w:bidi="ar"/>
              </w:rPr>
              <w:t>新增</w:t>
            </w:r>
            <w:r>
              <w:rPr>
                <w:rFonts w:hint="default" w:ascii="Arial" w:hAnsi="Arial" w:eastAsia="SimSun" w:cs="Arial"/>
                <w:i w:val="0"/>
                <w:caps w:val="0"/>
                <w:color w:val="333333"/>
                <w:spacing w:val="0"/>
                <w:kern w:val="0"/>
                <w:sz w:val="21"/>
                <w:szCs w:val="21"/>
                <w:shd w:val="clear" w:fill="FFFFFF"/>
                <w:lang w:val="en-US" w:eastAsia="zh-CN" w:bidi="ar"/>
              </w:rPr>
              <w:t>1.3系统解耦及降级规则</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222222"/>
                <w:spacing w:val="0"/>
                <w:sz w:val="24"/>
                <w:szCs w:val="24"/>
              </w:rPr>
            </w:pPr>
            <w:r>
              <w:rPr>
                <w:rFonts w:hint="default" w:ascii="Arial" w:hAnsi="Arial" w:eastAsia="SimSun" w:cs="Arial"/>
                <w:i w:val="0"/>
                <w:caps w:val="0"/>
                <w:color w:val="333333"/>
                <w:spacing w:val="0"/>
                <w:kern w:val="0"/>
                <w:sz w:val="21"/>
                <w:szCs w:val="21"/>
                <w:shd w:val="clear" w:fill="EEEEEE"/>
                <w:lang w:val="en-US" w:eastAsia="zh-CN" w:bidi="ar"/>
              </w:rPr>
              <w:t>2.7</w:t>
            </w:r>
            <w:r>
              <w:rPr>
                <w:rFonts w:ascii="SimSun" w:hAnsi="SimSun" w:eastAsia="SimSun" w:cs="SimSun"/>
                <w:i w:val="0"/>
                <w:caps w:val="0"/>
                <w:color w:val="333333"/>
                <w:spacing w:val="0"/>
                <w:kern w:val="0"/>
                <w:sz w:val="21"/>
                <w:szCs w:val="21"/>
                <w:shd w:val="clear" w:fill="EEEEEE"/>
                <w:lang w:val="en-US" w:eastAsia="zh-CN" w:bidi="ar"/>
              </w:rPr>
              <w:t>并发处理节新增</w:t>
            </w:r>
            <w:r>
              <w:rPr>
                <w:rFonts w:hint="default" w:ascii="Arial" w:hAnsi="Arial" w:eastAsia="SimSun" w:cs="Arial"/>
                <w:i w:val="0"/>
                <w:caps w:val="0"/>
                <w:color w:val="333333"/>
                <w:spacing w:val="0"/>
                <w:kern w:val="0"/>
                <w:sz w:val="21"/>
                <w:szCs w:val="21"/>
                <w:shd w:val="clear" w:fill="EEEEEE"/>
                <w:lang w:val="en-US" w:eastAsia="zh-CN" w:bidi="ar"/>
              </w:rPr>
              <w:t>16-19</w:t>
            </w:r>
            <w:r>
              <w:rPr>
                <w:rFonts w:ascii="SimSun" w:hAnsi="SimSun" w:eastAsia="SimSun" w:cs="SimSun"/>
                <w:i w:val="0"/>
                <w:caps w:val="0"/>
                <w:color w:val="333333"/>
                <w:spacing w:val="0"/>
                <w:kern w:val="0"/>
                <w:sz w:val="21"/>
                <w:szCs w:val="21"/>
                <w:shd w:val="clear" w:fill="EEEEEE"/>
                <w:lang w:val="en-US" w:eastAsia="zh-CN" w:bidi="ar"/>
              </w:rPr>
              <w:t>点</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color w:val="333333"/>
                <w:sz w:val="21"/>
                <w:szCs w:val="21"/>
                <w:shd w:val="clear" w:fill="EEEEEE"/>
                <w:lang w:bidi="ar"/>
              </w:rPr>
            </w:pPr>
            <w:r>
              <w:rPr>
                <w:rFonts w:hint="default" w:ascii="Arial" w:hAnsi="Arial" w:cs="Arial"/>
                <w:color w:val="333333"/>
                <w:sz w:val="21"/>
                <w:szCs w:val="21"/>
                <w:shd w:val="clear" w:fill="EEEEEE"/>
                <w:lang w:bidi="ar"/>
              </w:rPr>
              <w:t>3章配置管理</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color w:val="333333"/>
                <w:sz w:val="21"/>
                <w:szCs w:val="21"/>
                <w:shd w:val="clear" w:fill="EEEEEE"/>
                <w:lang w:bidi="ar"/>
              </w:rPr>
            </w:pPr>
            <w:r>
              <w:rPr>
                <w:rFonts w:hint="default" w:ascii="Arial" w:hAnsi="Arial" w:cs="Arial"/>
                <w:color w:val="333333"/>
                <w:sz w:val="21"/>
                <w:szCs w:val="21"/>
                <w:shd w:val="clear" w:fill="EEEEEE"/>
                <w:lang w:bidi="ar"/>
              </w:rPr>
              <w:t>5.1节日志概述</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222222"/>
                <w:spacing w:val="0"/>
                <w:sz w:val="24"/>
                <w:szCs w:val="24"/>
              </w:rPr>
            </w:pPr>
            <w:r>
              <w:rPr>
                <w:rFonts w:hint="default" w:ascii="Arial" w:hAnsi="Arial" w:eastAsia="SimSun" w:cs="Arial"/>
                <w:i w:val="0"/>
                <w:caps w:val="0"/>
                <w:color w:val="333333"/>
                <w:spacing w:val="0"/>
                <w:kern w:val="0"/>
                <w:sz w:val="21"/>
                <w:szCs w:val="21"/>
                <w:shd w:val="clear" w:fill="EEEEEE"/>
                <w:lang w:val="en-US" w:eastAsia="zh-CN" w:bidi="ar"/>
              </w:rPr>
              <w:t>新增4.6-4.8等事务规范</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color w:val="333333"/>
                <w:sz w:val="21"/>
                <w:szCs w:val="21"/>
                <w:shd w:val="clear" w:fill="EEEEEE"/>
                <w:lang w:bidi="ar"/>
              </w:rPr>
            </w:pPr>
            <w:r>
              <w:rPr>
                <w:rFonts w:hint="default" w:ascii="Arial" w:hAnsi="Arial" w:cs="Arial"/>
                <w:color w:val="333333"/>
                <w:sz w:val="21"/>
                <w:szCs w:val="21"/>
                <w:shd w:val="clear" w:fill="EEEEEE"/>
                <w:lang w:bidi="ar"/>
              </w:rPr>
              <w:t>11章异常处理</w:t>
            </w:r>
          </w:p>
          <w:p>
            <w:pPr>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cs="Times New Roman"/>
                <w:i w:val="0"/>
                <w:caps w:val="0"/>
                <w:color w:val="222222"/>
                <w:spacing w:val="0"/>
                <w:sz w:val="24"/>
                <w:szCs w:val="24"/>
              </w:rPr>
            </w:pPr>
            <w:r>
              <w:rPr>
                <w:rFonts w:hint="default" w:ascii="Arial" w:hAnsi="Arial" w:eastAsia="SimSun" w:cs="Arial"/>
                <w:i w:val="0"/>
                <w:caps w:val="0"/>
                <w:color w:val="333333"/>
                <w:spacing w:val="0"/>
                <w:kern w:val="0"/>
                <w:sz w:val="21"/>
                <w:szCs w:val="21"/>
                <w:shd w:val="clear" w:fill="EEEEEE"/>
                <w:lang w:val="en-US" w:eastAsia="zh-CN" w:bidi="ar"/>
              </w:rPr>
              <w:t>12</w:t>
            </w:r>
            <w:r>
              <w:rPr>
                <w:rFonts w:ascii="SimSun" w:hAnsi="SimSun" w:eastAsia="SimSun" w:cs="SimSun"/>
                <w:i w:val="0"/>
                <w:caps w:val="0"/>
                <w:color w:val="333333"/>
                <w:spacing w:val="0"/>
                <w:kern w:val="0"/>
                <w:sz w:val="21"/>
                <w:szCs w:val="21"/>
                <w:shd w:val="clear" w:fill="EEEEEE"/>
                <w:lang w:val="en-US" w:eastAsia="zh-CN" w:bidi="ar"/>
              </w:rPr>
              <w:t>章单元测试新增</w:t>
            </w:r>
            <w:r>
              <w:rPr>
                <w:rFonts w:hint="default" w:ascii="Arial" w:hAnsi="Arial" w:eastAsia="SimSun" w:cs="Arial"/>
                <w:i w:val="0"/>
                <w:caps w:val="0"/>
                <w:color w:val="333333"/>
                <w:spacing w:val="0"/>
                <w:kern w:val="0"/>
                <w:sz w:val="21"/>
                <w:szCs w:val="21"/>
                <w:shd w:val="clear" w:fill="EEEEEE"/>
                <w:lang w:val="en-US" w:eastAsia="zh-CN" w:bidi="ar"/>
              </w:rPr>
              <w:t>17</w:t>
            </w:r>
            <w:r>
              <w:rPr>
                <w:rFonts w:ascii="SimSun" w:hAnsi="SimSun" w:eastAsia="SimSun" w:cs="SimSun"/>
                <w:i w:val="0"/>
                <w:caps w:val="0"/>
                <w:color w:val="333333"/>
                <w:spacing w:val="0"/>
                <w:kern w:val="0"/>
                <w:sz w:val="21"/>
                <w:szCs w:val="21"/>
                <w:shd w:val="clear" w:fill="EEEEEE"/>
                <w:lang w:val="en-US" w:eastAsia="zh-CN" w:bidi="ar"/>
              </w:rPr>
              <w:t>点及</w:t>
            </w:r>
            <w:r>
              <w:rPr>
                <w:rFonts w:hint="default" w:ascii="Arial" w:hAnsi="Arial" w:eastAsia="SimSun" w:cs="Arial"/>
                <w:i w:val="0"/>
                <w:caps w:val="0"/>
                <w:color w:val="333333"/>
                <w:spacing w:val="0"/>
                <w:kern w:val="0"/>
                <w:sz w:val="21"/>
                <w:szCs w:val="21"/>
                <w:shd w:val="clear" w:fill="EEEEEE"/>
                <w:lang w:val="en-US" w:eastAsia="zh-CN" w:bidi="ar"/>
              </w:rPr>
              <w:t>“单元测试管理方式”</w:t>
            </w:r>
          </w:p>
          <w:p>
            <w:pPr>
              <w:shd w:val="clear" w:fill="FFFFFF"/>
              <w:rPr>
                <w:rFonts w:ascii="Arial" w:hAnsi="Arial" w:cs="Arial"/>
                <w:i w:val="0"/>
                <w:caps w:val="0"/>
                <w:color w:val="333333"/>
                <w:spacing w:val="0"/>
                <w:kern w:val="0"/>
                <w:sz w:val="21"/>
                <w:szCs w:val="21"/>
                <w:shd w:val="clear" w:fill="EEEEEE"/>
                <w:lang w:eastAsia="zh-CN" w:bidi="ar"/>
              </w:rPr>
            </w:pPr>
            <w:r>
              <w:rPr>
                <w:rFonts w:hint="default" w:ascii="Arial" w:hAnsi="Arial" w:eastAsia="SimSun" w:cs="Arial"/>
                <w:i w:val="0"/>
                <w:caps w:val="0"/>
                <w:color w:val="333333"/>
                <w:spacing w:val="0"/>
                <w:kern w:val="0"/>
                <w:sz w:val="21"/>
                <w:szCs w:val="21"/>
                <w:shd w:val="clear" w:fill="EEEEEE"/>
                <w:lang w:val="en-US" w:eastAsia="zh-CN" w:bidi="ar"/>
              </w:rPr>
              <w:t>新增17</w:t>
            </w:r>
            <w:r>
              <w:rPr>
                <w:rFonts w:ascii="SimSun" w:hAnsi="SimSun" w:eastAsia="SimSun" w:cs="SimSun"/>
                <w:i w:val="0"/>
                <w:caps w:val="0"/>
                <w:color w:val="333333"/>
                <w:spacing w:val="0"/>
                <w:kern w:val="0"/>
                <w:sz w:val="21"/>
                <w:szCs w:val="21"/>
                <w:shd w:val="clear" w:fill="EEEEEE"/>
                <w:lang w:val="en-US" w:eastAsia="zh-CN" w:bidi="ar"/>
              </w:rPr>
              <w:t>章</w:t>
            </w:r>
            <w:r>
              <w:rPr>
                <w:rFonts w:hint="default" w:ascii="Times New Roman" w:hAnsi="Times New Roman" w:eastAsia="SimSun" w:cs="Times New Roman"/>
                <w:i w:val="0"/>
                <w:caps w:val="0"/>
                <w:color w:val="333333"/>
                <w:spacing w:val="0"/>
                <w:kern w:val="0"/>
                <w:sz w:val="21"/>
                <w:szCs w:val="21"/>
                <w:shd w:val="clear" w:fill="EEEEEE"/>
                <w:lang w:val="en-US" w:eastAsia="zh-CN" w:bidi="ar"/>
              </w:rPr>
              <w:t>Code Review</w:t>
            </w:r>
            <w:r>
              <w:rPr>
                <w:rFonts w:ascii="SimSun" w:hAnsi="SimSun" w:eastAsia="SimSun" w:cs="SimSun"/>
                <w:i w:val="0"/>
                <w:caps w:val="0"/>
                <w:color w:val="333333"/>
                <w:spacing w:val="0"/>
                <w:kern w:val="0"/>
                <w:sz w:val="21"/>
                <w:szCs w:val="21"/>
                <w:shd w:val="clear" w:fill="EEEEEE"/>
                <w:lang w:val="en-US" w:eastAsia="zh-CN" w:bidi="ar"/>
              </w:rPr>
              <w:t>流程及规范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jc w:val="center"/>
        </w:trPr>
        <w:tc>
          <w:tcPr>
            <w:tcW w:w="1355" w:type="dxa"/>
            <w:tcBorders>
              <w:top w:val="single" w:color="auto" w:sz="4" w:space="0"/>
              <w:left w:val="single" w:color="auto" w:sz="12" w:space="0"/>
              <w:bottom w:val="single" w:color="auto" w:sz="12" w:space="0"/>
              <w:right w:val="single" w:color="auto" w:sz="4" w:space="0"/>
            </w:tcBorders>
            <w:vAlign w:val="center"/>
          </w:tcPr>
          <w:p>
            <w:pPr>
              <w:pStyle w:val="69"/>
              <w:jc w:val="center"/>
              <w:rPr>
                <w:rFonts w:hint="default" w:ascii="SimSun" w:hAnsi="SimSun" w:eastAsia="SimSun"/>
                <w:sz w:val="18"/>
                <w:szCs w:val="18"/>
                <w:lang w:eastAsia="zh-CN"/>
              </w:rPr>
            </w:pPr>
            <w:r>
              <w:rPr>
                <w:rFonts w:hint="default" w:ascii="SimSun" w:hAnsi="SimSun" w:eastAsia="SimSun"/>
                <w:sz w:val="18"/>
                <w:szCs w:val="18"/>
                <w:lang w:eastAsia="zh-CN"/>
              </w:rPr>
              <w:t>5.3.1</w:t>
            </w:r>
          </w:p>
        </w:tc>
        <w:tc>
          <w:tcPr>
            <w:tcW w:w="1418" w:type="dxa"/>
            <w:tcBorders>
              <w:top w:val="single" w:color="auto" w:sz="4" w:space="0"/>
              <w:left w:val="single" w:color="auto" w:sz="4" w:space="0"/>
              <w:bottom w:val="single" w:color="auto" w:sz="12" w:space="0"/>
              <w:right w:val="single" w:color="auto" w:sz="4" w:space="0"/>
            </w:tcBorders>
            <w:vAlign w:val="center"/>
          </w:tcPr>
          <w:p>
            <w:pPr>
              <w:pStyle w:val="69"/>
              <w:rPr>
                <w:rFonts w:ascii="SimSun" w:hAnsi="SimSun" w:eastAsia="SimSun"/>
                <w:sz w:val="18"/>
                <w:szCs w:val="18"/>
                <w:lang w:eastAsia="zh-CN"/>
              </w:rPr>
            </w:pPr>
            <w:r>
              <w:rPr>
                <w:rFonts w:ascii="SimSun" w:hAnsi="SimSun" w:eastAsia="SimSun"/>
                <w:sz w:val="18"/>
                <w:szCs w:val="18"/>
                <w:lang w:eastAsia="zh-CN"/>
              </w:rPr>
              <w:t>2018-7-30</w:t>
            </w:r>
          </w:p>
        </w:tc>
        <w:tc>
          <w:tcPr>
            <w:tcW w:w="1603" w:type="dxa"/>
            <w:tcBorders>
              <w:top w:val="single" w:color="auto" w:sz="4" w:space="0"/>
              <w:left w:val="single" w:color="auto" w:sz="4" w:space="0"/>
              <w:bottom w:val="single" w:color="auto" w:sz="12" w:space="0"/>
              <w:right w:val="single" w:color="auto" w:sz="4" w:space="0"/>
            </w:tcBorders>
            <w:vAlign w:val="center"/>
          </w:tcPr>
          <w:p>
            <w:pPr>
              <w:pStyle w:val="69"/>
              <w:rPr>
                <w:rFonts w:hint="default" w:ascii="SimSun" w:hAnsi="SimSun" w:eastAsia="SimSun"/>
                <w:sz w:val="18"/>
                <w:szCs w:val="18"/>
                <w:lang w:eastAsia="zh-CN"/>
              </w:rPr>
            </w:pPr>
            <w:r>
              <w:rPr>
                <w:rFonts w:hint="default" w:ascii="SimSun" w:hAnsi="SimSun" w:eastAsia="SimSun"/>
                <w:sz w:val="18"/>
                <w:szCs w:val="18"/>
                <w:lang w:eastAsia="zh-CN"/>
              </w:rPr>
              <w:t>朱拱平/沈铖</w:t>
            </w:r>
          </w:p>
        </w:tc>
        <w:tc>
          <w:tcPr>
            <w:tcW w:w="4175" w:type="dxa"/>
            <w:tcBorders>
              <w:top w:val="single" w:color="auto" w:sz="4" w:space="0"/>
              <w:left w:val="single" w:color="auto" w:sz="4" w:space="0"/>
              <w:bottom w:val="single" w:color="auto" w:sz="12" w:space="0"/>
              <w:right w:val="single" w:color="auto" w:sz="12" w:space="0"/>
            </w:tcBorders>
            <w:vAlign w:val="center"/>
          </w:tcPr>
          <w:p>
            <w:pPr>
              <w:shd w:val="clear" w:fill="FFFFFF"/>
              <w:rPr>
                <w:rFonts w:hint="default" w:ascii="Arial" w:hAnsi="Arial" w:eastAsia="SimSun" w:cs="Arial"/>
                <w:i w:val="0"/>
                <w:caps w:val="0"/>
                <w:color w:val="333333"/>
                <w:spacing w:val="0"/>
                <w:kern w:val="0"/>
                <w:sz w:val="21"/>
                <w:szCs w:val="21"/>
                <w:shd w:val="clear" w:fill="EEEEEE"/>
                <w:lang w:eastAsia="zh-CN" w:bidi="ar"/>
              </w:rPr>
            </w:pPr>
            <w:r>
              <w:rPr>
                <w:rFonts w:hint="default" w:ascii="Arial" w:hAnsi="Arial" w:cs="Arial"/>
                <w:i w:val="0"/>
                <w:caps w:val="0"/>
                <w:color w:val="333333"/>
                <w:spacing w:val="0"/>
                <w:kern w:val="0"/>
                <w:sz w:val="21"/>
                <w:szCs w:val="21"/>
                <w:shd w:val="clear" w:fill="EEEEEE"/>
                <w:lang w:eastAsia="zh-CN" w:bidi="ar"/>
              </w:rPr>
              <w:t>明确一些规范为【强制】级别</w:t>
            </w:r>
          </w:p>
        </w:tc>
      </w:tr>
    </w:tbl>
    <w:p>
      <w:pPr>
        <w:jc w:val="center"/>
        <w:rPr>
          <w:rFonts w:ascii="SimHei" w:hAnsi="SimHei" w:eastAsia="SimHei"/>
          <w:lang w:val="zh-CN"/>
        </w:rPr>
      </w:pPr>
      <w:r>
        <w:rPr>
          <w:rFonts w:ascii="SimSun" w:hAnsi="SimSun"/>
        </w:rPr>
        <w:br w:type="page"/>
      </w:r>
      <w:bookmarkStart w:id="7" w:name="_Toc1340686606"/>
      <w:bookmarkStart w:id="8" w:name="_Toc495785639"/>
      <w:bookmarkStart w:id="9" w:name="_Toc1755378133"/>
      <w:bookmarkStart w:id="10" w:name="_Toc1823820260"/>
      <w:r>
        <w:rPr>
          <w:rStyle w:val="49"/>
          <w:rFonts w:ascii="SimHei" w:hAnsi="SimHei" w:eastAsia="SimHei"/>
        </w:rPr>
        <w:t>目录</w:t>
      </w:r>
      <w:bookmarkEnd w:id="7"/>
      <w:bookmarkEnd w:id="8"/>
      <w:bookmarkEnd w:id="9"/>
      <w:bookmarkEnd w:id="10"/>
    </w:p>
    <w:p>
      <w:pPr>
        <w:pStyle w:val="21"/>
        <w:tabs>
          <w:tab w:val="right" w:leader="dot" w:pos="8306"/>
        </w:tabs>
        <w:rPr>
          <w:del w:id="0" w:author="sc" w:date="2018-08-02T20:01:49Z"/>
        </w:rPr>
      </w:pPr>
      <w:r>
        <w:rPr>
          <w:rFonts w:ascii="SimSun" w:hAnsi="SimSun"/>
          <w:sz w:val="36"/>
          <w:szCs w:val="36"/>
        </w:rPr>
        <w:fldChar w:fldCharType="begin"/>
      </w:r>
      <w:r>
        <w:rPr>
          <w:rFonts w:ascii="SimSun" w:hAnsi="SimSun"/>
          <w:sz w:val="36"/>
          <w:szCs w:val="36"/>
        </w:rPr>
        <w:instrText xml:space="preserve"> TOC \o "1-3" \h \z </w:instrText>
      </w:r>
      <w:r>
        <w:rPr>
          <w:rFonts w:ascii="SimSun" w:hAnsi="SimSun"/>
          <w:sz w:val="36"/>
          <w:szCs w:val="36"/>
        </w:rPr>
        <w:fldChar w:fldCharType="separate"/>
      </w:r>
      <w:del w:id="1" w:author="sc" w:date="2018-08-02T20:01:49Z">
        <w:r>
          <w:rPr>
            <w:rFonts w:ascii="SimSun" w:hAnsi="SimSun"/>
            <w:szCs w:val="36"/>
          </w:rPr>
          <w:fldChar w:fldCharType="begin"/>
        </w:r>
      </w:del>
      <w:del w:id="2" w:author="sc" w:date="2018-08-02T20:01:49Z">
        <w:r>
          <w:rPr>
            <w:rFonts w:ascii="SimSun" w:hAnsi="SimSun"/>
            <w:szCs w:val="36"/>
          </w:rPr>
          <w:delInstrText xml:space="preserve"> HYPERLINK \l _Toc870334338 </w:delInstrText>
        </w:r>
      </w:del>
      <w:del w:id="3" w:author="sc" w:date="2018-08-02T20:01:49Z">
        <w:r>
          <w:rPr>
            <w:rFonts w:ascii="SimSun" w:hAnsi="SimSun"/>
            <w:szCs w:val="36"/>
          </w:rPr>
          <w:fldChar w:fldCharType="separate"/>
        </w:r>
      </w:del>
      <w:del w:id="4" w:author="sc" w:date="2018-08-02T20:01:49Z">
        <w:r>
          <w:rPr>
            <w:rFonts w:hint="eastAsia" w:ascii="SimHei" w:hAnsi="SimHei" w:eastAsia="SimHei"/>
            <w:szCs w:val="44"/>
            <w:lang w:eastAsia="zh-CN"/>
          </w:rPr>
          <w:delText>蘑菇租房Java</w:delText>
        </w:r>
      </w:del>
      <w:del w:id="5" w:author="sc" w:date="2018-08-02T20:01:49Z">
        <w:r>
          <w:rPr>
            <w:rFonts w:ascii="SimHei" w:hAnsi="SimHei" w:eastAsia="SimHei"/>
            <w:szCs w:val="44"/>
          </w:rPr>
          <w:delText>代码开发</w:delText>
        </w:r>
      </w:del>
      <w:del w:id="6" w:author="sc" w:date="2018-08-02T20:01:49Z">
        <w:r>
          <w:rPr>
            <w:rFonts w:hint="eastAsia" w:ascii="SimHei" w:hAnsi="SimHei" w:eastAsia="SimHei"/>
            <w:szCs w:val="44"/>
          </w:rPr>
          <w:delText>手</w:delText>
        </w:r>
      </w:del>
      <w:del w:id="7" w:author="sc" w:date="2018-08-02T20:01:49Z">
        <w:r>
          <w:rPr>
            <w:rFonts w:hint="eastAsia" w:ascii="SimHei" w:hAnsi="SimHei" w:eastAsia="SimHei"/>
            <w:szCs w:val="44"/>
            <w:lang w:eastAsia="zh-CN"/>
          </w:rPr>
          <w:delText>册</w:delText>
        </w:r>
      </w:del>
      <w:del w:id="8" w:author="sc" w:date="2018-08-02T20:01:49Z">
        <w:r>
          <w:rPr>
            <w:rFonts w:hint="eastAsia" w:ascii="SimHei" w:hAnsi="SimHei" w:eastAsia="SimHei"/>
            <w:szCs w:val="44"/>
          </w:rPr>
          <w:delText>(5.</w:delText>
        </w:r>
      </w:del>
      <w:del w:id="9" w:author="sc" w:date="2018-08-02T20:01:49Z">
        <w:r>
          <w:rPr>
            <w:rFonts w:hint="default" w:ascii="SimHei" w:hAnsi="SimHei" w:eastAsia="SimHei"/>
            <w:szCs w:val="44"/>
          </w:rPr>
          <w:delText>3.1</w:delText>
        </w:r>
      </w:del>
      <w:del w:id="10" w:author="sc" w:date="2018-08-02T20:01:49Z">
        <w:r>
          <w:rPr>
            <w:rFonts w:hint="eastAsia" w:ascii="SimHei" w:hAnsi="SimHei" w:eastAsia="SimHei"/>
            <w:szCs w:val="44"/>
          </w:rPr>
          <w:delText>)</w:delText>
        </w:r>
      </w:del>
      <w:del w:id="11" w:author="sc" w:date="2018-08-02T20:01:49Z">
        <w:r>
          <w:rPr/>
          <w:tab/>
        </w:r>
      </w:del>
      <w:del w:id="12" w:author="sc" w:date="2018-08-02T20:01:49Z">
        <w:r>
          <w:rPr/>
          <w:fldChar w:fldCharType="begin"/>
        </w:r>
      </w:del>
      <w:del w:id="13" w:author="sc" w:date="2018-08-02T20:01:49Z">
        <w:r>
          <w:rPr/>
          <w:delInstrText xml:space="preserve"> PAGEREF _Toc870334338 </w:delInstrText>
        </w:r>
      </w:del>
      <w:del w:id="14" w:author="sc" w:date="2018-08-02T20:01:49Z">
        <w:r>
          <w:rPr/>
          <w:fldChar w:fldCharType="separate"/>
        </w:r>
      </w:del>
      <w:del w:id="15" w:author="sc" w:date="2018-08-02T20:01:49Z">
        <w:r>
          <w:rPr/>
          <w:delText>1</w:delText>
        </w:r>
      </w:del>
      <w:del w:id="16" w:author="sc" w:date="2018-08-02T20:01:49Z">
        <w:r>
          <w:rPr/>
          <w:fldChar w:fldCharType="end"/>
        </w:r>
      </w:del>
      <w:del w:id="17" w:author="sc" w:date="2018-08-02T20:01:49Z">
        <w:r>
          <w:rPr>
            <w:rFonts w:ascii="SimSun" w:hAnsi="SimSun"/>
            <w:szCs w:val="36"/>
          </w:rPr>
          <w:fldChar w:fldCharType="end"/>
        </w:r>
      </w:del>
    </w:p>
    <w:p>
      <w:pPr>
        <w:pStyle w:val="21"/>
        <w:tabs>
          <w:tab w:val="right" w:leader="dot" w:pos="8306"/>
        </w:tabs>
        <w:rPr>
          <w:del w:id="18" w:author="sc" w:date="2018-08-02T20:01:49Z"/>
        </w:rPr>
      </w:pPr>
      <w:del w:id="19" w:author="sc" w:date="2018-08-02T20:01:49Z">
        <w:r>
          <w:rPr>
            <w:rFonts w:ascii="SimSun" w:hAnsi="SimSun"/>
            <w:szCs w:val="36"/>
          </w:rPr>
          <w:fldChar w:fldCharType="begin"/>
        </w:r>
      </w:del>
      <w:del w:id="20" w:author="sc" w:date="2018-08-02T20:01:49Z">
        <w:r>
          <w:rPr>
            <w:rFonts w:ascii="SimSun" w:hAnsi="SimSun"/>
            <w:szCs w:val="36"/>
          </w:rPr>
          <w:delInstrText xml:space="preserve"> HYPERLINK \l _Toc1755378133 </w:delInstrText>
        </w:r>
      </w:del>
      <w:del w:id="21" w:author="sc" w:date="2018-08-02T20:01:49Z">
        <w:r>
          <w:rPr>
            <w:rFonts w:ascii="SimSun" w:hAnsi="SimSun"/>
            <w:szCs w:val="36"/>
          </w:rPr>
          <w:fldChar w:fldCharType="separate"/>
        </w:r>
      </w:del>
      <w:del w:id="22" w:author="sc" w:date="2018-08-02T20:01:49Z">
        <w:r>
          <w:rPr>
            <w:rFonts w:ascii="SimHei" w:hAnsi="SimHei" w:eastAsia="SimHei"/>
          </w:rPr>
          <w:delText>目录</w:delText>
        </w:r>
      </w:del>
      <w:del w:id="23" w:author="sc" w:date="2018-08-02T20:01:49Z">
        <w:r>
          <w:rPr/>
          <w:tab/>
        </w:r>
      </w:del>
      <w:del w:id="24" w:author="sc" w:date="2018-08-02T20:01:49Z">
        <w:r>
          <w:rPr/>
          <w:fldChar w:fldCharType="begin"/>
        </w:r>
      </w:del>
      <w:del w:id="25" w:author="sc" w:date="2018-08-02T20:01:49Z">
        <w:r>
          <w:rPr/>
          <w:delInstrText xml:space="preserve"> PAGEREF _Toc1755378133 </w:delInstrText>
        </w:r>
      </w:del>
      <w:del w:id="26" w:author="sc" w:date="2018-08-02T20:01:49Z">
        <w:r>
          <w:rPr/>
          <w:fldChar w:fldCharType="separate"/>
        </w:r>
      </w:del>
      <w:del w:id="27" w:author="sc" w:date="2018-08-02T20:01:49Z">
        <w:r>
          <w:rPr/>
          <w:delText>4</w:delText>
        </w:r>
      </w:del>
      <w:del w:id="28" w:author="sc" w:date="2018-08-02T20:01:49Z">
        <w:r>
          <w:rPr/>
          <w:fldChar w:fldCharType="end"/>
        </w:r>
      </w:del>
      <w:del w:id="29" w:author="sc" w:date="2018-08-02T20:01:49Z">
        <w:r>
          <w:rPr>
            <w:rFonts w:ascii="SimSun" w:hAnsi="SimSun"/>
            <w:szCs w:val="36"/>
          </w:rPr>
          <w:fldChar w:fldCharType="end"/>
        </w:r>
      </w:del>
    </w:p>
    <w:p>
      <w:pPr>
        <w:pStyle w:val="21"/>
        <w:tabs>
          <w:tab w:val="right" w:leader="dot" w:pos="8306"/>
        </w:tabs>
        <w:rPr>
          <w:del w:id="30" w:author="sc" w:date="2018-08-02T20:01:49Z"/>
        </w:rPr>
      </w:pPr>
      <w:del w:id="31" w:author="sc" w:date="2018-08-02T20:01:49Z">
        <w:r>
          <w:rPr>
            <w:rFonts w:ascii="SimSun" w:hAnsi="SimSun"/>
            <w:szCs w:val="36"/>
          </w:rPr>
          <w:fldChar w:fldCharType="begin"/>
        </w:r>
      </w:del>
      <w:del w:id="32" w:author="sc" w:date="2018-08-02T20:01:49Z">
        <w:r>
          <w:rPr>
            <w:rFonts w:ascii="SimSun" w:hAnsi="SimSun"/>
            <w:szCs w:val="36"/>
          </w:rPr>
          <w:delInstrText xml:space="preserve"> HYPERLINK \l _Toc1723238709 </w:delInstrText>
        </w:r>
      </w:del>
      <w:del w:id="33" w:author="sc" w:date="2018-08-02T20:01:49Z">
        <w:r>
          <w:rPr>
            <w:rFonts w:ascii="SimSun" w:hAnsi="SimSun"/>
            <w:szCs w:val="36"/>
          </w:rPr>
          <w:fldChar w:fldCharType="separate"/>
        </w:r>
      </w:del>
      <w:del w:id="34" w:author="sc" w:date="2018-08-02T20:01:49Z">
        <w:r>
          <w:rPr/>
          <w:delText xml:space="preserve">1 </w:delText>
        </w:r>
      </w:del>
      <w:del w:id="35" w:author="sc" w:date="2018-08-02T20:01:49Z">
        <w:r>
          <w:rPr>
            <w:rFonts w:hint="eastAsia"/>
          </w:rPr>
          <w:delText>系统包结构及命名规范</w:delText>
        </w:r>
      </w:del>
      <w:del w:id="36" w:author="sc" w:date="2018-08-02T20:01:49Z">
        <w:r>
          <w:rPr/>
          <w:tab/>
        </w:r>
      </w:del>
      <w:del w:id="37" w:author="sc" w:date="2018-08-02T20:01:49Z">
        <w:r>
          <w:rPr/>
          <w:fldChar w:fldCharType="begin"/>
        </w:r>
      </w:del>
      <w:del w:id="38" w:author="sc" w:date="2018-08-02T20:01:49Z">
        <w:r>
          <w:rPr/>
          <w:delInstrText xml:space="preserve"> PAGEREF _Toc1723238709 </w:delInstrText>
        </w:r>
      </w:del>
      <w:del w:id="39" w:author="sc" w:date="2018-08-02T20:01:49Z">
        <w:r>
          <w:rPr/>
          <w:fldChar w:fldCharType="separate"/>
        </w:r>
      </w:del>
      <w:del w:id="40" w:author="sc" w:date="2018-08-02T20:01:49Z">
        <w:r>
          <w:rPr/>
          <w:delText>7</w:delText>
        </w:r>
      </w:del>
      <w:del w:id="41" w:author="sc" w:date="2018-08-02T20:01:49Z">
        <w:r>
          <w:rPr/>
          <w:fldChar w:fldCharType="end"/>
        </w:r>
      </w:del>
      <w:del w:id="42" w:author="sc" w:date="2018-08-02T20:01:49Z">
        <w:r>
          <w:rPr>
            <w:rFonts w:ascii="SimSun" w:hAnsi="SimSun"/>
            <w:szCs w:val="36"/>
          </w:rPr>
          <w:fldChar w:fldCharType="end"/>
        </w:r>
      </w:del>
    </w:p>
    <w:p>
      <w:pPr>
        <w:pStyle w:val="22"/>
        <w:tabs>
          <w:tab w:val="right" w:leader="dot" w:pos="8306"/>
        </w:tabs>
        <w:rPr>
          <w:del w:id="43" w:author="sc" w:date="2018-08-02T20:01:49Z"/>
        </w:rPr>
      </w:pPr>
      <w:del w:id="44" w:author="sc" w:date="2018-08-02T20:01:49Z">
        <w:r>
          <w:rPr>
            <w:rFonts w:ascii="SimSun" w:hAnsi="SimSun"/>
            <w:szCs w:val="36"/>
          </w:rPr>
          <w:fldChar w:fldCharType="begin"/>
        </w:r>
      </w:del>
      <w:del w:id="45" w:author="sc" w:date="2018-08-02T20:01:49Z">
        <w:r>
          <w:rPr>
            <w:rFonts w:ascii="SimSun" w:hAnsi="SimSun"/>
            <w:szCs w:val="36"/>
          </w:rPr>
          <w:delInstrText xml:space="preserve"> HYPERLINK \l _Toc1098716376 </w:delInstrText>
        </w:r>
      </w:del>
      <w:del w:id="46" w:author="sc" w:date="2018-08-02T20:01:49Z">
        <w:r>
          <w:rPr>
            <w:rFonts w:ascii="SimSun" w:hAnsi="SimSun"/>
            <w:szCs w:val="36"/>
          </w:rPr>
          <w:fldChar w:fldCharType="separate"/>
        </w:r>
      </w:del>
      <w:del w:id="47" w:author="sc" w:date="2018-08-02T20:01:49Z">
        <w:r>
          <w:rPr/>
          <w:delText xml:space="preserve">1.1 </w:delText>
        </w:r>
      </w:del>
      <w:del w:id="48" w:author="sc" w:date="2018-08-02T20:01:49Z">
        <w:r>
          <w:rPr>
            <w:rFonts w:hint="eastAsia"/>
          </w:rPr>
          <w:delText>总体代码原则</w:delText>
        </w:r>
      </w:del>
      <w:del w:id="49" w:author="sc" w:date="2018-08-02T20:01:49Z">
        <w:r>
          <w:rPr/>
          <w:tab/>
        </w:r>
      </w:del>
      <w:del w:id="50" w:author="sc" w:date="2018-08-02T20:01:49Z">
        <w:r>
          <w:rPr/>
          <w:fldChar w:fldCharType="begin"/>
        </w:r>
      </w:del>
      <w:del w:id="51" w:author="sc" w:date="2018-08-02T20:01:49Z">
        <w:r>
          <w:rPr/>
          <w:delInstrText xml:space="preserve"> PAGEREF _Toc1098716376 </w:delInstrText>
        </w:r>
      </w:del>
      <w:del w:id="52" w:author="sc" w:date="2018-08-02T20:01:49Z">
        <w:r>
          <w:rPr/>
          <w:fldChar w:fldCharType="separate"/>
        </w:r>
      </w:del>
      <w:del w:id="53" w:author="sc" w:date="2018-08-02T20:01:49Z">
        <w:r>
          <w:rPr/>
          <w:delText>7</w:delText>
        </w:r>
      </w:del>
      <w:del w:id="54" w:author="sc" w:date="2018-08-02T20:01:49Z">
        <w:r>
          <w:rPr/>
          <w:fldChar w:fldCharType="end"/>
        </w:r>
      </w:del>
      <w:del w:id="55" w:author="sc" w:date="2018-08-02T20:01:49Z">
        <w:r>
          <w:rPr>
            <w:rFonts w:ascii="SimSun" w:hAnsi="SimSun"/>
            <w:szCs w:val="36"/>
          </w:rPr>
          <w:fldChar w:fldCharType="end"/>
        </w:r>
      </w:del>
    </w:p>
    <w:p>
      <w:pPr>
        <w:pStyle w:val="22"/>
        <w:tabs>
          <w:tab w:val="right" w:leader="dot" w:pos="8306"/>
        </w:tabs>
        <w:rPr>
          <w:del w:id="56" w:author="sc" w:date="2018-08-02T20:01:49Z"/>
        </w:rPr>
      </w:pPr>
      <w:del w:id="57" w:author="sc" w:date="2018-08-02T20:01:49Z">
        <w:r>
          <w:rPr>
            <w:rFonts w:ascii="SimSun" w:hAnsi="SimSun"/>
            <w:szCs w:val="36"/>
          </w:rPr>
          <w:fldChar w:fldCharType="begin"/>
        </w:r>
      </w:del>
      <w:del w:id="58" w:author="sc" w:date="2018-08-02T20:01:49Z">
        <w:r>
          <w:rPr>
            <w:rFonts w:ascii="SimSun" w:hAnsi="SimSun"/>
            <w:szCs w:val="36"/>
          </w:rPr>
          <w:delInstrText xml:space="preserve"> HYPERLINK \l _Toc1935278698 </w:delInstrText>
        </w:r>
      </w:del>
      <w:del w:id="59" w:author="sc" w:date="2018-08-02T20:01:49Z">
        <w:r>
          <w:rPr>
            <w:rFonts w:ascii="SimSun" w:hAnsi="SimSun"/>
            <w:szCs w:val="36"/>
          </w:rPr>
          <w:fldChar w:fldCharType="separate"/>
        </w:r>
      </w:del>
      <w:del w:id="60" w:author="sc" w:date="2018-08-02T20:01:49Z">
        <w:r>
          <w:rPr/>
          <w:delText xml:space="preserve">1.2 </w:delText>
        </w:r>
      </w:del>
      <w:del w:id="61" w:author="sc" w:date="2018-08-02T20:01:49Z">
        <w:r>
          <w:rPr>
            <w:rFonts w:hint="eastAsia"/>
          </w:rPr>
          <w:delText>应用系统分层结构</w:delText>
        </w:r>
      </w:del>
      <w:del w:id="62" w:author="sc" w:date="2018-08-02T20:01:49Z">
        <w:r>
          <w:rPr/>
          <w:tab/>
        </w:r>
      </w:del>
      <w:del w:id="63" w:author="sc" w:date="2018-08-02T20:01:49Z">
        <w:r>
          <w:rPr/>
          <w:fldChar w:fldCharType="begin"/>
        </w:r>
      </w:del>
      <w:del w:id="64" w:author="sc" w:date="2018-08-02T20:01:49Z">
        <w:r>
          <w:rPr/>
          <w:delInstrText xml:space="preserve"> PAGEREF _Toc1935278698 </w:delInstrText>
        </w:r>
      </w:del>
      <w:del w:id="65" w:author="sc" w:date="2018-08-02T20:01:49Z">
        <w:r>
          <w:rPr/>
          <w:fldChar w:fldCharType="separate"/>
        </w:r>
      </w:del>
      <w:del w:id="66" w:author="sc" w:date="2018-08-02T20:01:49Z">
        <w:r>
          <w:rPr/>
          <w:delText>8</w:delText>
        </w:r>
      </w:del>
      <w:del w:id="67" w:author="sc" w:date="2018-08-02T20:01:49Z">
        <w:r>
          <w:rPr/>
          <w:fldChar w:fldCharType="end"/>
        </w:r>
      </w:del>
      <w:del w:id="68" w:author="sc" w:date="2018-08-02T20:01:49Z">
        <w:r>
          <w:rPr>
            <w:rFonts w:ascii="SimSun" w:hAnsi="SimSun"/>
            <w:szCs w:val="36"/>
          </w:rPr>
          <w:fldChar w:fldCharType="end"/>
        </w:r>
      </w:del>
    </w:p>
    <w:p>
      <w:pPr>
        <w:pStyle w:val="23"/>
        <w:tabs>
          <w:tab w:val="right" w:leader="dot" w:pos="8306"/>
        </w:tabs>
        <w:rPr>
          <w:del w:id="69" w:author="sc" w:date="2018-08-02T20:01:49Z"/>
        </w:rPr>
      </w:pPr>
      <w:del w:id="70" w:author="sc" w:date="2018-08-02T20:01:49Z">
        <w:r>
          <w:rPr>
            <w:rFonts w:ascii="SimSun" w:hAnsi="SimSun"/>
            <w:szCs w:val="36"/>
          </w:rPr>
          <w:fldChar w:fldCharType="begin"/>
        </w:r>
      </w:del>
      <w:del w:id="71" w:author="sc" w:date="2018-08-02T20:01:49Z">
        <w:r>
          <w:rPr>
            <w:rFonts w:ascii="SimSun" w:hAnsi="SimSun"/>
            <w:szCs w:val="36"/>
          </w:rPr>
          <w:delInstrText xml:space="preserve"> HYPERLINK \l _Toc1310702824 </w:delInstrText>
        </w:r>
      </w:del>
      <w:del w:id="72" w:author="sc" w:date="2018-08-02T20:01:49Z">
        <w:r>
          <w:rPr>
            <w:rFonts w:ascii="SimSun" w:hAnsi="SimSun"/>
            <w:szCs w:val="36"/>
          </w:rPr>
          <w:fldChar w:fldCharType="separate"/>
        </w:r>
      </w:del>
      <w:del w:id="73" w:author="sc" w:date="2018-08-02T20:01:49Z">
        <w:r>
          <w:rPr/>
          <w:delText xml:space="preserve">1.2.1 </w:delText>
        </w:r>
      </w:del>
      <w:del w:id="74" w:author="sc" w:date="2018-08-02T20:01:49Z">
        <w:r>
          <w:rPr>
            <w:rFonts w:hint="default"/>
          </w:rPr>
          <w:delText>包</w:delText>
        </w:r>
      </w:del>
      <w:del w:id="75" w:author="sc" w:date="2018-08-02T20:01:49Z">
        <w:r>
          <w:rPr>
            <w:rFonts w:hint="eastAsia"/>
          </w:rPr>
          <w:delText>结构</w:delText>
        </w:r>
      </w:del>
      <w:del w:id="76" w:author="sc" w:date="2018-08-02T20:01:49Z">
        <w:r>
          <w:rPr>
            <w:rFonts w:hint="default"/>
          </w:rPr>
          <w:delText>说明</w:delText>
        </w:r>
      </w:del>
      <w:del w:id="77" w:author="sc" w:date="2018-08-02T20:01:49Z">
        <w:r>
          <w:rPr/>
          <w:tab/>
        </w:r>
      </w:del>
      <w:del w:id="78" w:author="sc" w:date="2018-08-02T20:01:49Z">
        <w:r>
          <w:rPr/>
          <w:fldChar w:fldCharType="begin"/>
        </w:r>
      </w:del>
      <w:del w:id="79" w:author="sc" w:date="2018-08-02T20:01:49Z">
        <w:r>
          <w:rPr/>
          <w:delInstrText xml:space="preserve"> PAGEREF _Toc1310702824 </w:delInstrText>
        </w:r>
      </w:del>
      <w:del w:id="80" w:author="sc" w:date="2018-08-02T20:01:49Z">
        <w:r>
          <w:rPr/>
          <w:fldChar w:fldCharType="separate"/>
        </w:r>
      </w:del>
      <w:del w:id="81" w:author="sc" w:date="2018-08-02T20:01:49Z">
        <w:r>
          <w:rPr/>
          <w:delText>9</w:delText>
        </w:r>
      </w:del>
      <w:del w:id="82" w:author="sc" w:date="2018-08-02T20:01:49Z">
        <w:r>
          <w:rPr/>
          <w:fldChar w:fldCharType="end"/>
        </w:r>
      </w:del>
      <w:del w:id="83" w:author="sc" w:date="2018-08-02T20:01:49Z">
        <w:r>
          <w:rPr>
            <w:rFonts w:ascii="SimSun" w:hAnsi="SimSun"/>
            <w:szCs w:val="36"/>
          </w:rPr>
          <w:fldChar w:fldCharType="end"/>
        </w:r>
      </w:del>
    </w:p>
    <w:p>
      <w:pPr>
        <w:pStyle w:val="23"/>
        <w:tabs>
          <w:tab w:val="right" w:leader="dot" w:pos="8306"/>
        </w:tabs>
        <w:rPr>
          <w:del w:id="84" w:author="sc" w:date="2018-08-02T20:01:49Z"/>
        </w:rPr>
      </w:pPr>
      <w:del w:id="85" w:author="sc" w:date="2018-08-02T20:01:49Z">
        <w:r>
          <w:rPr>
            <w:rFonts w:ascii="SimSun" w:hAnsi="SimSun"/>
            <w:szCs w:val="36"/>
          </w:rPr>
          <w:fldChar w:fldCharType="begin"/>
        </w:r>
      </w:del>
      <w:del w:id="86" w:author="sc" w:date="2018-08-02T20:01:49Z">
        <w:r>
          <w:rPr>
            <w:rFonts w:ascii="SimSun" w:hAnsi="SimSun"/>
            <w:szCs w:val="36"/>
          </w:rPr>
          <w:delInstrText xml:space="preserve"> HYPERLINK \l _Toc2129645019 </w:delInstrText>
        </w:r>
      </w:del>
      <w:del w:id="87" w:author="sc" w:date="2018-08-02T20:01:49Z">
        <w:r>
          <w:rPr>
            <w:rFonts w:ascii="SimSun" w:hAnsi="SimSun"/>
            <w:szCs w:val="36"/>
          </w:rPr>
          <w:fldChar w:fldCharType="separate"/>
        </w:r>
      </w:del>
      <w:del w:id="88" w:author="sc" w:date="2018-08-02T20:01:49Z">
        <w:r>
          <w:rPr/>
          <w:delText>1.2.2 controller</w:delText>
        </w:r>
      </w:del>
      <w:del w:id="89" w:author="sc" w:date="2018-08-02T20:01:49Z">
        <w:r>
          <w:rPr>
            <w:rFonts w:hint="eastAsia"/>
          </w:rPr>
          <w:delText>层</w:delText>
        </w:r>
      </w:del>
      <w:del w:id="90" w:author="sc" w:date="2018-08-02T20:01:49Z">
        <w:r>
          <w:rPr/>
          <w:tab/>
        </w:r>
      </w:del>
      <w:del w:id="91" w:author="sc" w:date="2018-08-02T20:01:49Z">
        <w:r>
          <w:rPr/>
          <w:fldChar w:fldCharType="begin"/>
        </w:r>
      </w:del>
      <w:del w:id="92" w:author="sc" w:date="2018-08-02T20:01:49Z">
        <w:r>
          <w:rPr/>
          <w:delInstrText xml:space="preserve"> PAGEREF _Toc2129645019 </w:delInstrText>
        </w:r>
      </w:del>
      <w:del w:id="93" w:author="sc" w:date="2018-08-02T20:01:49Z">
        <w:r>
          <w:rPr/>
          <w:fldChar w:fldCharType="separate"/>
        </w:r>
      </w:del>
      <w:del w:id="94" w:author="sc" w:date="2018-08-02T20:01:49Z">
        <w:r>
          <w:rPr/>
          <w:delText>11</w:delText>
        </w:r>
      </w:del>
      <w:del w:id="95" w:author="sc" w:date="2018-08-02T20:01:49Z">
        <w:r>
          <w:rPr/>
          <w:fldChar w:fldCharType="end"/>
        </w:r>
      </w:del>
      <w:del w:id="96" w:author="sc" w:date="2018-08-02T20:01:49Z">
        <w:r>
          <w:rPr>
            <w:rFonts w:ascii="SimSun" w:hAnsi="SimSun"/>
            <w:szCs w:val="36"/>
          </w:rPr>
          <w:fldChar w:fldCharType="end"/>
        </w:r>
      </w:del>
    </w:p>
    <w:p>
      <w:pPr>
        <w:pStyle w:val="23"/>
        <w:tabs>
          <w:tab w:val="right" w:leader="dot" w:pos="8306"/>
        </w:tabs>
        <w:rPr>
          <w:del w:id="97" w:author="sc" w:date="2018-08-02T20:01:49Z"/>
        </w:rPr>
      </w:pPr>
      <w:del w:id="98" w:author="sc" w:date="2018-08-02T20:01:49Z">
        <w:r>
          <w:rPr>
            <w:rFonts w:ascii="SimSun" w:hAnsi="SimSun"/>
            <w:szCs w:val="36"/>
          </w:rPr>
          <w:fldChar w:fldCharType="begin"/>
        </w:r>
      </w:del>
      <w:del w:id="99" w:author="sc" w:date="2018-08-02T20:01:49Z">
        <w:r>
          <w:rPr>
            <w:rFonts w:ascii="SimSun" w:hAnsi="SimSun"/>
            <w:szCs w:val="36"/>
          </w:rPr>
          <w:delInstrText xml:space="preserve"> HYPERLINK \l _Toc1330057623 </w:delInstrText>
        </w:r>
      </w:del>
      <w:del w:id="100" w:author="sc" w:date="2018-08-02T20:01:49Z">
        <w:r>
          <w:rPr>
            <w:rFonts w:ascii="SimSun" w:hAnsi="SimSun"/>
            <w:szCs w:val="36"/>
          </w:rPr>
          <w:fldChar w:fldCharType="separate"/>
        </w:r>
      </w:del>
      <w:del w:id="101" w:author="sc" w:date="2018-08-02T20:01:49Z">
        <w:r>
          <w:rPr/>
          <w:delText xml:space="preserve">1.2.3 </w:delText>
        </w:r>
      </w:del>
      <w:del w:id="102" w:author="sc" w:date="2018-08-02T20:01:49Z">
        <w:r>
          <w:rPr>
            <w:rFonts w:hint="eastAsia"/>
          </w:rPr>
          <w:delText>facade层</w:delText>
        </w:r>
      </w:del>
      <w:del w:id="103" w:author="sc" w:date="2018-08-02T20:01:49Z">
        <w:r>
          <w:rPr/>
          <w:tab/>
        </w:r>
      </w:del>
      <w:del w:id="104" w:author="sc" w:date="2018-08-02T20:01:49Z">
        <w:r>
          <w:rPr/>
          <w:fldChar w:fldCharType="begin"/>
        </w:r>
      </w:del>
      <w:del w:id="105" w:author="sc" w:date="2018-08-02T20:01:49Z">
        <w:r>
          <w:rPr/>
          <w:delInstrText xml:space="preserve"> PAGEREF _Toc1330057623 </w:delInstrText>
        </w:r>
      </w:del>
      <w:del w:id="106" w:author="sc" w:date="2018-08-02T20:01:49Z">
        <w:r>
          <w:rPr/>
          <w:fldChar w:fldCharType="separate"/>
        </w:r>
      </w:del>
      <w:del w:id="107" w:author="sc" w:date="2018-08-02T20:01:49Z">
        <w:r>
          <w:rPr/>
          <w:delText>11</w:delText>
        </w:r>
      </w:del>
      <w:del w:id="108" w:author="sc" w:date="2018-08-02T20:01:49Z">
        <w:r>
          <w:rPr/>
          <w:fldChar w:fldCharType="end"/>
        </w:r>
      </w:del>
      <w:del w:id="109" w:author="sc" w:date="2018-08-02T20:01:49Z">
        <w:r>
          <w:rPr>
            <w:rFonts w:ascii="SimSun" w:hAnsi="SimSun"/>
            <w:szCs w:val="36"/>
          </w:rPr>
          <w:fldChar w:fldCharType="end"/>
        </w:r>
      </w:del>
    </w:p>
    <w:p>
      <w:pPr>
        <w:pStyle w:val="23"/>
        <w:tabs>
          <w:tab w:val="right" w:leader="dot" w:pos="8306"/>
        </w:tabs>
        <w:rPr>
          <w:del w:id="110" w:author="sc" w:date="2018-08-02T20:01:49Z"/>
        </w:rPr>
      </w:pPr>
      <w:del w:id="111" w:author="sc" w:date="2018-08-02T20:01:49Z">
        <w:r>
          <w:rPr>
            <w:rFonts w:ascii="SimSun" w:hAnsi="SimSun"/>
            <w:szCs w:val="36"/>
          </w:rPr>
          <w:fldChar w:fldCharType="begin"/>
        </w:r>
      </w:del>
      <w:del w:id="112" w:author="sc" w:date="2018-08-02T20:01:49Z">
        <w:r>
          <w:rPr>
            <w:rFonts w:ascii="SimSun" w:hAnsi="SimSun"/>
            <w:szCs w:val="36"/>
          </w:rPr>
          <w:delInstrText xml:space="preserve"> HYPERLINK \l _Toc274447615 </w:delInstrText>
        </w:r>
      </w:del>
      <w:del w:id="113" w:author="sc" w:date="2018-08-02T20:01:49Z">
        <w:r>
          <w:rPr>
            <w:rFonts w:ascii="SimSun" w:hAnsi="SimSun"/>
            <w:szCs w:val="36"/>
          </w:rPr>
          <w:fldChar w:fldCharType="separate"/>
        </w:r>
      </w:del>
      <w:del w:id="114" w:author="sc" w:date="2018-08-02T20:01:49Z">
        <w:r>
          <w:rPr/>
          <w:delText xml:space="preserve">1.2.4 </w:delText>
        </w:r>
      </w:del>
      <w:del w:id="115" w:author="sc" w:date="2018-08-02T20:01:49Z">
        <w:r>
          <w:rPr>
            <w:rFonts w:hint="eastAsia"/>
          </w:rPr>
          <w:delText>业务服务层Service</w:delText>
        </w:r>
      </w:del>
      <w:del w:id="116" w:author="sc" w:date="2018-08-02T20:01:49Z">
        <w:r>
          <w:rPr/>
          <w:tab/>
        </w:r>
      </w:del>
      <w:del w:id="117" w:author="sc" w:date="2018-08-02T20:01:49Z">
        <w:r>
          <w:rPr/>
          <w:fldChar w:fldCharType="begin"/>
        </w:r>
      </w:del>
      <w:del w:id="118" w:author="sc" w:date="2018-08-02T20:01:49Z">
        <w:r>
          <w:rPr/>
          <w:delInstrText xml:space="preserve"> PAGEREF _Toc274447615 </w:delInstrText>
        </w:r>
      </w:del>
      <w:del w:id="119" w:author="sc" w:date="2018-08-02T20:01:49Z">
        <w:r>
          <w:rPr/>
          <w:fldChar w:fldCharType="separate"/>
        </w:r>
      </w:del>
      <w:del w:id="120" w:author="sc" w:date="2018-08-02T20:01:49Z">
        <w:r>
          <w:rPr/>
          <w:delText>13</w:delText>
        </w:r>
      </w:del>
      <w:del w:id="121" w:author="sc" w:date="2018-08-02T20:01:49Z">
        <w:r>
          <w:rPr/>
          <w:fldChar w:fldCharType="end"/>
        </w:r>
      </w:del>
      <w:del w:id="122" w:author="sc" w:date="2018-08-02T20:01:49Z">
        <w:r>
          <w:rPr>
            <w:rFonts w:ascii="SimSun" w:hAnsi="SimSun"/>
            <w:szCs w:val="36"/>
          </w:rPr>
          <w:fldChar w:fldCharType="end"/>
        </w:r>
      </w:del>
    </w:p>
    <w:p>
      <w:pPr>
        <w:pStyle w:val="23"/>
        <w:tabs>
          <w:tab w:val="right" w:leader="dot" w:pos="8306"/>
        </w:tabs>
        <w:rPr>
          <w:del w:id="123" w:author="sc" w:date="2018-08-02T20:01:49Z"/>
        </w:rPr>
      </w:pPr>
      <w:del w:id="124" w:author="sc" w:date="2018-08-02T20:01:49Z">
        <w:r>
          <w:rPr>
            <w:rFonts w:ascii="SimSun" w:hAnsi="SimSun"/>
            <w:szCs w:val="36"/>
          </w:rPr>
          <w:fldChar w:fldCharType="begin"/>
        </w:r>
      </w:del>
      <w:del w:id="125" w:author="sc" w:date="2018-08-02T20:01:49Z">
        <w:r>
          <w:rPr>
            <w:rFonts w:ascii="SimSun" w:hAnsi="SimSun"/>
            <w:szCs w:val="36"/>
          </w:rPr>
          <w:delInstrText xml:space="preserve"> HYPERLINK \l _Toc792571645 </w:delInstrText>
        </w:r>
      </w:del>
      <w:del w:id="126" w:author="sc" w:date="2018-08-02T20:01:49Z">
        <w:r>
          <w:rPr>
            <w:rFonts w:ascii="SimSun" w:hAnsi="SimSun"/>
            <w:szCs w:val="36"/>
          </w:rPr>
          <w:fldChar w:fldCharType="separate"/>
        </w:r>
      </w:del>
      <w:del w:id="127" w:author="sc" w:date="2018-08-02T20:01:49Z">
        <w:r>
          <w:rPr>
            <w:shd w:val="pct10" w:fill="FFFFFF"/>
          </w:rPr>
          <w:delText xml:space="preserve">1.2.5 </w:delText>
        </w:r>
      </w:del>
      <w:del w:id="128" w:author="sc" w:date="2018-08-02T20:01:49Z">
        <w:r>
          <w:rPr>
            <w:shd w:val="pct10" w:color="auto" w:fill="FFFFFF"/>
          </w:rPr>
          <w:delText>Dao数据层</w:delText>
        </w:r>
      </w:del>
      <w:del w:id="129" w:author="sc" w:date="2018-08-02T20:01:49Z">
        <w:r>
          <w:rPr/>
          <w:tab/>
        </w:r>
      </w:del>
      <w:del w:id="130" w:author="sc" w:date="2018-08-02T20:01:49Z">
        <w:r>
          <w:rPr/>
          <w:fldChar w:fldCharType="begin"/>
        </w:r>
      </w:del>
      <w:del w:id="131" w:author="sc" w:date="2018-08-02T20:01:49Z">
        <w:r>
          <w:rPr/>
          <w:delInstrText xml:space="preserve"> PAGEREF _Toc792571645 </w:delInstrText>
        </w:r>
      </w:del>
      <w:del w:id="132" w:author="sc" w:date="2018-08-02T20:01:49Z">
        <w:r>
          <w:rPr/>
          <w:fldChar w:fldCharType="separate"/>
        </w:r>
      </w:del>
      <w:del w:id="133" w:author="sc" w:date="2018-08-02T20:01:49Z">
        <w:r>
          <w:rPr/>
          <w:delText>13</w:delText>
        </w:r>
      </w:del>
      <w:del w:id="134" w:author="sc" w:date="2018-08-02T20:01:49Z">
        <w:r>
          <w:rPr/>
          <w:fldChar w:fldCharType="end"/>
        </w:r>
      </w:del>
      <w:del w:id="135" w:author="sc" w:date="2018-08-02T20:01:49Z">
        <w:r>
          <w:rPr>
            <w:rFonts w:ascii="SimSun" w:hAnsi="SimSun"/>
            <w:szCs w:val="36"/>
          </w:rPr>
          <w:fldChar w:fldCharType="end"/>
        </w:r>
      </w:del>
    </w:p>
    <w:p>
      <w:pPr>
        <w:pStyle w:val="22"/>
        <w:tabs>
          <w:tab w:val="right" w:leader="dot" w:pos="8306"/>
        </w:tabs>
        <w:rPr>
          <w:del w:id="136" w:author="sc" w:date="2018-08-02T20:01:49Z"/>
        </w:rPr>
      </w:pPr>
      <w:del w:id="137" w:author="sc" w:date="2018-08-02T20:01:49Z">
        <w:r>
          <w:rPr>
            <w:rFonts w:ascii="SimSun" w:hAnsi="SimSun"/>
            <w:szCs w:val="36"/>
          </w:rPr>
          <w:fldChar w:fldCharType="begin"/>
        </w:r>
      </w:del>
      <w:del w:id="138" w:author="sc" w:date="2018-08-02T20:01:49Z">
        <w:r>
          <w:rPr>
            <w:rFonts w:ascii="SimSun" w:hAnsi="SimSun"/>
            <w:szCs w:val="36"/>
          </w:rPr>
          <w:delInstrText xml:space="preserve"> HYPERLINK \l _Toc731044912 </w:delInstrText>
        </w:r>
      </w:del>
      <w:del w:id="139" w:author="sc" w:date="2018-08-02T20:01:49Z">
        <w:r>
          <w:rPr>
            <w:rFonts w:ascii="SimSun" w:hAnsi="SimSun"/>
            <w:szCs w:val="36"/>
          </w:rPr>
          <w:fldChar w:fldCharType="separate"/>
        </w:r>
      </w:del>
      <w:del w:id="140" w:author="sc" w:date="2018-08-02T20:01:49Z">
        <w:r>
          <w:rPr/>
          <w:delText xml:space="preserve">1.3 </w:delText>
        </w:r>
      </w:del>
      <w:del w:id="141" w:author="sc" w:date="2018-08-02T20:01:49Z">
        <w:r>
          <w:rPr>
            <w:rFonts w:hint="eastAsia"/>
          </w:rPr>
          <w:delText>系统解耦及降级规则</w:delText>
        </w:r>
      </w:del>
      <w:del w:id="142" w:author="sc" w:date="2018-08-02T20:01:49Z">
        <w:r>
          <w:rPr/>
          <w:tab/>
        </w:r>
      </w:del>
      <w:del w:id="143" w:author="sc" w:date="2018-08-02T20:01:49Z">
        <w:r>
          <w:rPr/>
          <w:fldChar w:fldCharType="begin"/>
        </w:r>
      </w:del>
      <w:del w:id="144" w:author="sc" w:date="2018-08-02T20:01:49Z">
        <w:r>
          <w:rPr/>
          <w:delInstrText xml:space="preserve"> PAGEREF _Toc731044912 </w:delInstrText>
        </w:r>
      </w:del>
      <w:del w:id="145" w:author="sc" w:date="2018-08-02T20:01:49Z">
        <w:r>
          <w:rPr/>
          <w:fldChar w:fldCharType="separate"/>
        </w:r>
      </w:del>
      <w:del w:id="146" w:author="sc" w:date="2018-08-02T20:01:49Z">
        <w:r>
          <w:rPr/>
          <w:delText>14</w:delText>
        </w:r>
      </w:del>
      <w:del w:id="147" w:author="sc" w:date="2018-08-02T20:01:49Z">
        <w:r>
          <w:rPr/>
          <w:fldChar w:fldCharType="end"/>
        </w:r>
      </w:del>
      <w:del w:id="148" w:author="sc" w:date="2018-08-02T20:01:49Z">
        <w:r>
          <w:rPr>
            <w:rFonts w:ascii="SimSun" w:hAnsi="SimSun"/>
            <w:szCs w:val="36"/>
          </w:rPr>
          <w:fldChar w:fldCharType="end"/>
        </w:r>
      </w:del>
    </w:p>
    <w:p>
      <w:pPr>
        <w:pStyle w:val="21"/>
        <w:tabs>
          <w:tab w:val="right" w:leader="dot" w:pos="8306"/>
        </w:tabs>
        <w:rPr>
          <w:del w:id="149" w:author="sc" w:date="2018-08-02T20:01:49Z"/>
        </w:rPr>
      </w:pPr>
      <w:del w:id="150" w:author="sc" w:date="2018-08-02T20:01:49Z">
        <w:r>
          <w:rPr>
            <w:rFonts w:ascii="SimSun" w:hAnsi="SimSun"/>
            <w:szCs w:val="36"/>
          </w:rPr>
          <w:fldChar w:fldCharType="begin"/>
        </w:r>
      </w:del>
      <w:del w:id="151" w:author="sc" w:date="2018-08-02T20:01:49Z">
        <w:r>
          <w:rPr>
            <w:rFonts w:ascii="SimSun" w:hAnsi="SimSun"/>
            <w:szCs w:val="36"/>
          </w:rPr>
          <w:delInstrText xml:space="preserve"> HYPERLINK \l _Toc335697673 </w:delInstrText>
        </w:r>
      </w:del>
      <w:del w:id="152" w:author="sc" w:date="2018-08-02T20:01:49Z">
        <w:r>
          <w:rPr>
            <w:rFonts w:ascii="SimSun" w:hAnsi="SimSun"/>
            <w:szCs w:val="36"/>
          </w:rPr>
          <w:fldChar w:fldCharType="separate"/>
        </w:r>
      </w:del>
      <w:del w:id="153" w:author="sc" w:date="2018-08-02T20:01:49Z">
        <w:r>
          <w:rPr/>
          <w:delText xml:space="preserve">2 </w:delText>
        </w:r>
      </w:del>
      <w:del w:id="154" w:author="sc" w:date="2018-08-02T20:01:49Z">
        <w:r>
          <w:rPr>
            <w:rFonts w:hint="eastAsia"/>
          </w:rPr>
          <w:delText>代码编写规范</w:delText>
        </w:r>
      </w:del>
      <w:del w:id="155" w:author="sc" w:date="2018-08-02T20:01:49Z">
        <w:r>
          <w:rPr/>
          <w:tab/>
        </w:r>
      </w:del>
      <w:del w:id="156" w:author="sc" w:date="2018-08-02T20:01:49Z">
        <w:r>
          <w:rPr/>
          <w:fldChar w:fldCharType="begin"/>
        </w:r>
      </w:del>
      <w:del w:id="157" w:author="sc" w:date="2018-08-02T20:01:49Z">
        <w:r>
          <w:rPr/>
          <w:delInstrText xml:space="preserve"> PAGEREF _Toc335697673 </w:delInstrText>
        </w:r>
      </w:del>
      <w:del w:id="158" w:author="sc" w:date="2018-08-02T20:01:49Z">
        <w:r>
          <w:rPr/>
          <w:fldChar w:fldCharType="separate"/>
        </w:r>
      </w:del>
      <w:del w:id="159" w:author="sc" w:date="2018-08-02T20:01:49Z">
        <w:r>
          <w:rPr/>
          <w:delText>14</w:delText>
        </w:r>
      </w:del>
      <w:del w:id="160" w:author="sc" w:date="2018-08-02T20:01:49Z">
        <w:r>
          <w:rPr/>
          <w:fldChar w:fldCharType="end"/>
        </w:r>
      </w:del>
      <w:del w:id="161" w:author="sc" w:date="2018-08-02T20:01:49Z">
        <w:r>
          <w:rPr>
            <w:rFonts w:ascii="SimSun" w:hAnsi="SimSun"/>
            <w:szCs w:val="36"/>
          </w:rPr>
          <w:fldChar w:fldCharType="end"/>
        </w:r>
      </w:del>
    </w:p>
    <w:p>
      <w:pPr>
        <w:pStyle w:val="22"/>
        <w:tabs>
          <w:tab w:val="right" w:leader="dot" w:pos="8306"/>
        </w:tabs>
        <w:rPr>
          <w:del w:id="162" w:author="sc" w:date="2018-08-02T20:01:49Z"/>
        </w:rPr>
      </w:pPr>
      <w:del w:id="163" w:author="sc" w:date="2018-08-02T20:01:49Z">
        <w:r>
          <w:rPr>
            <w:rFonts w:ascii="SimSun" w:hAnsi="SimSun"/>
            <w:szCs w:val="36"/>
          </w:rPr>
          <w:fldChar w:fldCharType="begin"/>
        </w:r>
      </w:del>
      <w:del w:id="164" w:author="sc" w:date="2018-08-02T20:01:49Z">
        <w:r>
          <w:rPr>
            <w:rFonts w:ascii="SimSun" w:hAnsi="SimSun"/>
            <w:szCs w:val="36"/>
          </w:rPr>
          <w:delInstrText xml:space="preserve"> HYPERLINK \l _Toc1285624028 </w:delInstrText>
        </w:r>
      </w:del>
      <w:del w:id="165" w:author="sc" w:date="2018-08-02T20:01:49Z">
        <w:r>
          <w:rPr>
            <w:rFonts w:ascii="SimSun" w:hAnsi="SimSun"/>
            <w:szCs w:val="36"/>
          </w:rPr>
          <w:fldChar w:fldCharType="separate"/>
        </w:r>
      </w:del>
      <w:del w:id="166" w:author="sc" w:date="2018-08-02T20:01:49Z">
        <w:r>
          <w:rPr/>
          <w:delText xml:space="preserve">2.1 </w:delText>
        </w:r>
      </w:del>
      <w:del w:id="167" w:author="sc" w:date="2018-08-02T20:01:49Z">
        <w:r>
          <w:rPr>
            <w:rFonts w:hint="eastAsia"/>
          </w:rPr>
          <w:delText>命名风格</w:delText>
        </w:r>
      </w:del>
      <w:del w:id="168" w:author="sc" w:date="2018-08-02T20:01:49Z">
        <w:r>
          <w:rPr/>
          <w:tab/>
        </w:r>
      </w:del>
      <w:del w:id="169" w:author="sc" w:date="2018-08-02T20:01:49Z">
        <w:r>
          <w:rPr/>
          <w:fldChar w:fldCharType="begin"/>
        </w:r>
      </w:del>
      <w:del w:id="170" w:author="sc" w:date="2018-08-02T20:01:49Z">
        <w:r>
          <w:rPr/>
          <w:delInstrText xml:space="preserve"> PAGEREF _Toc1285624028 </w:delInstrText>
        </w:r>
      </w:del>
      <w:del w:id="171" w:author="sc" w:date="2018-08-02T20:01:49Z">
        <w:r>
          <w:rPr/>
          <w:fldChar w:fldCharType="separate"/>
        </w:r>
      </w:del>
      <w:del w:id="172" w:author="sc" w:date="2018-08-02T20:01:49Z">
        <w:r>
          <w:rPr/>
          <w:delText>14</w:delText>
        </w:r>
      </w:del>
      <w:del w:id="173" w:author="sc" w:date="2018-08-02T20:01:49Z">
        <w:r>
          <w:rPr/>
          <w:fldChar w:fldCharType="end"/>
        </w:r>
      </w:del>
      <w:del w:id="174" w:author="sc" w:date="2018-08-02T20:01:49Z">
        <w:r>
          <w:rPr>
            <w:rFonts w:ascii="SimSun" w:hAnsi="SimSun"/>
            <w:szCs w:val="36"/>
          </w:rPr>
          <w:fldChar w:fldCharType="end"/>
        </w:r>
      </w:del>
    </w:p>
    <w:p>
      <w:pPr>
        <w:pStyle w:val="22"/>
        <w:tabs>
          <w:tab w:val="right" w:leader="dot" w:pos="8306"/>
        </w:tabs>
        <w:rPr>
          <w:del w:id="175" w:author="sc" w:date="2018-08-02T20:01:49Z"/>
        </w:rPr>
      </w:pPr>
      <w:del w:id="176" w:author="sc" w:date="2018-08-02T20:01:49Z">
        <w:r>
          <w:rPr>
            <w:rFonts w:ascii="SimSun" w:hAnsi="SimSun"/>
            <w:szCs w:val="36"/>
          </w:rPr>
          <w:fldChar w:fldCharType="begin"/>
        </w:r>
      </w:del>
      <w:del w:id="177" w:author="sc" w:date="2018-08-02T20:01:49Z">
        <w:r>
          <w:rPr>
            <w:rFonts w:ascii="SimSun" w:hAnsi="SimSun"/>
            <w:szCs w:val="36"/>
          </w:rPr>
          <w:delInstrText xml:space="preserve"> HYPERLINK \l _Toc849984129 </w:delInstrText>
        </w:r>
      </w:del>
      <w:del w:id="178" w:author="sc" w:date="2018-08-02T20:01:49Z">
        <w:r>
          <w:rPr>
            <w:rFonts w:ascii="SimSun" w:hAnsi="SimSun"/>
            <w:szCs w:val="36"/>
          </w:rPr>
          <w:fldChar w:fldCharType="separate"/>
        </w:r>
      </w:del>
      <w:del w:id="179" w:author="sc" w:date="2018-08-02T20:01:49Z">
        <w:r>
          <w:rPr/>
          <w:delText xml:space="preserve">2.2 </w:delText>
        </w:r>
      </w:del>
      <w:del w:id="180" w:author="sc" w:date="2018-08-02T20:01:49Z">
        <w:r>
          <w:rPr>
            <w:rFonts w:hint="eastAsia"/>
          </w:rPr>
          <w:delText>分层</w:delText>
        </w:r>
      </w:del>
      <w:del w:id="181" w:author="sc" w:date="2018-08-02T20:01:49Z">
        <w:r>
          <w:rPr>
            <w:rFonts w:hint="default"/>
          </w:rPr>
          <w:delText>相关</w:delText>
        </w:r>
      </w:del>
      <w:del w:id="182" w:author="sc" w:date="2018-08-02T20:01:49Z">
        <w:r>
          <w:rPr>
            <w:rFonts w:hint="eastAsia"/>
          </w:rPr>
          <w:delText>命名规范</w:delText>
        </w:r>
      </w:del>
      <w:del w:id="183" w:author="sc" w:date="2018-08-02T20:01:49Z">
        <w:r>
          <w:rPr/>
          <w:tab/>
        </w:r>
      </w:del>
      <w:del w:id="184" w:author="sc" w:date="2018-08-02T20:01:49Z">
        <w:r>
          <w:rPr/>
          <w:fldChar w:fldCharType="begin"/>
        </w:r>
      </w:del>
      <w:del w:id="185" w:author="sc" w:date="2018-08-02T20:01:49Z">
        <w:r>
          <w:rPr/>
          <w:delInstrText xml:space="preserve"> PAGEREF _Toc849984129 </w:delInstrText>
        </w:r>
      </w:del>
      <w:del w:id="186" w:author="sc" w:date="2018-08-02T20:01:49Z">
        <w:r>
          <w:rPr/>
          <w:fldChar w:fldCharType="separate"/>
        </w:r>
      </w:del>
      <w:del w:id="187" w:author="sc" w:date="2018-08-02T20:01:49Z">
        <w:r>
          <w:rPr/>
          <w:delText>16</w:delText>
        </w:r>
      </w:del>
      <w:del w:id="188" w:author="sc" w:date="2018-08-02T20:01:49Z">
        <w:r>
          <w:rPr/>
          <w:fldChar w:fldCharType="end"/>
        </w:r>
      </w:del>
      <w:del w:id="189" w:author="sc" w:date="2018-08-02T20:01:49Z">
        <w:r>
          <w:rPr>
            <w:rFonts w:ascii="SimSun" w:hAnsi="SimSun"/>
            <w:szCs w:val="36"/>
          </w:rPr>
          <w:fldChar w:fldCharType="end"/>
        </w:r>
      </w:del>
    </w:p>
    <w:p>
      <w:pPr>
        <w:pStyle w:val="23"/>
        <w:tabs>
          <w:tab w:val="right" w:leader="dot" w:pos="8306"/>
        </w:tabs>
        <w:rPr>
          <w:del w:id="190" w:author="sc" w:date="2018-08-02T20:01:49Z"/>
        </w:rPr>
      </w:pPr>
      <w:del w:id="191" w:author="sc" w:date="2018-08-02T20:01:49Z">
        <w:r>
          <w:rPr>
            <w:rFonts w:ascii="SimSun" w:hAnsi="SimSun"/>
            <w:szCs w:val="36"/>
          </w:rPr>
          <w:fldChar w:fldCharType="begin"/>
        </w:r>
      </w:del>
      <w:del w:id="192" w:author="sc" w:date="2018-08-02T20:01:49Z">
        <w:r>
          <w:rPr>
            <w:rFonts w:ascii="SimSun" w:hAnsi="SimSun"/>
            <w:szCs w:val="36"/>
          </w:rPr>
          <w:delInstrText xml:space="preserve"> HYPERLINK \l _Toc563511015 </w:delInstrText>
        </w:r>
      </w:del>
      <w:del w:id="193" w:author="sc" w:date="2018-08-02T20:01:49Z">
        <w:r>
          <w:rPr>
            <w:rFonts w:ascii="SimSun" w:hAnsi="SimSun"/>
            <w:szCs w:val="36"/>
          </w:rPr>
          <w:fldChar w:fldCharType="separate"/>
        </w:r>
      </w:del>
      <w:del w:id="194" w:author="sc" w:date="2018-08-02T20:01:49Z">
        <w:r>
          <w:rPr/>
          <w:delText xml:space="preserve">2.2.1 </w:delText>
        </w:r>
      </w:del>
      <w:del w:id="195" w:author="sc" w:date="2018-08-02T20:01:49Z">
        <w:r>
          <w:rPr>
            <w:rFonts w:hint="eastAsia"/>
          </w:rPr>
          <w:delText>各层类、方法名命名</w:delText>
        </w:r>
      </w:del>
      <w:del w:id="196" w:author="sc" w:date="2018-08-02T20:01:49Z">
        <w:r>
          <w:rPr/>
          <w:tab/>
        </w:r>
      </w:del>
      <w:del w:id="197" w:author="sc" w:date="2018-08-02T20:01:49Z">
        <w:r>
          <w:rPr/>
          <w:fldChar w:fldCharType="begin"/>
        </w:r>
      </w:del>
      <w:del w:id="198" w:author="sc" w:date="2018-08-02T20:01:49Z">
        <w:r>
          <w:rPr/>
          <w:delInstrText xml:space="preserve"> PAGEREF _Toc563511015 </w:delInstrText>
        </w:r>
      </w:del>
      <w:del w:id="199" w:author="sc" w:date="2018-08-02T20:01:49Z">
        <w:r>
          <w:rPr/>
          <w:fldChar w:fldCharType="separate"/>
        </w:r>
      </w:del>
      <w:del w:id="200" w:author="sc" w:date="2018-08-02T20:01:49Z">
        <w:r>
          <w:rPr/>
          <w:delText>17</w:delText>
        </w:r>
      </w:del>
      <w:del w:id="201" w:author="sc" w:date="2018-08-02T20:01:49Z">
        <w:r>
          <w:rPr/>
          <w:fldChar w:fldCharType="end"/>
        </w:r>
      </w:del>
      <w:del w:id="202" w:author="sc" w:date="2018-08-02T20:01:49Z">
        <w:r>
          <w:rPr>
            <w:rFonts w:ascii="SimSun" w:hAnsi="SimSun"/>
            <w:szCs w:val="36"/>
          </w:rPr>
          <w:fldChar w:fldCharType="end"/>
        </w:r>
      </w:del>
    </w:p>
    <w:p>
      <w:pPr>
        <w:pStyle w:val="22"/>
        <w:tabs>
          <w:tab w:val="right" w:leader="dot" w:pos="8306"/>
        </w:tabs>
        <w:rPr>
          <w:del w:id="203" w:author="sc" w:date="2018-08-02T20:01:49Z"/>
        </w:rPr>
      </w:pPr>
      <w:del w:id="204" w:author="sc" w:date="2018-08-02T20:01:49Z">
        <w:r>
          <w:rPr>
            <w:rFonts w:ascii="SimSun" w:hAnsi="SimSun"/>
            <w:szCs w:val="36"/>
          </w:rPr>
          <w:fldChar w:fldCharType="begin"/>
        </w:r>
      </w:del>
      <w:del w:id="205" w:author="sc" w:date="2018-08-02T20:01:49Z">
        <w:r>
          <w:rPr>
            <w:rFonts w:ascii="SimSun" w:hAnsi="SimSun"/>
            <w:szCs w:val="36"/>
          </w:rPr>
          <w:delInstrText xml:space="preserve"> HYPERLINK \l _Toc904747738 </w:delInstrText>
        </w:r>
      </w:del>
      <w:del w:id="206" w:author="sc" w:date="2018-08-02T20:01:49Z">
        <w:r>
          <w:rPr>
            <w:rFonts w:ascii="SimSun" w:hAnsi="SimSun"/>
            <w:szCs w:val="36"/>
          </w:rPr>
          <w:fldChar w:fldCharType="separate"/>
        </w:r>
      </w:del>
      <w:del w:id="207" w:author="sc" w:date="2018-08-02T20:01:49Z">
        <w:r>
          <w:rPr/>
          <w:delText xml:space="preserve">2.3 </w:delText>
        </w:r>
      </w:del>
      <w:del w:id="208" w:author="sc" w:date="2018-08-02T20:01:49Z">
        <w:r>
          <w:rPr>
            <w:rFonts w:hint="eastAsia"/>
          </w:rPr>
          <w:delText>常量</w:delText>
        </w:r>
      </w:del>
      <w:del w:id="209" w:author="sc" w:date="2018-08-02T20:01:49Z">
        <w:r>
          <w:rPr>
            <w:rFonts w:hint="default"/>
          </w:rPr>
          <w:delText>与枚举</w:delText>
        </w:r>
      </w:del>
      <w:del w:id="210" w:author="sc" w:date="2018-08-02T20:01:49Z">
        <w:r>
          <w:rPr>
            <w:rFonts w:hint="eastAsia"/>
          </w:rPr>
          <w:delText>定义</w:delText>
        </w:r>
      </w:del>
      <w:del w:id="211" w:author="sc" w:date="2018-08-02T20:01:49Z">
        <w:r>
          <w:rPr/>
          <w:tab/>
        </w:r>
      </w:del>
      <w:del w:id="212" w:author="sc" w:date="2018-08-02T20:01:49Z">
        <w:r>
          <w:rPr/>
          <w:fldChar w:fldCharType="begin"/>
        </w:r>
      </w:del>
      <w:del w:id="213" w:author="sc" w:date="2018-08-02T20:01:49Z">
        <w:r>
          <w:rPr/>
          <w:delInstrText xml:space="preserve"> PAGEREF _Toc904747738 </w:delInstrText>
        </w:r>
      </w:del>
      <w:del w:id="214" w:author="sc" w:date="2018-08-02T20:01:49Z">
        <w:r>
          <w:rPr/>
          <w:fldChar w:fldCharType="separate"/>
        </w:r>
      </w:del>
      <w:del w:id="215" w:author="sc" w:date="2018-08-02T20:01:49Z">
        <w:r>
          <w:rPr/>
          <w:delText>18</w:delText>
        </w:r>
      </w:del>
      <w:del w:id="216" w:author="sc" w:date="2018-08-02T20:01:49Z">
        <w:r>
          <w:rPr/>
          <w:fldChar w:fldCharType="end"/>
        </w:r>
      </w:del>
      <w:del w:id="217" w:author="sc" w:date="2018-08-02T20:01:49Z">
        <w:r>
          <w:rPr>
            <w:rFonts w:ascii="SimSun" w:hAnsi="SimSun"/>
            <w:szCs w:val="36"/>
          </w:rPr>
          <w:fldChar w:fldCharType="end"/>
        </w:r>
      </w:del>
    </w:p>
    <w:p>
      <w:pPr>
        <w:pStyle w:val="22"/>
        <w:tabs>
          <w:tab w:val="right" w:leader="dot" w:pos="8306"/>
        </w:tabs>
        <w:rPr>
          <w:del w:id="218" w:author="sc" w:date="2018-08-02T20:01:49Z"/>
        </w:rPr>
      </w:pPr>
      <w:del w:id="219" w:author="sc" w:date="2018-08-02T20:01:49Z">
        <w:r>
          <w:rPr>
            <w:rFonts w:ascii="SimSun" w:hAnsi="SimSun"/>
            <w:szCs w:val="36"/>
          </w:rPr>
          <w:fldChar w:fldCharType="begin"/>
        </w:r>
      </w:del>
      <w:del w:id="220" w:author="sc" w:date="2018-08-02T20:01:49Z">
        <w:r>
          <w:rPr>
            <w:rFonts w:ascii="SimSun" w:hAnsi="SimSun"/>
            <w:szCs w:val="36"/>
          </w:rPr>
          <w:delInstrText xml:space="preserve"> HYPERLINK \l _Toc534150208 </w:delInstrText>
        </w:r>
      </w:del>
      <w:del w:id="221" w:author="sc" w:date="2018-08-02T20:01:49Z">
        <w:r>
          <w:rPr>
            <w:rFonts w:ascii="SimSun" w:hAnsi="SimSun"/>
            <w:szCs w:val="36"/>
          </w:rPr>
          <w:fldChar w:fldCharType="separate"/>
        </w:r>
      </w:del>
      <w:del w:id="222" w:author="sc" w:date="2018-08-02T20:01:49Z">
        <w:r>
          <w:rPr/>
          <w:delText xml:space="preserve">2.4 </w:delText>
        </w:r>
      </w:del>
      <w:del w:id="223" w:author="sc" w:date="2018-08-02T20:01:49Z">
        <w:r>
          <w:rPr>
            <w:rFonts w:hint="eastAsia"/>
          </w:rPr>
          <w:delText>代码格式</w:delText>
        </w:r>
      </w:del>
      <w:del w:id="224" w:author="sc" w:date="2018-08-02T20:01:49Z">
        <w:r>
          <w:rPr/>
          <w:tab/>
        </w:r>
      </w:del>
      <w:del w:id="225" w:author="sc" w:date="2018-08-02T20:01:49Z">
        <w:r>
          <w:rPr/>
          <w:fldChar w:fldCharType="begin"/>
        </w:r>
      </w:del>
      <w:del w:id="226" w:author="sc" w:date="2018-08-02T20:01:49Z">
        <w:r>
          <w:rPr/>
          <w:delInstrText xml:space="preserve"> PAGEREF _Toc534150208 </w:delInstrText>
        </w:r>
      </w:del>
      <w:del w:id="227" w:author="sc" w:date="2018-08-02T20:01:49Z">
        <w:r>
          <w:rPr/>
          <w:fldChar w:fldCharType="separate"/>
        </w:r>
      </w:del>
      <w:del w:id="228" w:author="sc" w:date="2018-08-02T20:01:49Z">
        <w:r>
          <w:rPr/>
          <w:delText>19</w:delText>
        </w:r>
      </w:del>
      <w:del w:id="229" w:author="sc" w:date="2018-08-02T20:01:49Z">
        <w:r>
          <w:rPr/>
          <w:fldChar w:fldCharType="end"/>
        </w:r>
      </w:del>
      <w:del w:id="230" w:author="sc" w:date="2018-08-02T20:01:49Z">
        <w:r>
          <w:rPr>
            <w:rFonts w:ascii="SimSun" w:hAnsi="SimSun"/>
            <w:szCs w:val="36"/>
          </w:rPr>
          <w:fldChar w:fldCharType="end"/>
        </w:r>
      </w:del>
    </w:p>
    <w:p>
      <w:pPr>
        <w:pStyle w:val="22"/>
        <w:tabs>
          <w:tab w:val="right" w:leader="dot" w:pos="8306"/>
        </w:tabs>
        <w:rPr>
          <w:del w:id="231" w:author="sc" w:date="2018-08-02T20:01:49Z"/>
        </w:rPr>
      </w:pPr>
      <w:del w:id="232" w:author="sc" w:date="2018-08-02T20:01:49Z">
        <w:r>
          <w:rPr>
            <w:rFonts w:ascii="SimSun" w:hAnsi="SimSun"/>
            <w:szCs w:val="36"/>
          </w:rPr>
          <w:fldChar w:fldCharType="begin"/>
        </w:r>
      </w:del>
      <w:del w:id="233" w:author="sc" w:date="2018-08-02T20:01:49Z">
        <w:r>
          <w:rPr>
            <w:rFonts w:ascii="SimSun" w:hAnsi="SimSun"/>
            <w:szCs w:val="36"/>
          </w:rPr>
          <w:delInstrText xml:space="preserve"> HYPERLINK \l _Toc1220462806 </w:delInstrText>
        </w:r>
      </w:del>
      <w:del w:id="234" w:author="sc" w:date="2018-08-02T20:01:49Z">
        <w:r>
          <w:rPr>
            <w:rFonts w:ascii="SimSun" w:hAnsi="SimSun"/>
            <w:szCs w:val="36"/>
          </w:rPr>
          <w:fldChar w:fldCharType="separate"/>
        </w:r>
      </w:del>
      <w:del w:id="235" w:author="sc" w:date="2018-08-02T20:01:49Z">
        <w:r>
          <w:rPr/>
          <w:delText xml:space="preserve">2.5 </w:delText>
        </w:r>
      </w:del>
      <w:del w:id="236" w:author="sc" w:date="2018-08-02T20:01:49Z">
        <w:r>
          <w:rPr>
            <w:rFonts w:hint="eastAsia"/>
          </w:rPr>
          <w:delText>OOP规约</w:delText>
        </w:r>
      </w:del>
      <w:del w:id="237" w:author="sc" w:date="2018-08-02T20:01:49Z">
        <w:r>
          <w:rPr/>
          <w:tab/>
        </w:r>
      </w:del>
      <w:del w:id="238" w:author="sc" w:date="2018-08-02T20:01:49Z">
        <w:r>
          <w:rPr/>
          <w:fldChar w:fldCharType="begin"/>
        </w:r>
      </w:del>
      <w:del w:id="239" w:author="sc" w:date="2018-08-02T20:01:49Z">
        <w:r>
          <w:rPr/>
          <w:delInstrText xml:space="preserve"> PAGEREF _Toc1220462806 </w:delInstrText>
        </w:r>
      </w:del>
      <w:del w:id="240" w:author="sc" w:date="2018-08-02T20:01:49Z">
        <w:r>
          <w:rPr/>
          <w:fldChar w:fldCharType="separate"/>
        </w:r>
      </w:del>
      <w:del w:id="241" w:author="sc" w:date="2018-08-02T20:01:49Z">
        <w:r>
          <w:rPr/>
          <w:delText>21</w:delText>
        </w:r>
      </w:del>
      <w:del w:id="242" w:author="sc" w:date="2018-08-02T20:01:49Z">
        <w:r>
          <w:rPr/>
          <w:fldChar w:fldCharType="end"/>
        </w:r>
      </w:del>
      <w:del w:id="243" w:author="sc" w:date="2018-08-02T20:01:49Z">
        <w:r>
          <w:rPr>
            <w:rFonts w:ascii="SimSun" w:hAnsi="SimSun"/>
            <w:szCs w:val="36"/>
          </w:rPr>
          <w:fldChar w:fldCharType="end"/>
        </w:r>
      </w:del>
    </w:p>
    <w:p>
      <w:pPr>
        <w:pStyle w:val="22"/>
        <w:tabs>
          <w:tab w:val="right" w:leader="dot" w:pos="8306"/>
        </w:tabs>
        <w:rPr>
          <w:del w:id="244" w:author="sc" w:date="2018-08-02T20:01:49Z"/>
        </w:rPr>
      </w:pPr>
      <w:del w:id="245" w:author="sc" w:date="2018-08-02T20:01:49Z">
        <w:r>
          <w:rPr>
            <w:rFonts w:ascii="SimSun" w:hAnsi="SimSun"/>
            <w:szCs w:val="36"/>
          </w:rPr>
          <w:fldChar w:fldCharType="begin"/>
        </w:r>
      </w:del>
      <w:del w:id="246" w:author="sc" w:date="2018-08-02T20:01:49Z">
        <w:r>
          <w:rPr>
            <w:rFonts w:ascii="SimSun" w:hAnsi="SimSun"/>
            <w:szCs w:val="36"/>
          </w:rPr>
          <w:delInstrText xml:space="preserve"> HYPERLINK \l _Toc979527090 </w:delInstrText>
        </w:r>
      </w:del>
      <w:del w:id="247" w:author="sc" w:date="2018-08-02T20:01:49Z">
        <w:r>
          <w:rPr>
            <w:rFonts w:ascii="SimSun" w:hAnsi="SimSun"/>
            <w:szCs w:val="36"/>
          </w:rPr>
          <w:fldChar w:fldCharType="separate"/>
        </w:r>
      </w:del>
      <w:del w:id="248" w:author="sc" w:date="2018-08-02T20:01:49Z">
        <w:r>
          <w:rPr/>
          <w:delText xml:space="preserve">2.6 </w:delText>
        </w:r>
      </w:del>
      <w:del w:id="249" w:author="sc" w:date="2018-08-02T20:01:49Z">
        <w:r>
          <w:rPr>
            <w:rFonts w:hint="eastAsia"/>
          </w:rPr>
          <w:delText>集合处理</w:delText>
        </w:r>
      </w:del>
      <w:del w:id="250" w:author="sc" w:date="2018-08-02T20:01:49Z">
        <w:r>
          <w:rPr/>
          <w:tab/>
        </w:r>
      </w:del>
      <w:del w:id="251" w:author="sc" w:date="2018-08-02T20:01:49Z">
        <w:r>
          <w:rPr/>
          <w:fldChar w:fldCharType="begin"/>
        </w:r>
      </w:del>
      <w:del w:id="252" w:author="sc" w:date="2018-08-02T20:01:49Z">
        <w:r>
          <w:rPr/>
          <w:delInstrText xml:space="preserve"> PAGEREF _Toc979527090 </w:delInstrText>
        </w:r>
      </w:del>
      <w:del w:id="253" w:author="sc" w:date="2018-08-02T20:01:49Z">
        <w:r>
          <w:rPr/>
          <w:fldChar w:fldCharType="separate"/>
        </w:r>
      </w:del>
      <w:del w:id="254" w:author="sc" w:date="2018-08-02T20:01:49Z">
        <w:r>
          <w:rPr/>
          <w:delText>24</w:delText>
        </w:r>
      </w:del>
      <w:del w:id="255" w:author="sc" w:date="2018-08-02T20:01:49Z">
        <w:r>
          <w:rPr/>
          <w:fldChar w:fldCharType="end"/>
        </w:r>
      </w:del>
      <w:del w:id="256" w:author="sc" w:date="2018-08-02T20:01:49Z">
        <w:r>
          <w:rPr>
            <w:rFonts w:ascii="SimSun" w:hAnsi="SimSun"/>
            <w:szCs w:val="36"/>
          </w:rPr>
          <w:fldChar w:fldCharType="end"/>
        </w:r>
      </w:del>
    </w:p>
    <w:p>
      <w:pPr>
        <w:pStyle w:val="22"/>
        <w:tabs>
          <w:tab w:val="right" w:leader="dot" w:pos="8306"/>
        </w:tabs>
        <w:rPr>
          <w:del w:id="257" w:author="sc" w:date="2018-08-02T20:01:49Z"/>
        </w:rPr>
      </w:pPr>
      <w:del w:id="258" w:author="sc" w:date="2018-08-02T20:01:49Z">
        <w:r>
          <w:rPr>
            <w:rFonts w:ascii="SimSun" w:hAnsi="SimSun"/>
            <w:szCs w:val="36"/>
          </w:rPr>
          <w:fldChar w:fldCharType="begin"/>
        </w:r>
      </w:del>
      <w:del w:id="259" w:author="sc" w:date="2018-08-02T20:01:49Z">
        <w:r>
          <w:rPr>
            <w:rFonts w:ascii="SimSun" w:hAnsi="SimSun"/>
            <w:szCs w:val="36"/>
          </w:rPr>
          <w:delInstrText xml:space="preserve"> HYPERLINK \l _Toc1171989573 </w:delInstrText>
        </w:r>
      </w:del>
      <w:del w:id="260" w:author="sc" w:date="2018-08-02T20:01:49Z">
        <w:r>
          <w:rPr>
            <w:rFonts w:ascii="SimSun" w:hAnsi="SimSun"/>
            <w:szCs w:val="36"/>
          </w:rPr>
          <w:fldChar w:fldCharType="separate"/>
        </w:r>
      </w:del>
      <w:del w:id="261" w:author="sc" w:date="2018-08-02T20:01:49Z">
        <w:r>
          <w:rPr/>
          <w:delText xml:space="preserve">2.7 </w:delText>
        </w:r>
      </w:del>
      <w:del w:id="262" w:author="sc" w:date="2018-08-02T20:01:49Z">
        <w:r>
          <w:rPr>
            <w:rFonts w:hint="eastAsia"/>
          </w:rPr>
          <w:delText>并发处理</w:delText>
        </w:r>
      </w:del>
      <w:del w:id="263" w:author="sc" w:date="2018-08-02T20:01:49Z">
        <w:r>
          <w:rPr/>
          <w:tab/>
        </w:r>
      </w:del>
      <w:del w:id="264" w:author="sc" w:date="2018-08-02T20:01:49Z">
        <w:r>
          <w:rPr/>
          <w:fldChar w:fldCharType="begin"/>
        </w:r>
      </w:del>
      <w:del w:id="265" w:author="sc" w:date="2018-08-02T20:01:49Z">
        <w:r>
          <w:rPr/>
          <w:delInstrText xml:space="preserve"> PAGEREF _Toc1171989573 </w:delInstrText>
        </w:r>
      </w:del>
      <w:del w:id="266" w:author="sc" w:date="2018-08-02T20:01:49Z">
        <w:r>
          <w:rPr/>
          <w:fldChar w:fldCharType="separate"/>
        </w:r>
      </w:del>
      <w:del w:id="267" w:author="sc" w:date="2018-08-02T20:01:49Z">
        <w:r>
          <w:rPr/>
          <w:delText>26</w:delText>
        </w:r>
      </w:del>
      <w:del w:id="268" w:author="sc" w:date="2018-08-02T20:01:49Z">
        <w:r>
          <w:rPr/>
          <w:fldChar w:fldCharType="end"/>
        </w:r>
      </w:del>
      <w:del w:id="269" w:author="sc" w:date="2018-08-02T20:01:49Z">
        <w:r>
          <w:rPr>
            <w:rFonts w:ascii="SimSun" w:hAnsi="SimSun"/>
            <w:szCs w:val="36"/>
          </w:rPr>
          <w:fldChar w:fldCharType="end"/>
        </w:r>
      </w:del>
    </w:p>
    <w:p>
      <w:pPr>
        <w:pStyle w:val="22"/>
        <w:tabs>
          <w:tab w:val="right" w:leader="dot" w:pos="8306"/>
        </w:tabs>
        <w:rPr>
          <w:del w:id="270" w:author="sc" w:date="2018-08-02T20:01:49Z"/>
        </w:rPr>
      </w:pPr>
      <w:del w:id="271" w:author="sc" w:date="2018-08-02T20:01:49Z">
        <w:r>
          <w:rPr>
            <w:rFonts w:ascii="SimSun" w:hAnsi="SimSun"/>
            <w:szCs w:val="36"/>
          </w:rPr>
          <w:fldChar w:fldCharType="begin"/>
        </w:r>
      </w:del>
      <w:del w:id="272" w:author="sc" w:date="2018-08-02T20:01:49Z">
        <w:r>
          <w:rPr>
            <w:rFonts w:ascii="SimSun" w:hAnsi="SimSun"/>
            <w:szCs w:val="36"/>
          </w:rPr>
          <w:delInstrText xml:space="preserve"> HYPERLINK \l _Toc308666058 </w:delInstrText>
        </w:r>
      </w:del>
      <w:del w:id="273" w:author="sc" w:date="2018-08-02T20:01:49Z">
        <w:r>
          <w:rPr>
            <w:rFonts w:ascii="SimSun" w:hAnsi="SimSun"/>
            <w:szCs w:val="36"/>
          </w:rPr>
          <w:fldChar w:fldCharType="separate"/>
        </w:r>
      </w:del>
      <w:del w:id="274" w:author="sc" w:date="2018-08-02T20:01:49Z">
        <w:r>
          <w:rPr/>
          <w:delText xml:space="preserve">2.8 </w:delText>
        </w:r>
      </w:del>
      <w:del w:id="275" w:author="sc" w:date="2018-08-02T20:01:49Z">
        <w:r>
          <w:rPr>
            <w:rFonts w:hint="eastAsia"/>
          </w:rPr>
          <w:delText>控制语句</w:delText>
        </w:r>
      </w:del>
      <w:del w:id="276" w:author="sc" w:date="2018-08-02T20:01:49Z">
        <w:r>
          <w:rPr/>
          <w:tab/>
        </w:r>
      </w:del>
      <w:del w:id="277" w:author="sc" w:date="2018-08-02T20:01:49Z">
        <w:r>
          <w:rPr/>
          <w:fldChar w:fldCharType="begin"/>
        </w:r>
      </w:del>
      <w:del w:id="278" w:author="sc" w:date="2018-08-02T20:01:49Z">
        <w:r>
          <w:rPr/>
          <w:delInstrText xml:space="preserve"> PAGEREF _Toc308666058 </w:delInstrText>
        </w:r>
      </w:del>
      <w:del w:id="279" w:author="sc" w:date="2018-08-02T20:01:49Z">
        <w:r>
          <w:rPr/>
          <w:fldChar w:fldCharType="separate"/>
        </w:r>
      </w:del>
      <w:del w:id="280" w:author="sc" w:date="2018-08-02T20:01:49Z">
        <w:r>
          <w:rPr/>
          <w:delText>30</w:delText>
        </w:r>
      </w:del>
      <w:del w:id="281" w:author="sc" w:date="2018-08-02T20:01:49Z">
        <w:r>
          <w:rPr/>
          <w:fldChar w:fldCharType="end"/>
        </w:r>
      </w:del>
      <w:del w:id="282" w:author="sc" w:date="2018-08-02T20:01:49Z">
        <w:r>
          <w:rPr>
            <w:rFonts w:ascii="SimSun" w:hAnsi="SimSun"/>
            <w:szCs w:val="36"/>
          </w:rPr>
          <w:fldChar w:fldCharType="end"/>
        </w:r>
      </w:del>
    </w:p>
    <w:p>
      <w:pPr>
        <w:pStyle w:val="22"/>
        <w:tabs>
          <w:tab w:val="right" w:leader="dot" w:pos="8306"/>
        </w:tabs>
        <w:rPr>
          <w:del w:id="283" w:author="sc" w:date="2018-08-02T20:01:49Z"/>
        </w:rPr>
      </w:pPr>
      <w:del w:id="284" w:author="sc" w:date="2018-08-02T20:01:49Z">
        <w:r>
          <w:rPr>
            <w:rFonts w:ascii="SimSun" w:hAnsi="SimSun"/>
            <w:szCs w:val="36"/>
          </w:rPr>
          <w:fldChar w:fldCharType="begin"/>
        </w:r>
      </w:del>
      <w:del w:id="285" w:author="sc" w:date="2018-08-02T20:01:49Z">
        <w:r>
          <w:rPr>
            <w:rFonts w:ascii="SimSun" w:hAnsi="SimSun"/>
            <w:szCs w:val="36"/>
          </w:rPr>
          <w:delInstrText xml:space="preserve"> HYPERLINK \l _Toc999104368 </w:delInstrText>
        </w:r>
      </w:del>
      <w:del w:id="286" w:author="sc" w:date="2018-08-02T20:01:49Z">
        <w:r>
          <w:rPr>
            <w:rFonts w:ascii="SimSun" w:hAnsi="SimSun"/>
            <w:szCs w:val="36"/>
          </w:rPr>
          <w:fldChar w:fldCharType="separate"/>
        </w:r>
      </w:del>
      <w:del w:id="287" w:author="sc" w:date="2018-08-02T20:01:49Z">
        <w:r>
          <w:rPr/>
          <w:delText xml:space="preserve">2.9 </w:delText>
        </w:r>
      </w:del>
      <w:del w:id="288" w:author="sc" w:date="2018-08-02T20:01:49Z">
        <w:r>
          <w:rPr>
            <w:rFonts w:hint="eastAsia"/>
          </w:rPr>
          <w:delText>注释规范</w:delText>
        </w:r>
      </w:del>
      <w:del w:id="289" w:author="sc" w:date="2018-08-02T20:01:49Z">
        <w:r>
          <w:rPr/>
          <w:tab/>
        </w:r>
      </w:del>
      <w:del w:id="290" w:author="sc" w:date="2018-08-02T20:01:49Z">
        <w:r>
          <w:rPr/>
          <w:fldChar w:fldCharType="begin"/>
        </w:r>
      </w:del>
      <w:del w:id="291" w:author="sc" w:date="2018-08-02T20:01:49Z">
        <w:r>
          <w:rPr/>
          <w:delInstrText xml:space="preserve"> PAGEREF _Toc999104368 </w:delInstrText>
        </w:r>
      </w:del>
      <w:del w:id="292" w:author="sc" w:date="2018-08-02T20:01:49Z">
        <w:r>
          <w:rPr/>
          <w:fldChar w:fldCharType="separate"/>
        </w:r>
      </w:del>
      <w:del w:id="293" w:author="sc" w:date="2018-08-02T20:01:49Z">
        <w:r>
          <w:rPr/>
          <w:delText>31</w:delText>
        </w:r>
      </w:del>
      <w:del w:id="294" w:author="sc" w:date="2018-08-02T20:01:49Z">
        <w:r>
          <w:rPr/>
          <w:fldChar w:fldCharType="end"/>
        </w:r>
      </w:del>
      <w:del w:id="295" w:author="sc" w:date="2018-08-02T20:01:49Z">
        <w:r>
          <w:rPr>
            <w:rFonts w:ascii="SimSun" w:hAnsi="SimSun"/>
            <w:szCs w:val="36"/>
          </w:rPr>
          <w:fldChar w:fldCharType="end"/>
        </w:r>
      </w:del>
    </w:p>
    <w:p>
      <w:pPr>
        <w:pStyle w:val="23"/>
        <w:tabs>
          <w:tab w:val="right" w:leader="dot" w:pos="8306"/>
        </w:tabs>
        <w:rPr>
          <w:del w:id="296" w:author="sc" w:date="2018-08-02T20:01:49Z"/>
        </w:rPr>
      </w:pPr>
      <w:del w:id="297" w:author="sc" w:date="2018-08-02T20:01:49Z">
        <w:r>
          <w:rPr>
            <w:rFonts w:ascii="SimSun" w:hAnsi="SimSun"/>
            <w:szCs w:val="36"/>
          </w:rPr>
          <w:fldChar w:fldCharType="begin"/>
        </w:r>
      </w:del>
      <w:del w:id="298" w:author="sc" w:date="2018-08-02T20:01:49Z">
        <w:r>
          <w:rPr>
            <w:rFonts w:ascii="SimSun" w:hAnsi="SimSun"/>
            <w:szCs w:val="36"/>
          </w:rPr>
          <w:delInstrText xml:space="preserve"> HYPERLINK \l _Toc1589826862 </w:delInstrText>
        </w:r>
      </w:del>
      <w:del w:id="299" w:author="sc" w:date="2018-08-02T20:01:49Z">
        <w:r>
          <w:rPr>
            <w:rFonts w:ascii="SimSun" w:hAnsi="SimSun"/>
            <w:szCs w:val="36"/>
          </w:rPr>
          <w:fldChar w:fldCharType="separate"/>
        </w:r>
      </w:del>
      <w:del w:id="300" w:author="sc" w:date="2018-08-02T20:01:49Z">
        <w:r>
          <w:rPr/>
          <w:delText xml:space="preserve">2.9.1 </w:delText>
        </w:r>
      </w:del>
      <w:del w:id="301" w:author="sc" w:date="2018-08-02T20:01:49Z">
        <w:r>
          <w:rPr>
            <w:rFonts w:hint="eastAsia"/>
          </w:rPr>
          <w:delText>通用规范</w:delText>
        </w:r>
      </w:del>
      <w:del w:id="302" w:author="sc" w:date="2018-08-02T20:01:49Z">
        <w:r>
          <w:rPr/>
          <w:tab/>
        </w:r>
      </w:del>
      <w:del w:id="303" w:author="sc" w:date="2018-08-02T20:01:49Z">
        <w:r>
          <w:rPr/>
          <w:fldChar w:fldCharType="begin"/>
        </w:r>
      </w:del>
      <w:del w:id="304" w:author="sc" w:date="2018-08-02T20:01:49Z">
        <w:r>
          <w:rPr/>
          <w:delInstrText xml:space="preserve"> PAGEREF _Toc1589826862 </w:delInstrText>
        </w:r>
      </w:del>
      <w:del w:id="305" w:author="sc" w:date="2018-08-02T20:01:49Z">
        <w:r>
          <w:rPr/>
          <w:fldChar w:fldCharType="separate"/>
        </w:r>
      </w:del>
      <w:del w:id="306" w:author="sc" w:date="2018-08-02T20:01:49Z">
        <w:r>
          <w:rPr/>
          <w:delText>31</w:delText>
        </w:r>
      </w:del>
      <w:del w:id="307" w:author="sc" w:date="2018-08-02T20:01:49Z">
        <w:r>
          <w:rPr/>
          <w:fldChar w:fldCharType="end"/>
        </w:r>
      </w:del>
      <w:del w:id="308" w:author="sc" w:date="2018-08-02T20:01:49Z">
        <w:r>
          <w:rPr>
            <w:rFonts w:ascii="SimSun" w:hAnsi="SimSun"/>
            <w:szCs w:val="36"/>
          </w:rPr>
          <w:fldChar w:fldCharType="end"/>
        </w:r>
      </w:del>
    </w:p>
    <w:p>
      <w:pPr>
        <w:pStyle w:val="23"/>
        <w:tabs>
          <w:tab w:val="right" w:leader="dot" w:pos="8306"/>
        </w:tabs>
        <w:rPr>
          <w:del w:id="309" w:author="sc" w:date="2018-08-02T20:01:49Z"/>
        </w:rPr>
      </w:pPr>
      <w:del w:id="310" w:author="sc" w:date="2018-08-02T20:01:49Z">
        <w:r>
          <w:rPr>
            <w:rFonts w:ascii="SimSun" w:hAnsi="SimSun"/>
            <w:szCs w:val="36"/>
          </w:rPr>
          <w:fldChar w:fldCharType="begin"/>
        </w:r>
      </w:del>
      <w:del w:id="311" w:author="sc" w:date="2018-08-02T20:01:49Z">
        <w:r>
          <w:rPr>
            <w:rFonts w:ascii="SimSun" w:hAnsi="SimSun"/>
            <w:szCs w:val="36"/>
          </w:rPr>
          <w:delInstrText xml:space="preserve"> HYPERLINK \l _Toc1555408323 </w:delInstrText>
        </w:r>
      </w:del>
      <w:del w:id="312" w:author="sc" w:date="2018-08-02T20:01:49Z">
        <w:r>
          <w:rPr>
            <w:rFonts w:ascii="SimSun" w:hAnsi="SimSun"/>
            <w:szCs w:val="36"/>
          </w:rPr>
          <w:fldChar w:fldCharType="separate"/>
        </w:r>
      </w:del>
      <w:del w:id="313" w:author="sc" w:date="2018-08-02T20:01:49Z">
        <w:r>
          <w:rPr/>
          <w:delText xml:space="preserve">2.9.2 </w:delText>
        </w:r>
      </w:del>
      <w:del w:id="314" w:author="sc" w:date="2018-08-02T20:01:49Z">
        <w:r>
          <w:rPr>
            <w:rFonts w:hint="eastAsia"/>
          </w:rPr>
          <w:delText>class注释</w:delText>
        </w:r>
      </w:del>
      <w:del w:id="315" w:author="sc" w:date="2018-08-02T20:01:49Z">
        <w:r>
          <w:rPr/>
          <w:tab/>
        </w:r>
      </w:del>
      <w:del w:id="316" w:author="sc" w:date="2018-08-02T20:01:49Z">
        <w:r>
          <w:rPr/>
          <w:fldChar w:fldCharType="begin"/>
        </w:r>
      </w:del>
      <w:del w:id="317" w:author="sc" w:date="2018-08-02T20:01:49Z">
        <w:r>
          <w:rPr/>
          <w:delInstrText xml:space="preserve"> PAGEREF _Toc1555408323 </w:delInstrText>
        </w:r>
      </w:del>
      <w:del w:id="318" w:author="sc" w:date="2018-08-02T20:01:49Z">
        <w:r>
          <w:rPr/>
          <w:fldChar w:fldCharType="separate"/>
        </w:r>
      </w:del>
      <w:del w:id="319" w:author="sc" w:date="2018-08-02T20:01:49Z">
        <w:r>
          <w:rPr/>
          <w:delText>33</w:delText>
        </w:r>
      </w:del>
      <w:del w:id="320" w:author="sc" w:date="2018-08-02T20:01:49Z">
        <w:r>
          <w:rPr/>
          <w:fldChar w:fldCharType="end"/>
        </w:r>
      </w:del>
      <w:del w:id="321" w:author="sc" w:date="2018-08-02T20:01:49Z">
        <w:r>
          <w:rPr>
            <w:rFonts w:ascii="SimSun" w:hAnsi="SimSun"/>
            <w:szCs w:val="36"/>
          </w:rPr>
          <w:fldChar w:fldCharType="end"/>
        </w:r>
      </w:del>
    </w:p>
    <w:p>
      <w:pPr>
        <w:pStyle w:val="23"/>
        <w:tabs>
          <w:tab w:val="right" w:leader="dot" w:pos="8306"/>
        </w:tabs>
        <w:rPr>
          <w:del w:id="322" w:author="sc" w:date="2018-08-02T20:01:49Z"/>
        </w:rPr>
      </w:pPr>
      <w:del w:id="323" w:author="sc" w:date="2018-08-02T20:01:49Z">
        <w:r>
          <w:rPr>
            <w:rFonts w:ascii="SimSun" w:hAnsi="SimSun"/>
            <w:szCs w:val="36"/>
          </w:rPr>
          <w:fldChar w:fldCharType="begin"/>
        </w:r>
      </w:del>
      <w:del w:id="324" w:author="sc" w:date="2018-08-02T20:01:49Z">
        <w:r>
          <w:rPr>
            <w:rFonts w:ascii="SimSun" w:hAnsi="SimSun"/>
            <w:szCs w:val="36"/>
          </w:rPr>
          <w:delInstrText xml:space="preserve"> HYPERLINK \l _Toc955425452 </w:delInstrText>
        </w:r>
      </w:del>
      <w:del w:id="325" w:author="sc" w:date="2018-08-02T20:01:49Z">
        <w:r>
          <w:rPr>
            <w:rFonts w:ascii="SimSun" w:hAnsi="SimSun"/>
            <w:szCs w:val="36"/>
          </w:rPr>
          <w:fldChar w:fldCharType="separate"/>
        </w:r>
      </w:del>
      <w:del w:id="326" w:author="sc" w:date="2018-08-02T20:01:49Z">
        <w:r>
          <w:rPr/>
          <w:delText xml:space="preserve">2.9.3 </w:delText>
        </w:r>
      </w:del>
      <w:del w:id="327" w:author="sc" w:date="2018-08-02T20:01:49Z">
        <w:r>
          <w:rPr>
            <w:rFonts w:hint="eastAsia"/>
          </w:rPr>
          <w:delText>方法的具体注释</w:delText>
        </w:r>
      </w:del>
      <w:del w:id="328" w:author="sc" w:date="2018-08-02T20:01:49Z">
        <w:r>
          <w:rPr/>
          <w:tab/>
        </w:r>
      </w:del>
      <w:del w:id="329" w:author="sc" w:date="2018-08-02T20:01:49Z">
        <w:r>
          <w:rPr/>
          <w:fldChar w:fldCharType="begin"/>
        </w:r>
      </w:del>
      <w:del w:id="330" w:author="sc" w:date="2018-08-02T20:01:49Z">
        <w:r>
          <w:rPr/>
          <w:delInstrText xml:space="preserve"> PAGEREF _Toc955425452 </w:delInstrText>
        </w:r>
      </w:del>
      <w:del w:id="331" w:author="sc" w:date="2018-08-02T20:01:49Z">
        <w:r>
          <w:rPr/>
          <w:fldChar w:fldCharType="separate"/>
        </w:r>
      </w:del>
      <w:del w:id="332" w:author="sc" w:date="2018-08-02T20:01:49Z">
        <w:r>
          <w:rPr/>
          <w:delText>33</w:delText>
        </w:r>
      </w:del>
      <w:del w:id="333" w:author="sc" w:date="2018-08-02T20:01:49Z">
        <w:r>
          <w:rPr/>
          <w:fldChar w:fldCharType="end"/>
        </w:r>
      </w:del>
      <w:del w:id="334" w:author="sc" w:date="2018-08-02T20:01:49Z">
        <w:r>
          <w:rPr>
            <w:rFonts w:ascii="SimSun" w:hAnsi="SimSun"/>
            <w:szCs w:val="36"/>
          </w:rPr>
          <w:fldChar w:fldCharType="end"/>
        </w:r>
      </w:del>
    </w:p>
    <w:p>
      <w:pPr>
        <w:pStyle w:val="23"/>
        <w:tabs>
          <w:tab w:val="right" w:leader="dot" w:pos="8306"/>
        </w:tabs>
        <w:rPr>
          <w:del w:id="335" w:author="sc" w:date="2018-08-02T20:01:49Z"/>
        </w:rPr>
      </w:pPr>
      <w:del w:id="336" w:author="sc" w:date="2018-08-02T20:01:49Z">
        <w:r>
          <w:rPr>
            <w:rFonts w:ascii="SimSun" w:hAnsi="SimSun"/>
            <w:szCs w:val="36"/>
          </w:rPr>
          <w:fldChar w:fldCharType="begin"/>
        </w:r>
      </w:del>
      <w:del w:id="337" w:author="sc" w:date="2018-08-02T20:01:49Z">
        <w:r>
          <w:rPr>
            <w:rFonts w:ascii="SimSun" w:hAnsi="SimSun"/>
            <w:szCs w:val="36"/>
          </w:rPr>
          <w:delInstrText xml:space="preserve"> HYPERLINK \l _Toc1015049104 </w:delInstrText>
        </w:r>
      </w:del>
      <w:del w:id="338" w:author="sc" w:date="2018-08-02T20:01:49Z">
        <w:r>
          <w:rPr>
            <w:rFonts w:ascii="SimSun" w:hAnsi="SimSun"/>
            <w:szCs w:val="36"/>
          </w:rPr>
          <w:fldChar w:fldCharType="separate"/>
        </w:r>
      </w:del>
      <w:del w:id="339" w:author="sc" w:date="2018-08-02T20:01:49Z">
        <w:r>
          <w:rPr/>
          <w:delText xml:space="preserve">2.9.4 </w:delText>
        </w:r>
      </w:del>
      <w:del w:id="340" w:author="sc" w:date="2018-08-02T20:01:49Z">
        <w:r>
          <w:rPr>
            <w:rFonts w:hint="eastAsia"/>
          </w:rPr>
          <w:delText>sql mapper 注释</w:delText>
        </w:r>
      </w:del>
      <w:del w:id="341" w:author="sc" w:date="2018-08-02T20:01:49Z">
        <w:r>
          <w:rPr/>
          <w:tab/>
        </w:r>
      </w:del>
      <w:del w:id="342" w:author="sc" w:date="2018-08-02T20:01:49Z">
        <w:r>
          <w:rPr/>
          <w:fldChar w:fldCharType="begin"/>
        </w:r>
      </w:del>
      <w:del w:id="343" w:author="sc" w:date="2018-08-02T20:01:49Z">
        <w:r>
          <w:rPr/>
          <w:delInstrText xml:space="preserve"> PAGEREF _Toc1015049104 </w:delInstrText>
        </w:r>
      </w:del>
      <w:del w:id="344" w:author="sc" w:date="2018-08-02T20:01:49Z">
        <w:r>
          <w:rPr/>
          <w:fldChar w:fldCharType="separate"/>
        </w:r>
      </w:del>
      <w:del w:id="345" w:author="sc" w:date="2018-08-02T20:01:49Z">
        <w:r>
          <w:rPr/>
          <w:delText>33</w:delText>
        </w:r>
      </w:del>
      <w:del w:id="346" w:author="sc" w:date="2018-08-02T20:01:49Z">
        <w:r>
          <w:rPr/>
          <w:fldChar w:fldCharType="end"/>
        </w:r>
      </w:del>
      <w:del w:id="347" w:author="sc" w:date="2018-08-02T20:01:49Z">
        <w:r>
          <w:rPr>
            <w:rFonts w:ascii="SimSun" w:hAnsi="SimSun"/>
            <w:szCs w:val="36"/>
          </w:rPr>
          <w:fldChar w:fldCharType="end"/>
        </w:r>
      </w:del>
    </w:p>
    <w:p>
      <w:pPr>
        <w:pStyle w:val="23"/>
        <w:tabs>
          <w:tab w:val="right" w:leader="dot" w:pos="8306"/>
        </w:tabs>
        <w:rPr>
          <w:del w:id="348" w:author="sc" w:date="2018-08-02T20:01:49Z"/>
        </w:rPr>
      </w:pPr>
      <w:del w:id="349" w:author="sc" w:date="2018-08-02T20:01:49Z">
        <w:r>
          <w:rPr>
            <w:rFonts w:ascii="SimSun" w:hAnsi="SimSun"/>
            <w:szCs w:val="36"/>
          </w:rPr>
          <w:fldChar w:fldCharType="begin"/>
        </w:r>
      </w:del>
      <w:del w:id="350" w:author="sc" w:date="2018-08-02T20:01:49Z">
        <w:r>
          <w:rPr>
            <w:rFonts w:ascii="SimSun" w:hAnsi="SimSun"/>
            <w:szCs w:val="36"/>
          </w:rPr>
          <w:delInstrText xml:space="preserve"> HYPERLINK \l _Toc151977393 </w:delInstrText>
        </w:r>
      </w:del>
      <w:del w:id="351" w:author="sc" w:date="2018-08-02T20:01:49Z">
        <w:r>
          <w:rPr>
            <w:rFonts w:ascii="SimSun" w:hAnsi="SimSun"/>
            <w:szCs w:val="36"/>
          </w:rPr>
          <w:fldChar w:fldCharType="separate"/>
        </w:r>
      </w:del>
      <w:del w:id="352" w:author="sc" w:date="2018-08-02T20:01:49Z">
        <w:r>
          <w:rPr/>
          <w:delText xml:space="preserve">2.9.5 </w:delText>
        </w:r>
      </w:del>
      <w:del w:id="353" w:author="sc" w:date="2018-08-02T20:01:49Z">
        <w:r>
          <w:rPr>
            <w:rFonts w:hint="eastAsia"/>
          </w:rPr>
          <w:delText>git提交注释</w:delText>
        </w:r>
      </w:del>
      <w:del w:id="354" w:author="sc" w:date="2018-08-02T20:01:49Z">
        <w:r>
          <w:rPr/>
          <w:tab/>
        </w:r>
      </w:del>
      <w:del w:id="355" w:author="sc" w:date="2018-08-02T20:01:49Z">
        <w:r>
          <w:rPr/>
          <w:fldChar w:fldCharType="begin"/>
        </w:r>
      </w:del>
      <w:del w:id="356" w:author="sc" w:date="2018-08-02T20:01:49Z">
        <w:r>
          <w:rPr/>
          <w:delInstrText xml:space="preserve"> PAGEREF _Toc151977393 </w:delInstrText>
        </w:r>
      </w:del>
      <w:del w:id="357" w:author="sc" w:date="2018-08-02T20:01:49Z">
        <w:r>
          <w:rPr/>
          <w:fldChar w:fldCharType="separate"/>
        </w:r>
      </w:del>
      <w:del w:id="358" w:author="sc" w:date="2018-08-02T20:01:49Z">
        <w:r>
          <w:rPr/>
          <w:delText>34</w:delText>
        </w:r>
      </w:del>
      <w:del w:id="359" w:author="sc" w:date="2018-08-02T20:01:49Z">
        <w:r>
          <w:rPr/>
          <w:fldChar w:fldCharType="end"/>
        </w:r>
      </w:del>
      <w:del w:id="360" w:author="sc" w:date="2018-08-02T20:01:49Z">
        <w:r>
          <w:rPr>
            <w:rFonts w:ascii="SimSun" w:hAnsi="SimSun"/>
            <w:szCs w:val="36"/>
          </w:rPr>
          <w:fldChar w:fldCharType="end"/>
        </w:r>
      </w:del>
    </w:p>
    <w:p>
      <w:pPr>
        <w:pStyle w:val="23"/>
        <w:tabs>
          <w:tab w:val="right" w:leader="dot" w:pos="8306"/>
        </w:tabs>
        <w:rPr>
          <w:del w:id="361" w:author="sc" w:date="2018-08-02T20:01:49Z"/>
        </w:rPr>
      </w:pPr>
      <w:del w:id="362" w:author="sc" w:date="2018-08-02T20:01:49Z">
        <w:r>
          <w:rPr>
            <w:rFonts w:ascii="SimSun" w:hAnsi="SimSun"/>
            <w:szCs w:val="36"/>
          </w:rPr>
          <w:fldChar w:fldCharType="begin"/>
        </w:r>
      </w:del>
      <w:del w:id="363" w:author="sc" w:date="2018-08-02T20:01:49Z">
        <w:r>
          <w:rPr>
            <w:rFonts w:ascii="SimSun" w:hAnsi="SimSun"/>
            <w:szCs w:val="36"/>
          </w:rPr>
          <w:delInstrText xml:space="preserve"> HYPERLINK \l _Toc1810715201 </w:delInstrText>
        </w:r>
      </w:del>
      <w:del w:id="364" w:author="sc" w:date="2018-08-02T20:01:49Z">
        <w:r>
          <w:rPr>
            <w:rFonts w:ascii="SimSun" w:hAnsi="SimSun"/>
            <w:szCs w:val="36"/>
          </w:rPr>
          <w:fldChar w:fldCharType="separate"/>
        </w:r>
      </w:del>
      <w:del w:id="365" w:author="sc" w:date="2018-08-02T20:01:49Z">
        <w:r>
          <w:rPr/>
          <w:delText xml:space="preserve">2.9.6 </w:delText>
        </w:r>
      </w:del>
      <w:del w:id="366" w:author="sc" w:date="2018-08-02T20:01:49Z">
        <w:r>
          <w:rPr>
            <w:rFonts w:hint="eastAsia"/>
          </w:rPr>
          <w:delText>Mapper.xml中自增主键的获取</w:delText>
        </w:r>
      </w:del>
      <w:del w:id="367" w:author="sc" w:date="2018-08-02T20:01:49Z">
        <w:r>
          <w:rPr/>
          <w:tab/>
        </w:r>
      </w:del>
      <w:del w:id="368" w:author="sc" w:date="2018-08-02T20:01:49Z">
        <w:r>
          <w:rPr/>
          <w:fldChar w:fldCharType="begin"/>
        </w:r>
      </w:del>
      <w:del w:id="369" w:author="sc" w:date="2018-08-02T20:01:49Z">
        <w:r>
          <w:rPr/>
          <w:delInstrText xml:space="preserve"> PAGEREF _Toc1810715201 </w:delInstrText>
        </w:r>
      </w:del>
      <w:del w:id="370" w:author="sc" w:date="2018-08-02T20:01:49Z">
        <w:r>
          <w:rPr/>
          <w:fldChar w:fldCharType="separate"/>
        </w:r>
      </w:del>
      <w:del w:id="371" w:author="sc" w:date="2018-08-02T20:01:49Z">
        <w:r>
          <w:rPr/>
          <w:delText>34</w:delText>
        </w:r>
      </w:del>
      <w:del w:id="372" w:author="sc" w:date="2018-08-02T20:01:49Z">
        <w:r>
          <w:rPr/>
          <w:fldChar w:fldCharType="end"/>
        </w:r>
      </w:del>
      <w:del w:id="373" w:author="sc" w:date="2018-08-02T20:01:49Z">
        <w:r>
          <w:rPr>
            <w:rFonts w:ascii="SimSun" w:hAnsi="SimSun"/>
            <w:szCs w:val="36"/>
          </w:rPr>
          <w:fldChar w:fldCharType="end"/>
        </w:r>
      </w:del>
    </w:p>
    <w:p>
      <w:pPr>
        <w:pStyle w:val="22"/>
        <w:tabs>
          <w:tab w:val="right" w:leader="dot" w:pos="8306"/>
        </w:tabs>
        <w:rPr>
          <w:del w:id="374" w:author="sc" w:date="2018-08-02T20:01:49Z"/>
        </w:rPr>
      </w:pPr>
      <w:del w:id="375" w:author="sc" w:date="2018-08-02T20:01:49Z">
        <w:r>
          <w:rPr>
            <w:rFonts w:ascii="SimSun" w:hAnsi="SimSun"/>
            <w:szCs w:val="36"/>
          </w:rPr>
          <w:fldChar w:fldCharType="begin"/>
        </w:r>
      </w:del>
      <w:del w:id="376" w:author="sc" w:date="2018-08-02T20:01:49Z">
        <w:r>
          <w:rPr>
            <w:rFonts w:ascii="SimSun" w:hAnsi="SimSun"/>
            <w:szCs w:val="36"/>
          </w:rPr>
          <w:delInstrText xml:space="preserve"> HYPERLINK \l _Toc1149787845 </w:delInstrText>
        </w:r>
      </w:del>
      <w:del w:id="377" w:author="sc" w:date="2018-08-02T20:01:49Z">
        <w:r>
          <w:rPr>
            <w:rFonts w:ascii="SimSun" w:hAnsi="SimSun"/>
            <w:szCs w:val="36"/>
          </w:rPr>
          <w:fldChar w:fldCharType="separate"/>
        </w:r>
      </w:del>
      <w:del w:id="378" w:author="sc" w:date="2018-08-02T20:01:49Z">
        <w:r>
          <w:rPr/>
          <w:delText xml:space="preserve">2.10 </w:delText>
        </w:r>
      </w:del>
      <w:del w:id="379" w:author="sc" w:date="2018-08-02T20:01:49Z">
        <w:r>
          <w:rPr>
            <w:rFonts w:hint="eastAsia"/>
          </w:rPr>
          <w:delText>二方库依赖</w:delText>
        </w:r>
      </w:del>
      <w:del w:id="380" w:author="sc" w:date="2018-08-02T20:01:49Z">
        <w:r>
          <w:rPr/>
          <w:tab/>
        </w:r>
      </w:del>
      <w:del w:id="381" w:author="sc" w:date="2018-08-02T20:01:49Z">
        <w:r>
          <w:rPr/>
          <w:fldChar w:fldCharType="begin"/>
        </w:r>
      </w:del>
      <w:del w:id="382" w:author="sc" w:date="2018-08-02T20:01:49Z">
        <w:r>
          <w:rPr/>
          <w:delInstrText xml:space="preserve"> PAGEREF _Toc1149787845 </w:delInstrText>
        </w:r>
      </w:del>
      <w:del w:id="383" w:author="sc" w:date="2018-08-02T20:01:49Z">
        <w:r>
          <w:rPr/>
          <w:fldChar w:fldCharType="separate"/>
        </w:r>
      </w:del>
      <w:del w:id="384" w:author="sc" w:date="2018-08-02T20:01:49Z">
        <w:r>
          <w:rPr/>
          <w:delText>34</w:delText>
        </w:r>
      </w:del>
      <w:del w:id="385" w:author="sc" w:date="2018-08-02T20:01:49Z">
        <w:r>
          <w:rPr/>
          <w:fldChar w:fldCharType="end"/>
        </w:r>
      </w:del>
      <w:del w:id="386" w:author="sc" w:date="2018-08-02T20:01:49Z">
        <w:r>
          <w:rPr>
            <w:rFonts w:ascii="SimSun" w:hAnsi="SimSun"/>
            <w:szCs w:val="36"/>
          </w:rPr>
          <w:fldChar w:fldCharType="end"/>
        </w:r>
      </w:del>
    </w:p>
    <w:p>
      <w:pPr>
        <w:pStyle w:val="22"/>
        <w:tabs>
          <w:tab w:val="right" w:leader="dot" w:pos="8306"/>
        </w:tabs>
        <w:rPr>
          <w:del w:id="387" w:author="sc" w:date="2018-08-02T20:01:49Z"/>
        </w:rPr>
      </w:pPr>
      <w:del w:id="388" w:author="sc" w:date="2018-08-02T20:01:49Z">
        <w:r>
          <w:rPr>
            <w:rFonts w:ascii="SimSun" w:hAnsi="SimSun"/>
            <w:szCs w:val="36"/>
          </w:rPr>
          <w:fldChar w:fldCharType="begin"/>
        </w:r>
      </w:del>
      <w:del w:id="389" w:author="sc" w:date="2018-08-02T20:01:49Z">
        <w:r>
          <w:rPr>
            <w:rFonts w:ascii="SimSun" w:hAnsi="SimSun"/>
            <w:szCs w:val="36"/>
          </w:rPr>
          <w:delInstrText xml:space="preserve"> HYPERLINK \l _Toc848523975 </w:delInstrText>
        </w:r>
      </w:del>
      <w:del w:id="390" w:author="sc" w:date="2018-08-02T20:01:49Z">
        <w:r>
          <w:rPr>
            <w:rFonts w:ascii="SimSun" w:hAnsi="SimSun"/>
            <w:szCs w:val="36"/>
          </w:rPr>
          <w:fldChar w:fldCharType="separate"/>
        </w:r>
      </w:del>
      <w:del w:id="391" w:author="sc" w:date="2018-08-02T20:01:49Z">
        <w:r>
          <w:rPr/>
          <w:delText xml:space="preserve">2.11 </w:delText>
        </w:r>
      </w:del>
      <w:del w:id="392" w:author="sc" w:date="2018-08-02T20:01:49Z">
        <w:r>
          <w:rPr>
            <w:rFonts w:hint="eastAsia"/>
          </w:rPr>
          <w:delText>其它</w:delText>
        </w:r>
      </w:del>
      <w:del w:id="393" w:author="sc" w:date="2018-08-02T20:01:49Z">
        <w:r>
          <w:rPr/>
          <w:tab/>
        </w:r>
      </w:del>
      <w:del w:id="394" w:author="sc" w:date="2018-08-02T20:01:49Z">
        <w:r>
          <w:rPr/>
          <w:fldChar w:fldCharType="begin"/>
        </w:r>
      </w:del>
      <w:del w:id="395" w:author="sc" w:date="2018-08-02T20:01:49Z">
        <w:r>
          <w:rPr/>
          <w:delInstrText xml:space="preserve"> PAGEREF _Toc848523975 </w:delInstrText>
        </w:r>
      </w:del>
      <w:del w:id="396" w:author="sc" w:date="2018-08-02T20:01:49Z">
        <w:r>
          <w:rPr/>
          <w:fldChar w:fldCharType="separate"/>
        </w:r>
      </w:del>
      <w:del w:id="397" w:author="sc" w:date="2018-08-02T20:01:49Z">
        <w:r>
          <w:rPr/>
          <w:delText>36</w:delText>
        </w:r>
      </w:del>
      <w:del w:id="398" w:author="sc" w:date="2018-08-02T20:01:49Z">
        <w:r>
          <w:rPr/>
          <w:fldChar w:fldCharType="end"/>
        </w:r>
      </w:del>
      <w:del w:id="399" w:author="sc" w:date="2018-08-02T20:01:49Z">
        <w:r>
          <w:rPr>
            <w:rFonts w:ascii="SimSun" w:hAnsi="SimSun"/>
            <w:szCs w:val="36"/>
          </w:rPr>
          <w:fldChar w:fldCharType="end"/>
        </w:r>
      </w:del>
    </w:p>
    <w:p>
      <w:pPr>
        <w:pStyle w:val="21"/>
        <w:tabs>
          <w:tab w:val="right" w:leader="dot" w:pos="8306"/>
        </w:tabs>
        <w:rPr>
          <w:del w:id="400" w:author="sc" w:date="2018-08-02T20:01:49Z"/>
        </w:rPr>
      </w:pPr>
      <w:del w:id="401" w:author="sc" w:date="2018-08-02T20:01:49Z">
        <w:r>
          <w:rPr>
            <w:rFonts w:ascii="SimSun" w:hAnsi="SimSun"/>
            <w:szCs w:val="36"/>
          </w:rPr>
          <w:fldChar w:fldCharType="begin"/>
        </w:r>
      </w:del>
      <w:del w:id="402" w:author="sc" w:date="2018-08-02T20:01:49Z">
        <w:r>
          <w:rPr>
            <w:rFonts w:ascii="SimSun" w:hAnsi="SimSun"/>
            <w:szCs w:val="36"/>
          </w:rPr>
          <w:delInstrText xml:space="preserve"> HYPERLINK \l _Toc850059505 </w:delInstrText>
        </w:r>
      </w:del>
      <w:del w:id="403" w:author="sc" w:date="2018-08-02T20:01:49Z">
        <w:r>
          <w:rPr>
            <w:rFonts w:ascii="SimSun" w:hAnsi="SimSun"/>
            <w:szCs w:val="36"/>
          </w:rPr>
          <w:fldChar w:fldCharType="separate"/>
        </w:r>
      </w:del>
      <w:del w:id="404" w:author="sc" w:date="2018-08-02T20:01:49Z">
        <w:r>
          <w:rPr>
            <w:shd w:val="pct10" w:fill="FFFFFF"/>
          </w:rPr>
          <w:delText xml:space="preserve">3 </w:delText>
        </w:r>
      </w:del>
      <w:del w:id="405" w:author="sc" w:date="2018-08-02T20:01:49Z">
        <w:r>
          <w:rPr>
            <w:rFonts w:hint="eastAsia"/>
          </w:rPr>
          <w:delText>配置管理</w:delText>
        </w:r>
      </w:del>
      <w:del w:id="406" w:author="sc" w:date="2018-08-02T20:01:49Z">
        <w:r>
          <w:rPr/>
          <w:tab/>
        </w:r>
      </w:del>
      <w:del w:id="407" w:author="sc" w:date="2018-08-02T20:01:49Z">
        <w:r>
          <w:rPr/>
          <w:fldChar w:fldCharType="begin"/>
        </w:r>
      </w:del>
      <w:del w:id="408" w:author="sc" w:date="2018-08-02T20:01:49Z">
        <w:r>
          <w:rPr/>
          <w:delInstrText xml:space="preserve"> PAGEREF _Toc850059505 </w:delInstrText>
        </w:r>
      </w:del>
      <w:del w:id="409" w:author="sc" w:date="2018-08-02T20:01:49Z">
        <w:r>
          <w:rPr/>
          <w:fldChar w:fldCharType="separate"/>
        </w:r>
      </w:del>
      <w:del w:id="410" w:author="sc" w:date="2018-08-02T20:01:49Z">
        <w:r>
          <w:rPr/>
          <w:delText>37</w:delText>
        </w:r>
      </w:del>
      <w:del w:id="411" w:author="sc" w:date="2018-08-02T20:01:49Z">
        <w:r>
          <w:rPr/>
          <w:fldChar w:fldCharType="end"/>
        </w:r>
      </w:del>
      <w:del w:id="412" w:author="sc" w:date="2018-08-02T20:01:49Z">
        <w:r>
          <w:rPr>
            <w:rFonts w:ascii="SimSun" w:hAnsi="SimSun"/>
            <w:szCs w:val="36"/>
          </w:rPr>
          <w:fldChar w:fldCharType="end"/>
        </w:r>
      </w:del>
    </w:p>
    <w:p>
      <w:pPr>
        <w:pStyle w:val="21"/>
        <w:tabs>
          <w:tab w:val="right" w:leader="dot" w:pos="8306"/>
        </w:tabs>
        <w:rPr>
          <w:del w:id="413" w:author="sc" w:date="2018-08-02T20:01:49Z"/>
        </w:rPr>
      </w:pPr>
      <w:del w:id="414" w:author="sc" w:date="2018-08-02T20:01:49Z">
        <w:r>
          <w:rPr>
            <w:rFonts w:ascii="SimSun" w:hAnsi="SimSun"/>
            <w:szCs w:val="36"/>
          </w:rPr>
          <w:fldChar w:fldCharType="begin"/>
        </w:r>
      </w:del>
      <w:del w:id="415" w:author="sc" w:date="2018-08-02T20:01:49Z">
        <w:r>
          <w:rPr>
            <w:rFonts w:ascii="SimSun" w:hAnsi="SimSun"/>
            <w:szCs w:val="36"/>
          </w:rPr>
          <w:delInstrText xml:space="preserve"> HYPERLINK \l _Toc2020122183 </w:delInstrText>
        </w:r>
      </w:del>
      <w:del w:id="416" w:author="sc" w:date="2018-08-02T20:01:49Z">
        <w:r>
          <w:rPr>
            <w:rFonts w:ascii="SimSun" w:hAnsi="SimSun"/>
            <w:szCs w:val="36"/>
          </w:rPr>
          <w:fldChar w:fldCharType="separate"/>
        </w:r>
      </w:del>
      <w:del w:id="417" w:author="sc" w:date="2018-08-02T20:01:49Z">
        <w:r>
          <w:rPr/>
          <w:delText xml:space="preserve">4 </w:delText>
        </w:r>
      </w:del>
      <w:del w:id="418" w:author="sc" w:date="2018-08-02T20:01:49Z">
        <w:r>
          <w:rPr>
            <w:rFonts w:hint="eastAsia"/>
          </w:rPr>
          <w:delText>事务规范</w:delText>
        </w:r>
      </w:del>
      <w:del w:id="419" w:author="sc" w:date="2018-08-02T20:01:49Z">
        <w:r>
          <w:rPr/>
          <w:tab/>
        </w:r>
      </w:del>
      <w:del w:id="420" w:author="sc" w:date="2018-08-02T20:01:49Z">
        <w:r>
          <w:rPr/>
          <w:fldChar w:fldCharType="begin"/>
        </w:r>
      </w:del>
      <w:del w:id="421" w:author="sc" w:date="2018-08-02T20:01:49Z">
        <w:r>
          <w:rPr/>
          <w:delInstrText xml:space="preserve"> PAGEREF _Toc2020122183 </w:delInstrText>
        </w:r>
      </w:del>
      <w:del w:id="422" w:author="sc" w:date="2018-08-02T20:01:49Z">
        <w:r>
          <w:rPr/>
          <w:fldChar w:fldCharType="separate"/>
        </w:r>
      </w:del>
      <w:del w:id="423" w:author="sc" w:date="2018-08-02T20:01:49Z">
        <w:r>
          <w:rPr/>
          <w:delText>38</w:delText>
        </w:r>
      </w:del>
      <w:del w:id="424" w:author="sc" w:date="2018-08-02T20:01:49Z">
        <w:r>
          <w:rPr/>
          <w:fldChar w:fldCharType="end"/>
        </w:r>
      </w:del>
      <w:del w:id="425" w:author="sc" w:date="2018-08-02T20:01:49Z">
        <w:r>
          <w:rPr>
            <w:rFonts w:ascii="SimSun" w:hAnsi="SimSun"/>
            <w:szCs w:val="36"/>
          </w:rPr>
          <w:fldChar w:fldCharType="end"/>
        </w:r>
      </w:del>
    </w:p>
    <w:p>
      <w:pPr>
        <w:pStyle w:val="22"/>
        <w:tabs>
          <w:tab w:val="right" w:leader="dot" w:pos="8306"/>
        </w:tabs>
        <w:rPr>
          <w:del w:id="426" w:author="sc" w:date="2018-08-02T20:01:49Z"/>
        </w:rPr>
      </w:pPr>
      <w:del w:id="427" w:author="sc" w:date="2018-08-02T20:01:49Z">
        <w:r>
          <w:rPr>
            <w:rFonts w:ascii="SimSun" w:hAnsi="SimSun"/>
            <w:szCs w:val="36"/>
          </w:rPr>
          <w:fldChar w:fldCharType="begin"/>
        </w:r>
      </w:del>
      <w:del w:id="428" w:author="sc" w:date="2018-08-02T20:01:49Z">
        <w:r>
          <w:rPr>
            <w:rFonts w:ascii="SimSun" w:hAnsi="SimSun"/>
            <w:szCs w:val="36"/>
          </w:rPr>
          <w:delInstrText xml:space="preserve"> HYPERLINK \l _Toc456418460 </w:delInstrText>
        </w:r>
      </w:del>
      <w:del w:id="429" w:author="sc" w:date="2018-08-02T20:01:49Z">
        <w:r>
          <w:rPr>
            <w:rFonts w:ascii="SimSun" w:hAnsi="SimSun"/>
            <w:szCs w:val="36"/>
          </w:rPr>
          <w:fldChar w:fldCharType="separate"/>
        </w:r>
      </w:del>
      <w:del w:id="430" w:author="sc" w:date="2018-08-02T20:01:49Z">
        <w:r>
          <w:rPr/>
          <w:delText xml:space="preserve">4.1 </w:delText>
        </w:r>
      </w:del>
      <w:del w:id="431" w:author="sc" w:date="2018-08-02T20:01:49Z">
        <w:r>
          <w:rPr>
            <w:bCs/>
          </w:rPr>
          <w:delText>【强制】不要对类（的所有方法）添加事务</w:delText>
        </w:r>
      </w:del>
      <w:del w:id="432" w:author="sc" w:date="2018-08-02T20:01:49Z">
        <w:r>
          <w:rPr/>
          <w:delText>。</w:delText>
        </w:r>
      </w:del>
      <w:del w:id="433" w:author="sc" w:date="2018-08-02T20:01:49Z">
        <w:r>
          <w:rPr/>
          <w:tab/>
        </w:r>
      </w:del>
      <w:del w:id="434" w:author="sc" w:date="2018-08-02T20:01:49Z">
        <w:r>
          <w:rPr/>
          <w:fldChar w:fldCharType="begin"/>
        </w:r>
      </w:del>
      <w:del w:id="435" w:author="sc" w:date="2018-08-02T20:01:49Z">
        <w:r>
          <w:rPr/>
          <w:delInstrText xml:space="preserve"> PAGEREF _Toc456418460 </w:delInstrText>
        </w:r>
      </w:del>
      <w:del w:id="436" w:author="sc" w:date="2018-08-02T20:01:49Z">
        <w:r>
          <w:rPr/>
          <w:fldChar w:fldCharType="separate"/>
        </w:r>
      </w:del>
      <w:del w:id="437" w:author="sc" w:date="2018-08-02T20:01:49Z">
        <w:r>
          <w:rPr/>
          <w:delText>38</w:delText>
        </w:r>
      </w:del>
      <w:del w:id="438" w:author="sc" w:date="2018-08-02T20:01:49Z">
        <w:r>
          <w:rPr/>
          <w:fldChar w:fldCharType="end"/>
        </w:r>
      </w:del>
      <w:del w:id="439" w:author="sc" w:date="2018-08-02T20:01:49Z">
        <w:r>
          <w:rPr>
            <w:rFonts w:ascii="SimSun" w:hAnsi="SimSun"/>
            <w:szCs w:val="36"/>
          </w:rPr>
          <w:fldChar w:fldCharType="end"/>
        </w:r>
      </w:del>
    </w:p>
    <w:p>
      <w:pPr>
        <w:pStyle w:val="22"/>
        <w:tabs>
          <w:tab w:val="right" w:leader="dot" w:pos="8306"/>
        </w:tabs>
        <w:rPr>
          <w:del w:id="440" w:author="sc" w:date="2018-08-02T20:01:49Z"/>
        </w:rPr>
      </w:pPr>
      <w:del w:id="441" w:author="sc" w:date="2018-08-02T20:01:49Z">
        <w:r>
          <w:rPr>
            <w:rFonts w:ascii="SimSun" w:hAnsi="SimSun"/>
            <w:szCs w:val="36"/>
          </w:rPr>
          <w:fldChar w:fldCharType="begin"/>
        </w:r>
      </w:del>
      <w:del w:id="442" w:author="sc" w:date="2018-08-02T20:01:49Z">
        <w:r>
          <w:rPr>
            <w:rFonts w:ascii="SimSun" w:hAnsi="SimSun"/>
            <w:szCs w:val="36"/>
          </w:rPr>
          <w:delInstrText xml:space="preserve"> HYPERLINK \l _Toc425814566 </w:delInstrText>
        </w:r>
      </w:del>
      <w:del w:id="443" w:author="sc" w:date="2018-08-02T20:01:49Z">
        <w:r>
          <w:rPr>
            <w:rFonts w:ascii="SimSun" w:hAnsi="SimSun"/>
            <w:szCs w:val="36"/>
          </w:rPr>
          <w:fldChar w:fldCharType="separate"/>
        </w:r>
      </w:del>
      <w:del w:id="444" w:author="sc" w:date="2018-08-02T20:01:49Z">
        <w:r>
          <w:rPr/>
          <w:delText>4.2 【推荐】不要总是去新启动一个事务（除非你真的需要）</w:delText>
        </w:r>
      </w:del>
      <w:del w:id="445" w:author="sc" w:date="2018-08-02T20:01:49Z">
        <w:r>
          <w:rPr/>
          <w:tab/>
        </w:r>
      </w:del>
      <w:del w:id="446" w:author="sc" w:date="2018-08-02T20:01:49Z">
        <w:r>
          <w:rPr/>
          <w:fldChar w:fldCharType="begin"/>
        </w:r>
      </w:del>
      <w:del w:id="447" w:author="sc" w:date="2018-08-02T20:01:49Z">
        <w:r>
          <w:rPr/>
          <w:delInstrText xml:space="preserve"> PAGEREF _Toc425814566 </w:delInstrText>
        </w:r>
      </w:del>
      <w:del w:id="448" w:author="sc" w:date="2018-08-02T20:01:49Z">
        <w:r>
          <w:rPr/>
          <w:fldChar w:fldCharType="separate"/>
        </w:r>
      </w:del>
      <w:del w:id="449" w:author="sc" w:date="2018-08-02T20:01:49Z">
        <w:r>
          <w:rPr/>
          <w:delText>38</w:delText>
        </w:r>
      </w:del>
      <w:del w:id="450" w:author="sc" w:date="2018-08-02T20:01:49Z">
        <w:r>
          <w:rPr/>
          <w:fldChar w:fldCharType="end"/>
        </w:r>
      </w:del>
      <w:del w:id="451" w:author="sc" w:date="2018-08-02T20:01:49Z">
        <w:r>
          <w:rPr>
            <w:rFonts w:ascii="SimSun" w:hAnsi="SimSun"/>
            <w:szCs w:val="36"/>
          </w:rPr>
          <w:fldChar w:fldCharType="end"/>
        </w:r>
      </w:del>
    </w:p>
    <w:p>
      <w:pPr>
        <w:pStyle w:val="22"/>
        <w:tabs>
          <w:tab w:val="right" w:leader="dot" w:pos="8306"/>
        </w:tabs>
        <w:rPr>
          <w:del w:id="452" w:author="sc" w:date="2018-08-02T20:01:49Z"/>
        </w:rPr>
      </w:pPr>
      <w:del w:id="453" w:author="sc" w:date="2018-08-02T20:01:49Z">
        <w:r>
          <w:rPr>
            <w:rFonts w:ascii="SimSun" w:hAnsi="SimSun"/>
            <w:szCs w:val="36"/>
          </w:rPr>
          <w:fldChar w:fldCharType="begin"/>
        </w:r>
      </w:del>
      <w:del w:id="454" w:author="sc" w:date="2018-08-02T20:01:49Z">
        <w:r>
          <w:rPr>
            <w:rFonts w:ascii="SimSun" w:hAnsi="SimSun"/>
            <w:szCs w:val="36"/>
          </w:rPr>
          <w:delInstrText xml:space="preserve"> HYPERLINK \l _Toc971354911 </w:delInstrText>
        </w:r>
      </w:del>
      <w:del w:id="455" w:author="sc" w:date="2018-08-02T20:01:49Z">
        <w:r>
          <w:rPr>
            <w:rFonts w:ascii="SimSun" w:hAnsi="SimSun"/>
            <w:szCs w:val="36"/>
          </w:rPr>
          <w:fldChar w:fldCharType="separate"/>
        </w:r>
      </w:del>
      <w:del w:id="456" w:author="sc" w:date="2018-08-02T20:01:49Z">
        <w:r>
          <w:rPr/>
          <w:delText>4.3 【强制】不得使用事务超时时间</w:delText>
        </w:r>
      </w:del>
      <w:del w:id="457" w:author="sc" w:date="2018-08-02T20:01:49Z">
        <w:r>
          <w:rPr/>
          <w:tab/>
        </w:r>
      </w:del>
      <w:del w:id="458" w:author="sc" w:date="2018-08-02T20:01:49Z">
        <w:r>
          <w:rPr/>
          <w:fldChar w:fldCharType="begin"/>
        </w:r>
      </w:del>
      <w:del w:id="459" w:author="sc" w:date="2018-08-02T20:01:49Z">
        <w:r>
          <w:rPr/>
          <w:delInstrText xml:space="preserve"> PAGEREF _Toc971354911 </w:delInstrText>
        </w:r>
      </w:del>
      <w:del w:id="460" w:author="sc" w:date="2018-08-02T20:01:49Z">
        <w:r>
          <w:rPr/>
          <w:fldChar w:fldCharType="separate"/>
        </w:r>
      </w:del>
      <w:del w:id="461" w:author="sc" w:date="2018-08-02T20:01:49Z">
        <w:r>
          <w:rPr/>
          <w:delText>38</w:delText>
        </w:r>
      </w:del>
      <w:del w:id="462" w:author="sc" w:date="2018-08-02T20:01:49Z">
        <w:r>
          <w:rPr/>
          <w:fldChar w:fldCharType="end"/>
        </w:r>
      </w:del>
      <w:del w:id="463" w:author="sc" w:date="2018-08-02T20:01:49Z">
        <w:r>
          <w:rPr>
            <w:rFonts w:ascii="SimSun" w:hAnsi="SimSun"/>
            <w:szCs w:val="36"/>
          </w:rPr>
          <w:fldChar w:fldCharType="end"/>
        </w:r>
      </w:del>
    </w:p>
    <w:p>
      <w:pPr>
        <w:pStyle w:val="22"/>
        <w:tabs>
          <w:tab w:val="right" w:leader="dot" w:pos="8306"/>
        </w:tabs>
        <w:rPr>
          <w:del w:id="464" w:author="sc" w:date="2018-08-02T20:01:49Z"/>
        </w:rPr>
      </w:pPr>
      <w:del w:id="465" w:author="sc" w:date="2018-08-02T20:01:49Z">
        <w:r>
          <w:rPr>
            <w:rFonts w:ascii="SimSun" w:hAnsi="SimSun"/>
            <w:szCs w:val="36"/>
          </w:rPr>
          <w:fldChar w:fldCharType="begin"/>
        </w:r>
      </w:del>
      <w:del w:id="466" w:author="sc" w:date="2018-08-02T20:01:49Z">
        <w:r>
          <w:rPr>
            <w:rFonts w:ascii="SimSun" w:hAnsi="SimSun"/>
            <w:szCs w:val="36"/>
          </w:rPr>
          <w:delInstrText xml:space="preserve"> HYPERLINK \l _Toc244213510 </w:delInstrText>
        </w:r>
      </w:del>
      <w:del w:id="467" w:author="sc" w:date="2018-08-02T20:01:49Z">
        <w:r>
          <w:rPr>
            <w:rFonts w:ascii="SimSun" w:hAnsi="SimSun"/>
            <w:szCs w:val="36"/>
          </w:rPr>
          <w:fldChar w:fldCharType="separate"/>
        </w:r>
      </w:del>
      <w:del w:id="468" w:author="sc" w:date="2018-08-02T20:01:49Z">
        <w:r>
          <w:rPr/>
          <w:delText>4.4 【强制】</w:delText>
        </w:r>
      </w:del>
      <w:del w:id="469" w:author="sc" w:date="2018-08-02T20:01:49Z">
        <w:r>
          <w:rPr>
            <w:rFonts w:hint="eastAsia"/>
          </w:rPr>
          <w:delText>任何时候不要去改隔离级别</w:delText>
        </w:r>
      </w:del>
      <w:del w:id="470" w:author="sc" w:date="2018-08-02T20:01:49Z">
        <w:r>
          <w:rPr/>
          <w:tab/>
        </w:r>
      </w:del>
      <w:del w:id="471" w:author="sc" w:date="2018-08-02T20:01:49Z">
        <w:r>
          <w:rPr/>
          <w:fldChar w:fldCharType="begin"/>
        </w:r>
      </w:del>
      <w:del w:id="472" w:author="sc" w:date="2018-08-02T20:01:49Z">
        <w:r>
          <w:rPr/>
          <w:delInstrText xml:space="preserve"> PAGEREF _Toc244213510 </w:delInstrText>
        </w:r>
      </w:del>
      <w:del w:id="473" w:author="sc" w:date="2018-08-02T20:01:49Z">
        <w:r>
          <w:rPr/>
          <w:fldChar w:fldCharType="separate"/>
        </w:r>
      </w:del>
      <w:del w:id="474" w:author="sc" w:date="2018-08-02T20:01:49Z">
        <w:r>
          <w:rPr/>
          <w:delText>38</w:delText>
        </w:r>
      </w:del>
      <w:del w:id="475" w:author="sc" w:date="2018-08-02T20:01:49Z">
        <w:r>
          <w:rPr/>
          <w:fldChar w:fldCharType="end"/>
        </w:r>
      </w:del>
      <w:del w:id="476" w:author="sc" w:date="2018-08-02T20:01:49Z">
        <w:r>
          <w:rPr>
            <w:rFonts w:ascii="SimSun" w:hAnsi="SimSun"/>
            <w:szCs w:val="36"/>
          </w:rPr>
          <w:fldChar w:fldCharType="end"/>
        </w:r>
      </w:del>
    </w:p>
    <w:p>
      <w:pPr>
        <w:pStyle w:val="22"/>
        <w:tabs>
          <w:tab w:val="right" w:leader="dot" w:pos="8306"/>
        </w:tabs>
        <w:rPr>
          <w:del w:id="477" w:author="sc" w:date="2018-08-02T20:01:49Z"/>
        </w:rPr>
      </w:pPr>
      <w:del w:id="478" w:author="sc" w:date="2018-08-02T20:01:49Z">
        <w:r>
          <w:rPr>
            <w:rFonts w:ascii="SimSun" w:hAnsi="SimSun"/>
            <w:szCs w:val="36"/>
          </w:rPr>
          <w:fldChar w:fldCharType="begin"/>
        </w:r>
      </w:del>
      <w:del w:id="479" w:author="sc" w:date="2018-08-02T20:01:49Z">
        <w:r>
          <w:rPr>
            <w:rFonts w:ascii="SimSun" w:hAnsi="SimSun"/>
            <w:szCs w:val="36"/>
          </w:rPr>
          <w:delInstrText xml:space="preserve"> HYPERLINK \l _Toc1736517391 </w:delInstrText>
        </w:r>
      </w:del>
      <w:del w:id="480" w:author="sc" w:date="2018-08-02T20:01:49Z">
        <w:r>
          <w:rPr>
            <w:rFonts w:ascii="SimSun" w:hAnsi="SimSun"/>
            <w:szCs w:val="36"/>
          </w:rPr>
          <w:fldChar w:fldCharType="separate"/>
        </w:r>
      </w:del>
      <w:del w:id="481" w:author="sc" w:date="2018-08-02T20:01:49Z">
        <w:r>
          <w:rPr/>
          <w:delText>4.5 【强制】</w:delText>
        </w:r>
      </w:del>
      <w:del w:id="482" w:author="sc" w:date="2018-08-02T20:01:49Z">
        <w:r>
          <w:rPr>
            <w:rFonts w:hint="default"/>
          </w:rPr>
          <w:delText>不允许使用只读事务</w:delText>
        </w:r>
      </w:del>
      <w:del w:id="483" w:author="sc" w:date="2018-08-02T20:01:49Z">
        <w:r>
          <w:rPr/>
          <w:tab/>
        </w:r>
      </w:del>
      <w:del w:id="484" w:author="sc" w:date="2018-08-02T20:01:49Z">
        <w:r>
          <w:rPr/>
          <w:fldChar w:fldCharType="begin"/>
        </w:r>
      </w:del>
      <w:del w:id="485" w:author="sc" w:date="2018-08-02T20:01:49Z">
        <w:r>
          <w:rPr/>
          <w:delInstrText xml:space="preserve"> PAGEREF _Toc1736517391 </w:delInstrText>
        </w:r>
      </w:del>
      <w:del w:id="486" w:author="sc" w:date="2018-08-02T20:01:49Z">
        <w:r>
          <w:rPr/>
          <w:fldChar w:fldCharType="separate"/>
        </w:r>
      </w:del>
      <w:del w:id="487" w:author="sc" w:date="2018-08-02T20:01:49Z">
        <w:r>
          <w:rPr/>
          <w:delText>39</w:delText>
        </w:r>
      </w:del>
      <w:del w:id="488" w:author="sc" w:date="2018-08-02T20:01:49Z">
        <w:r>
          <w:rPr/>
          <w:fldChar w:fldCharType="end"/>
        </w:r>
      </w:del>
      <w:del w:id="489" w:author="sc" w:date="2018-08-02T20:01:49Z">
        <w:r>
          <w:rPr>
            <w:rFonts w:ascii="SimSun" w:hAnsi="SimSun"/>
            <w:szCs w:val="36"/>
          </w:rPr>
          <w:fldChar w:fldCharType="end"/>
        </w:r>
      </w:del>
    </w:p>
    <w:p>
      <w:pPr>
        <w:pStyle w:val="22"/>
        <w:tabs>
          <w:tab w:val="right" w:leader="dot" w:pos="8306"/>
        </w:tabs>
        <w:rPr>
          <w:del w:id="490" w:author="sc" w:date="2018-08-02T20:01:49Z"/>
        </w:rPr>
      </w:pPr>
      <w:del w:id="491" w:author="sc" w:date="2018-08-02T20:01:49Z">
        <w:r>
          <w:rPr>
            <w:rFonts w:ascii="SimSun" w:hAnsi="SimSun"/>
            <w:szCs w:val="36"/>
          </w:rPr>
          <w:fldChar w:fldCharType="begin"/>
        </w:r>
      </w:del>
      <w:del w:id="492" w:author="sc" w:date="2018-08-02T20:01:49Z">
        <w:r>
          <w:rPr>
            <w:rFonts w:ascii="SimSun" w:hAnsi="SimSun"/>
            <w:szCs w:val="36"/>
          </w:rPr>
          <w:delInstrText xml:space="preserve"> HYPERLINK \l _Toc953516283 </w:delInstrText>
        </w:r>
      </w:del>
      <w:del w:id="493" w:author="sc" w:date="2018-08-02T20:01:49Z">
        <w:r>
          <w:rPr>
            <w:rFonts w:ascii="SimSun" w:hAnsi="SimSun"/>
            <w:szCs w:val="36"/>
          </w:rPr>
          <w:fldChar w:fldCharType="separate"/>
        </w:r>
      </w:del>
      <w:del w:id="494" w:author="sc" w:date="2018-08-02T20:01:49Z">
        <w:r>
          <w:rPr/>
          <w:delText>4.6 【强制】</w:delText>
        </w:r>
      </w:del>
      <w:del w:id="495" w:author="sc" w:date="2018-08-02T20:01:49Z">
        <w:r>
          <w:rPr>
            <w:rFonts w:hint="default"/>
          </w:rPr>
          <w:delText>严禁在事务中访问第三方</w:delText>
        </w:r>
      </w:del>
      <w:del w:id="496" w:author="sc" w:date="2018-08-02T20:01:49Z">
        <w:r>
          <w:rPr/>
          <w:tab/>
        </w:r>
      </w:del>
      <w:del w:id="497" w:author="sc" w:date="2018-08-02T20:01:49Z">
        <w:r>
          <w:rPr/>
          <w:fldChar w:fldCharType="begin"/>
        </w:r>
      </w:del>
      <w:del w:id="498" w:author="sc" w:date="2018-08-02T20:01:49Z">
        <w:r>
          <w:rPr/>
          <w:delInstrText xml:space="preserve"> PAGEREF _Toc953516283 </w:delInstrText>
        </w:r>
      </w:del>
      <w:del w:id="499" w:author="sc" w:date="2018-08-02T20:01:49Z">
        <w:r>
          <w:rPr/>
          <w:fldChar w:fldCharType="separate"/>
        </w:r>
      </w:del>
      <w:del w:id="500" w:author="sc" w:date="2018-08-02T20:01:49Z">
        <w:r>
          <w:rPr/>
          <w:delText>39</w:delText>
        </w:r>
      </w:del>
      <w:del w:id="501" w:author="sc" w:date="2018-08-02T20:01:49Z">
        <w:r>
          <w:rPr/>
          <w:fldChar w:fldCharType="end"/>
        </w:r>
      </w:del>
      <w:del w:id="502" w:author="sc" w:date="2018-08-02T20:01:49Z">
        <w:r>
          <w:rPr>
            <w:rFonts w:ascii="SimSun" w:hAnsi="SimSun"/>
            <w:szCs w:val="36"/>
          </w:rPr>
          <w:fldChar w:fldCharType="end"/>
        </w:r>
      </w:del>
    </w:p>
    <w:p>
      <w:pPr>
        <w:pStyle w:val="22"/>
        <w:tabs>
          <w:tab w:val="right" w:leader="dot" w:pos="8306"/>
        </w:tabs>
        <w:rPr>
          <w:del w:id="503" w:author="sc" w:date="2018-08-02T20:01:49Z"/>
        </w:rPr>
      </w:pPr>
      <w:del w:id="504" w:author="sc" w:date="2018-08-02T20:01:49Z">
        <w:r>
          <w:rPr>
            <w:rFonts w:ascii="SimSun" w:hAnsi="SimSun"/>
            <w:szCs w:val="36"/>
          </w:rPr>
          <w:fldChar w:fldCharType="begin"/>
        </w:r>
      </w:del>
      <w:del w:id="505" w:author="sc" w:date="2018-08-02T20:01:49Z">
        <w:r>
          <w:rPr>
            <w:rFonts w:ascii="SimSun" w:hAnsi="SimSun"/>
            <w:szCs w:val="36"/>
          </w:rPr>
          <w:delInstrText xml:space="preserve"> HYPERLINK \l _Toc1574271134 </w:delInstrText>
        </w:r>
      </w:del>
      <w:del w:id="506" w:author="sc" w:date="2018-08-02T20:01:49Z">
        <w:r>
          <w:rPr>
            <w:rFonts w:ascii="SimSun" w:hAnsi="SimSun"/>
            <w:szCs w:val="36"/>
          </w:rPr>
          <w:fldChar w:fldCharType="separate"/>
        </w:r>
      </w:del>
      <w:del w:id="507" w:author="sc" w:date="2018-08-02T20:01:49Z">
        <w:r>
          <w:rPr/>
          <w:delText>4.7 【推荐】</w:delText>
        </w:r>
      </w:del>
      <w:del w:id="508" w:author="sc" w:date="2018-08-02T20:01:49Z">
        <w:r>
          <w:rPr>
            <w:rFonts w:hint="default"/>
          </w:rPr>
          <w:delText>事务下沉</w:delText>
        </w:r>
      </w:del>
      <w:del w:id="509" w:author="sc" w:date="2018-08-02T20:01:49Z">
        <w:r>
          <w:rPr/>
          <w:tab/>
        </w:r>
      </w:del>
      <w:del w:id="510" w:author="sc" w:date="2018-08-02T20:01:49Z">
        <w:r>
          <w:rPr/>
          <w:fldChar w:fldCharType="begin"/>
        </w:r>
      </w:del>
      <w:del w:id="511" w:author="sc" w:date="2018-08-02T20:01:49Z">
        <w:r>
          <w:rPr/>
          <w:delInstrText xml:space="preserve"> PAGEREF _Toc1574271134 </w:delInstrText>
        </w:r>
      </w:del>
      <w:del w:id="512" w:author="sc" w:date="2018-08-02T20:01:49Z">
        <w:r>
          <w:rPr/>
          <w:fldChar w:fldCharType="separate"/>
        </w:r>
      </w:del>
      <w:del w:id="513" w:author="sc" w:date="2018-08-02T20:01:49Z">
        <w:r>
          <w:rPr/>
          <w:delText>39</w:delText>
        </w:r>
      </w:del>
      <w:del w:id="514" w:author="sc" w:date="2018-08-02T20:01:49Z">
        <w:r>
          <w:rPr/>
          <w:fldChar w:fldCharType="end"/>
        </w:r>
      </w:del>
      <w:del w:id="515" w:author="sc" w:date="2018-08-02T20:01:49Z">
        <w:r>
          <w:rPr>
            <w:rFonts w:ascii="SimSun" w:hAnsi="SimSun"/>
            <w:szCs w:val="36"/>
          </w:rPr>
          <w:fldChar w:fldCharType="end"/>
        </w:r>
      </w:del>
    </w:p>
    <w:p>
      <w:pPr>
        <w:pStyle w:val="22"/>
        <w:tabs>
          <w:tab w:val="right" w:leader="dot" w:pos="8306"/>
        </w:tabs>
        <w:rPr>
          <w:del w:id="516" w:author="sc" w:date="2018-08-02T20:01:49Z"/>
        </w:rPr>
      </w:pPr>
      <w:del w:id="517" w:author="sc" w:date="2018-08-02T20:01:49Z">
        <w:r>
          <w:rPr>
            <w:rFonts w:ascii="SimSun" w:hAnsi="SimSun"/>
            <w:szCs w:val="36"/>
          </w:rPr>
          <w:fldChar w:fldCharType="begin"/>
        </w:r>
      </w:del>
      <w:del w:id="518" w:author="sc" w:date="2018-08-02T20:01:49Z">
        <w:r>
          <w:rPr>
            <w:rFonts w:ascii="SimSun" w:hAnsi="SimSun"/>
            <w:szCs w:val="36"/>
          </w:rPr>
          <w:delInstrText xml:space="preserve"> HYPERLINK \l _Toc2010965006 </w:delInstrText>
        </w:r>
      </w:del>
      <w:del w:id="519" w:author="sc" w:date="2018-08-02T20:01:49Z">
        <w:r>
          <w:rPr>
            <w:rFonts w:ascii="SimSun" w:hAnsi="SimSun"/>
            <w:szCs w:val="36"/>
          </w:rPr>
          <w:fldChar w:fldCharType="separate"/>
        </w:r>
      </w:del>
      <w:del w:id="520" w:author="sc" w:date="2018-08-02T20:01:49Z">
        <w:r>
          <w:rPr/>
          <w:delText>4.8 【推荐】</w:delText>
        </w:r>
      </w:del>
      <w:del w:id="521" w:author="sc" w:date="2018-08-02T20:01:49Z">
        <w:r>
          <w:rPr>
            <w:rFonts w:hint="default"/>
          </w:rPr>
          <w:delText>事务粒度最小化</w:delText>
        </w:r>
      </w:del>
      <w:del w:id="522" w:author="sc" w:date="2018-08-02T20:01:49Z">
        <w:r>
          <w:rPr/>
          <w:tab/>
        </w:r>
      </w:del>
      <w:del w:id="523" w:author="sc" w:date="2018-08-02T20:01:49Z">
        <w:r>
          <w:rPr/>
          <w:fldChar w:fldCharType="begin"/>
        </w:r>
      </w:del>
      <w:del w:id="524" w:author="sc" w:date="2018-08-02T20:01:49Z">
        <w:r>
          <w:rPr/>
          <w:delInstrText xml:space="preserve"> PAGEREF _Toc2010965006 </w:delInstrText>
        </w:r>
      </w:del>
      <w:del w:id="525" w:author="sc" w:date="2018-08-02T20:01:49Z">
        <w:r>
          <w:rPr/>
          <w:fldChar w:fldCharType="separate"/>
        </w:r>
      </w:del>
      <w:del w:id="526" w:author="sc" w:date="2018-08-02T20:01:49Z">
        <w:r>
          <w:rPr/>
          <w:delText>39</w:delText>
        </w:r>
      </w:del>
      <w:del w:id="527" w:author="sc" w:date="2018-08-02T20:01:49Z">
        <w:r>
          <w:rPr/>
          <w:fldChar w:fldCharType="end"/>
        </w:r>
      </w:del>
      <w:del w:id="528" w:author="sc" w:date="2018-08-02T20:01:49Z">
        <w:r>
          <w:rPr>
            <w:rFonts w:ascii="SimSun" w:hAnsi="SimSun"/>
            <w:szCs w:val="36"/>
          </w:rPr>
          <w:fldChar w:fldCharType="end"/>
        </w:r>
      </w:del>
    </w:p>
    <w:p>
      <w:pPr>
        <w:pStyle w:val="21"/>
        <w:tabs>
          <w:tab w:val="right" w:leader="dot" w:pos="8306"/>
        </w:tabs>
        <w:rPr>
          <w:del w:id="529" w:author="sc" w:date="2018-08-02T20:01:49Z"/>
        </w:rPr>
      </w:pPr>
      <w:del w:id="530" w:author="sc" w:date="2018-08-02T20:01:49Z">
        <w:r>
          <w:rPr>
            <w:rFonts w:ascii="SimSun" w:hAnsi="SimSun"/>
            <w:szCs w:val="36"/>
          </w:rPr>
          <w:fldChar w:fldCharType="begin"/>
        </w:r>
      </w:del>
      <w:del w:id="531" w:author="sc" w:date="2018-08-02T20:01:49Z">
        <w:r>
          <w:rPr>
            <w:rFonts w:ascii="SimSun" w:hAnsi="SimSun"/>
            <w:szCs w:val="36"/>
          </w:rPr>
          <w:delInstrText xml:space="preserve"> HYPERLINK \l _Toc1746087928 </w:delInstrText>
        </w:r>
      </w:del>
      <w:del w:id="532" w:author="sc" w:date="2018-08-02T20:01:49Z">
        <w:r>
          <w:rPr>
            <w:rFonts w:ascii="SimSun" w:hAnsi="SimSun"/>
            <w:szCs w:val="36"/>
          </w:rPr>
          <w:fldChar w:fldCharType="separate"/>
        </w:r>
      </w:del>
      <w:del w:id="533" w:author="sc" w:date="2018-08-02T20:01:49Z">
        <w:r>
          <w:rPr/>
          <w:delText xml:space="preserve">5 </w:delText>
        </w:r>
      </w:del>
      <w:del w:id="534" w:author="sc" w:date="2018-08-02T20:01:49Z">
        <w:r>
          <w:rPr>
            <w:rFonts w:hint="eastAsia"/>
          </w:rPr>
          <w:delText>日志规范(1.2)</w:delText>
        </w:r>
      </w:del>
      <w:del w:id="535" w:author="sc" w:date="2018-08-02T20:01:49Z">
        <w:r>
          <w:rPr/>
          <w:tab/>
        </w:r>
      </w:del>
      <w:del w:id="536" w:author="sc" w:date="2018-08-02T20:01:49Z">
        <w:r>
          <w:rPr/>
          <w:fldChar w:fldCharType="begin"/>
        </w:r>
      </w:del>
      <w:del w:id="537" w:author="sc" w:date="2018-08-02T20:01:49Z">
        <w:r>
          <w:rPr/>
          <w:delInstrText xml:space="preserve"> PAGEREF _Toc1746087928 </w:delInstrText>
        </w:r>
      </w:del>
      <w:del w:id="538" w:author="sc" w:date="2018-08-02T20:01:49Z">
        <w:r>
          <w:rPr/>
          <w:fldChar w:fldCharType="separate"/>
        </w:r>
      </w:del>
      <w:del w:id="539" w:author="sc" w:date="2018-08-02T20:01:49Z">
        <w:r>
          <w:rPr/>
          <w:delText>40</w:delText>
        </w:r>
      </w:del>
      <w:del w:id="540" w:author="sc" w:date="2018-08-02T20:01:49Z">
        <w:r>
          <w:rPr/>
          <w:fldChar w:fldCharType="end"/>
        </w:r>
      </w:del>
      <w:del w:id="541" w:author="sc" w:date="2018-08-02T20:01:49Z">
        <w:r>
          <w:rPr>
            <w:rFonts w:ascii="SimSun" w:hAnsi="SimSun"/>
            <w:szCs w:val="36"/>
          </w:rPr>
          <w:fldChar w:fldCharType="end"/>
        </w:r>
      </w:del>
    </w:p>
    <w:p>
      <w:pPr>
        <w:pStyle w:val="22"/>
        <w:tabs>
          <w:tab w:val="right" w:leader="dot" w:pos="8306"/>
        </w:tabs>
        <w:rPr>
          <w:del w:id="542" w:author="sc" w:date="2018-08-02T20:01:49Z"/>
        </w:rPr>
      </w:pPr>
      <w:del w:id="543" w:author="sc" w:date="2018-08-02T20:01:49Z">
        <w:r>
          <w:rPr>
            <w:rFonts w:ascii="SimSun" w:hAnsi="SimSun"/>
            <w:szCs w:val="36"/>
          </w:rPr>
          <w:fldChar w:fldCharType="begin"/>
        </w:r>
      </w:del>
      <w:del w:id="544" w:author="sc" w:date="2018-08-02T20:01:49Z">
        <w:r>
          <w:rPr>
            <w:rFonts w:ascii="SimSun" w:hAnsi="SimSun"/>
            <w:szCs w:val="36"/>
          </w:rPr>
          <w:delInstrText xml:space="preserve"> HYPERLINK \l _Toc157832398 </w:delInstrText>
        </w:r>
      </w:del>
      <w:del w:id="545" w:author="sc" w:date="2018-08-02T20:01:49Z">
        <w:r>
          <w:rPr>
            <w:rFonts w:ascii="SimSun" w:hAnsi="SimSun"/>
            <w:szCs w:val="36"/>
          </w:rPr>
          <w:fldChar w:fldCharType="separate"/>
        </w:r>
      </w:del>
      <w:del w:id="546" w:author="sc" w:date="2018-08-02T20:01:49Z">
        <w:r>
          <w:rPr/>
          <w:delText xml:space="preserve">5.1 </w:delText>
        </w:r>
      </w:del>
      <w:del w:id="547" w:author="sc" w:date="2018-08-02T20:01:49Z">
        <w:r>
          <w:rPr>
            <w:rFonts w:hint="eastAsia"/>
          </w:rPr>
          <w:delText>背景、概述及目标</w:delText>
        </w:r>
      </w:del>
      <w:del w:id="548" w:author="sc" w:date="2018-08-02T20:01:49Z">
        <w:r>
          <w:rPr/>
          <w:tab/>
        </w:r>
      </w:del>
      <w:del w:id="549" w:author="sc" w:date="2018-08-02T20:01:49Z">
        <w:r>
          <w:rPr/>
          <w:fldChar w:fldCharType="begin"/>
        </w:r>
      </w:del>
      <w:del w:id="550" w:author="sc" w:date="2018-08-02T20:01:49Z">
        <w:r>
          <w:rPr/>
          <w:delInstrText xml:space="preserve"> PAGEREF _Toc157832398 </w:delInstrText>
        </w:r>
      </w:del>
      <w:del w:id="551" w:author="sc" w:date="2018-08-02T20:01:49Z">
        <w:r>
          <w:rPr/>
          <w:fldChar w:fldCharType="separate"/>
        </w:r>
      </w:del>
      <w:del w:id="552" w:author="sc" w:date="2018-08-02T20:01:49Z">
        <w:r>
          <w:rPr/>
          <w:delText>40</w:delText>
        </w:r>
      </w:del>
      <w:del w:id="553" w:author="sc" w:date="2018-08-02T20:01:49Z">
        <w:r>
          <w:rPr/>
          <w:fldChar w:fldCharType="end"/>
        </w:r>
      </w:del>
      <w:del w:id="554" w:author="sc" w:date="2018-08-02T20:01:49Z">
        <w:r>
          <w:rPr>
            <w:rFonts w:ascii="SimSun" w:hAnsi="SimSun"/>
            <w:szCs w:val="36"/>
          </w:rPr>
          <w:fldChar w:fldCharType="end"/>
        </w:r>
      </w:del>
    </w:p>
    <w:p>
      <w:pPr>
        <w:pStyle w:val="22"/>
        <w:tabs>
          <w:tab w:val="right" w:leader="dot" w:pos="8306"/>
        </w:tabs>
        <w:rPr>
          <w:del w:id="555" w:author="sc" w:date="2018-08-02T20:01:49Z"/>
        </w:rPr>
      </w:pPr>
      <w:del w:id="556" w:author="sc" w:date="2018-08-02T20:01:49Z">
        <w:r>
          <w:rPr>
            <w:rFonts w:ascii="SimSun" w:hAnsi="SimSun"/>
            <w:szCs w:val="36"/>
          </w:rPr>
          <w:fldChar w:fldCharType="begin"/>
        </w:r>
      </w:del>
      <w:del w:id="557" w:author="sc" w:date="2018-08-02T20:01:49Z">
        <w:r>
          <w:rPr>
            <w:rFonts w:ascii="SimSun" w:hAnsi="SimSun"/>
            <w:szCs w:val="36"/>
          </w:rPr>
          <w:delInstrText xml:space="preserve"> HYPERLINK \l _Toc199179031 </w:delInstrText>
        </w:r>
      </w:del>
      <w:del w:id="558" w:author="sc" w:date="2018-08-02T20:01:49Z">
        <w:r>
          <w:rPr>
            <w:rFonts w:ascii="SimSun" w:hAnsi="SimSun"/>
            <w:szCs w:val="36"/>
          </w:rPr>
          <w:fldChar w:fldCharType="separate"/>
        </w:r>
      </w:del>
      <w:del w:id="559" w:author="sc" w:date="2018-08-02T20:01:49Z">
        <w:r>
          <w:rPr/>
          <w:delText xml:space="preserve">5.2 </w:delText>
        </w:r>
      </w:del>
      <w:del w:id="560" w:author="sc" w:date="2018-08-02T20:01:49Z">
        <w:r>
          <w:rPr>
            <w:rFonts w:hint="eastAsia"/>
          </w:rPr>
          <w:delText>基本原则</w:delText>
        </w:r>
      </w:del>
      <w:del w:id="561" w:author="sc" w:date="2018-08-02T20:01:49Z">
        <w:r>
          <w:rPr/>
          <w:tab/>
        </w:r>
      </w:del>
      <w:del w:id="562" w:author="sc" w:date="2018-08-02T20:01:49Z">
        <w:r>
          <w:rPr/>
          <w:fldChar w:fldCharType="begin"/>
        </w:r>
      </w:del>
      <w:del w:id="563" w:author="sc" w:date="2018-08-02T20:01:49Z">
        <w:r>
          <w:rPr/>
          <w:delInstrText xml:space="preserve"> PAGEREF _Toc199179031 </w:delInstrText>
        </w:r>
      </w:del>
      <w:del w:id="564" w:author="sc" w:date="2018-08-02T20:01:49Z">
        <w:r>
          <w:rPr/>
          <w:fldChar w:fldCharType="separate"/>
        </w:r>
      </w:del>
      <w:del w:id="565" w:author="sc" w:date="2018-08-02T20:01:49Z">
        <w:r>
          <w:rPr/>
          <w:delText>40</w:delText>
        </w:r>
      </w:del>
      <w:del w:id="566" w:author="sc" w:date="2018-08-02T20:01:49Z">
        <w:r>
          <w:rPr/>
          <w:fldChar w:fldCharType="end"/>
        </w:r>
      </w:del>
      <w:del w:id="567" w:author="sc" w:date="2018-08-02T20:01:49Z">
        <w:r>
          <w:rPr>
            <w:rFonts w:ascii="SimSun" w:hAnsi="SimSun"/>
            <w:szCs w:val="36"/>
          </w:rPr>
          <w:fldChar w:fldCharType="end"/>
        </w:r>
      </w:del>
    </w:p>
    <w:p>
      <w:pPr>
        <w:pStyle w:val="22"/>
        <w:tabs>
          <w:tab w:val="right" w:leader="dot" w:pos="8306"/>
        </w:tabs>
        <w:rPr>
          <w:del w:id="568" w:author="sc" w:date="2018-08-02T20:01:49Z"/>
        </w:rPr>
      </w:pPr>
      <w:del w:id="569" w:author="sc" w:date="2018-08-02T20:01:49Z">
        <w:r>
          <w:rPr>
            <w:rFonts w:ascii="SimSun" w:hAnsi="SimSun"/>
            <w:szCs w:val="36"/>
          </w:rPr>
          <w:fldChar w:fldCharType="begin"/>
        </w:r>
      </w:del>
      <w:del w:id="570" w:author="sc" w:date="2018-08-02T20:01:49Z">
        <w:r>
          <w:rPr>
            <w:rFonts w:ascii="SimSun" w:hAnsi="SimSun"/>
            <w:szCs w:val="36"/>
          </w:rPr>
          <w:delInstrText xml:space="preserve"> HYPERLINK \l _Toc884228309 </w:delInstrText>
        </w:r>
      </w:del>
      <w:del w:id="571" w:author="sc" w:date="2018-08-02T20:01:49Z">
        <w:r>
          <w:rPr>
            <w:rFonts w:ascii="SimSun" w:hAnsi="SimSun"/>
            <w:szCs w:val="36"/>
          </w:rPr>
          <w:fldChar w:fldCharType="separate"/>
        </w:r>
      </w:del>
      <w:del w:id="572" w:author="sc" w:date="2018-08-02T20:01:49Z">
        <w:r>
          <w:rPr/>
          <w:delText xml:space="preserve">5.3 </w:delText>
        </w:r>
      </w:del>
      <w:del w:id="573" w:author="sc" w:date="2018-08-02T20:01:49Z">
        <w:r>
          <w:rPr>
            <w:rFonts w:hint="eastAsia"/>
          </w:rPr>
          <w:delText>规范方案</w:delText>
        </w:r>
      </w:del>
      <w:del w:id="574" w:author="sc" w:date="2018-08-02T20:01:49Z">
        <w:r>
          <w:rPr/>
          <w:tab/>
        </w:r>
      </w:del>
      <w:del w:id="575" w:author="sc" w:date="2018-08-02T20:01:49Z">
        <w:r>
          <w:rPr/>
          <w:fldChar w:fldCharType="begin"/>
        </w:r>
      </w:del>
      <w:del w:id="576" w:author="sc" w:date="2018-08-02T20:01:49Z">
        <w:r>
          <w:rPr/>
          <w:delInstrText xml:space="preserve"> PAGEREF _Toc884228309 </w:delInstrText>
        </w:r>
      </w:del>
      <w:del w:id="577" w:author="sc" w:date="2018-08-02T20:01:49Z">
        <w:r>
          <w:rPr/>
          <w:fldChar w:fldCharType="separate"/>
        </w:r>
      </w:del>
      <w:del w:id="578" w:author="sc" w:date="2018-08-02T20:01:49Z">
        <w:r>
          <w:rPr/>
          <w:delText>41</w:delText>
        </w:r>
      </w:del>
      <w:del w:id="579" w:author="sc" w:date="2018-08-02T20:01:49Z">
        <w:r>
          <w:rPr/>
          <w:fldChar w:fldCharType="end"/>
        </w:r>
      </w:del>
      <w:del w:id="580" w:author="sc" w:date="2018-08-02T20:01:49Z">
        <w:r>
          <w:rPr>
            <w:rFonts w:ascii="SimSun" w:hAnsi="SimSun"/>
            <w:szCs w:val="36"/>
          </w:rPr>
          <w:fldChar w:fldCharType="end"/>
        </w:r>
      </w:del>
    </w:p>
    <w:p>
      <w:pPr>
        <w:pStyle w:val="23"/>
        <w:tabs>
          <w:tab w:val="right" w:leader="dot" w:pos="8306"/>
        </w:tabs>
        <w:rPr>
          <w:del w:id="581" w:author="sc" w:date="2018-08-02T20:01:49Z"/>
        </w:rPr>
      </w:pPr>
      <w:del w:id="582" w:author="sc" w:date="2018-08-02T20:01:49Z">
        <w:r>
          <w:rPr>
            <w:rFonts w:ascii="SimSun" w:hAnsi="SimSun"/>
            <w:szCs w:val="36"/>
          </w:rPr>
          <w:fldChar w:fldCharType="begin"/>
        </w:r>
      </w:del>
      <w:del w:id="583" w:author="sc" w:date="2018-08-02T20:01:49Z">
        <w:r>
          <w:rPr>
            <w:rFonts w:ascii="SimSun" w:hAnsi="SimSun"/>
            <w:szCs w:val="36"/>
          </w:rPr>
          <w:delInstrText xml:space="preserve"> HYPERLINK \l _Toc1007816528 </w:delInstrText>
        </w:r>
      </w:del>
      <w:del w:id="584" w:author="sc" w:date="2018-08-02T20:01:49Z">
        <w:r>
          <w:rPr>
            <w:rFonts w:ascii="SimSun" w:hAnsi="SimSun"/>
            <w:szCs w:val="36"/>
          </w:rPr>
          <w:fldChar w:fldCharType="separate"/>
        </w:r>
      </w:del>
      <w:del w:id="585" w:author="sc" w:date="2018-08-02T20:01:49Z">
        <w:r>
          <w:rPr/>
          <w:delText xml:space="preserve">5.3.1 </w:delText>
        </w:r>
      </w:del>
      <w:del w:id="586" w:author="sc" w:date="2018-08-02T20:01:49Z">
        <w:r>
          <w:rPr>
            <w:rFonts w:hint="eastAsia"/>
          </w:rPr>
          <w:delText>定义日志常量</w:delText>
        </w:r>
      </w:del>
      <w:del w:id="587" w:author="sc" w:date="2018-08-02T20:01:49Z">
        <w:r>
          <w:rPr/>
          <w:tab/>
        </w:r>
      </w:del>
      <w:del w:id="588" w:author="sc" w:date="2018-08-02T20:01:49Z">
        <w:r>
          <w:rPr/>
          <w:fldChar w:fldCharType="begin"/>
        </w:r>
      </w:del>
      <w:del w:id="589" w:author="sc" w:date="2018-08-02T20:01:49Z">
        <w:r>
          <w:rPr/>
          <w:delInstrText xml:space="preserve"> PAGEREF _Toc1007816528 </w:delInstrText>
        </w:r>
      </w:del>
      <w:del w:id="590" w:author="sc" w:date="2018-08-02T20:01:49Z">
        <w:r>
          <w:rPr/>
          <w:fldChar w:fldCharType="separate"/>
        </w:r>
      </w:del>
      <w:del w:id="591" w:author="sc" w:date="2018-08-02T20:01:49Z">
        <w:r>
          <w:rPr/>
          <w:delText>41</w:delText>
        </w:r>
      </w:del>
      <w:del w:id="592" w:author="sc" w:date="2018-08-02T20:01:49Z">
        <w:r>
          <w:rPr/>
          <w:fldChar w:fldCharType="end"/>
        </w:r>
      </w:del>
      <w:del w:id="593" w:author="sc" w:date="2018-08-02T20:01:49Z">
        <w:r>
          <w:rPr>
            <w:rFonts w:ascii="SimSun" w:hAnsi="SimSun"/>
            <w:szCs w:val="36"/>
          </w:rPr>
          <w:fldChar w:fldCharType="end"/>
        </w:r>
      </w:del>
    </w:p>
    <w:p>
      <w:pPr>
        <w:pStyle w:val="23"/>
        <w:tabs>
          <w:tab w:val="right" w:leader="dot" w:pos="8306"/>
        </w:tabs>
        <w:rPr>
          <w:del w:id="594" w:author="sc" w:date="2018-08-02T20:01:49Z"/>
        </w:rPr>
      </w:pPr>
      <w:del w:id="595" w:author="sc" w:date="2018-08-02T20:01:49Z">
        <w:r>
          <w:rPr>
            <w:rFonts w:ascii="SimSun" w:hAnsi="SimSun"/>
            <w:szCs w:val="36"/>
          </w:rPr>
          <w:fldChar w:fldCharType="begin"/>
        </w:r>
      </w:del>
      <w:del w:id="596" w:author="sc" w:date="2018-08-02T20:01:49Z">
        <w:r>
          <w:rPr>
            <w:rFonts w:ascii="SimSun" w:hAnsi="SimSun"/>
            <w:szCs w:val="36"/>
          </w:rPr>
          <w:delInstrText xml:space="preserve"> HYPERLINK \l _Toc762690046 </w:delInstrText>
        </w:r>
      </w:del>
      <w:del w:id="597" w:author="sc" w:date="2018-08-02T20:01:49Z">
        <w:r>
          <w:rPr>
            <w:rFonts w:ascii="SimSun" w:hAnsi="SimSun"/>
            <w:szCs w:val="36"/>
          </w:rPr>
          <w:fldChar w:fldCharType="separate"/>
        </w:r>
      </w:del>
      <w:del w:id="598" w:author="sc" w:date="2018-08-02T20:01:49Z">
        <w:r>
          <w:rPr/>
          <w:delText xml:space="preserve">5.3.2 </w:delText>
        </w:r>
      </w:del>
      <w:del w:id="599" w:author="sc" w:date="2018-08-02T20:01:49Z">
        <w:r>
          <w:rPr>
            <w:rFonts w:hint="eastAsia"/>
          </w:rPr>
          <w:delText>日志分级</w:delText>
        </w:r>
      </w:del>
      <w:del w:id="600" w:author="sc" w:date="2018-08-02T20:01:49Z">
        <w:r>
          <w:rPr/>
          <w:tab/>
        </w:r>
      </w:del>
      <w:del w:id="601" w:author="sc" w:date="2018-08-02T20:01:49Z">
        <w:r>
          <w:rPr/>
          <w:fldChar w:fldCharType="begin"/>
        </w:r>
      </w:del>
      <w:del w:id="602" w:author="sc" w:date="2018-08-02T20:01:49Z">
        <w:r>
          <w:rPr/>
          <w:delInstrText xml:space="preserve"> PAGEREF _Toc762690046 </w:delInstrText>
        </w:r>
      </w:del>
      <w:del w:id="603" w:author="sc" w:date="2018-08-02T20:01:49Z">
        <w:r>
          <w:rPr/>
          <w:fldChar w:fldCharType="separate"/>
        </w:r>
      </w:del>
      <w:del w:id="604" w:author="sc" w:date="2018-08-02T20:01:49Z">
        <w:r>
          <w:rPr/>
          <w:delText>41</w:delText>
        </w:r>
      </w:del>
      <w:del w:id="605" w:author="sc" w:date="2018-08-02T20:01:49Z">
        <w:r>
          <w:rPr/>
          <w:fldChar w:fldCharType="end"/>
        </w:r>
      </w:del>
      <w:del w:id="606" w:author="sc" w:date="2018-08-02T20:01:49Z">
        <w:r>
          <w:rPr>
            <w:rFonts w:ascii="SimSun" w:hAnsi="SimSun"/>
            <w:szCs w:val="36"/>
          </w:rPr>
          <w:fldChar w:fldCharType="end"/>
        </w:r>
      </w:del>
    </w:p>
    <w:p>
      <w:pPr>
        <w:pStyle w:val="23"/>
        <w:tabs>
          <w:tab w:val="right" w:leader="dot" w:pos="8306"/>
        </w:tabs>
        <w:rPr>
          <w:del w:id="607" w:author="sc" w:date="2018-08-02T20:01:49Z"/>
        </w:rPr>
      </w:pPr>
      <w:del w:id="608" w:author="sc" w:date="2018-08-02T20:01:49Z">
        <w:r>
          <w:rPr>
            <w:rFonts w:ascii="SimSun" w:hAnsi="SimSun"/>
            <w:szCs w:val="36"/>
          </w:rPr>
          <w:fldChar w:fldCharType="begin"/>
        </w:r>
      </w:del>
      <w:del w:id="609" w:author="sc" w:date="2018-08-02T20:01:49Z">
        <w:r>
          <w:rPr>
            <w:rFonts w:ascii="SimSun" w:hAnsi="SimSun"/>
            <w:szCs w:val="36"/>
          </w:rPr>
          <w:delInstrText xml:space="preserve"> HYPERLINK \l _Toc1788976047 </w:delInstrText>
        </w:r>
      </w:del>
      <w:del w:id="610" w:author="sc" w:date="2018-08-02T20:01:49Z">
        <w:r>
          <w:rPr>
            <w:rFonts w:ascii="SimSun" w:hAnsi="SimSun"/>
            <w:szCs w:val="36"/>
          </w:rPr>
          <w:fldChar w:fldCharType="separate"/>
        </w:r>
      </w:del>
      <w:del w:id="611" w:author="sc" w:date="2018-08-02T20:01:49Z">
        <w:r>
          <w:rPr/>
          <w:delText>5.3.3 日志类型</w:delText>
        </w:r>
      </w:del>
      <w:del w:id="612" w:author="sc" w:date="2018-08-02T20:01:49Z">
        <w:r>
          <w:rPr/>
          <w:tab/>
        </w:r>
      </w:del>
      <w:del w:id="613" w:author="sc" w:date="2018-08-02T20:01:49Z">
        <w:r>
          <w:rPr/>
          <w:fldChar w:fldCharType="begin"/>
        </w:r>
      </w:del>
      <w:del w:id="614" w:author="sc" w:date="2018-08-02T20:01:49Z">
        <w:r>
          <w:rPr/>
          <w:delInstrText xml:space="preserve"> PAGEREF _Toc1788976047 </w:delInstrText>
        </w:r>
      </w:del>
      <w:del w:id="615" w:author="sc" w:date="2018-08-02T20:01:49Z">
        <w:r>
          <w:rPr/>
          <w:fldChar w:fldCharType="separate"/>
        </w:r>
      </w:del>
      <w:del w:id="616" w:author="sc" w:date="2018-08-02T20:01:49Z">
        <w:r>
          <w:rPr/>
          <w:delText>43</w:delText>
        </w:r>
      </w:del>
      <w:del w:id="617" w:author="sc" w:date="2018-08-02T20:01:49Z">
        <w:r>
          <w:rPr/>
          <w:fldChar w:fldCharType="end"/>
        </w:r>
      </w:del>
      <w:del w:id="618" w:author="sc" w:date="2018-08-02T20:01:49Z">
        <w:r>
          <w:rPr>
            <w:rFonts w:ascii="SimSun" w:hAnsi="SimSun"/>
            <w:szCs w:val="36"/>
          </w:rPr>
          <w:fldChar w:fldCharType="end"/>
        </w:r>
      </w:del>
    </w:p>
    <w:p>
      <w:pPr>
        <w:pStyle w:val="23"/>
        <w:tabs>
          <w:tab w:val="right" w:leader="dot" w:pos="8306"/>
        </w:tabs>
        <w:rPr>
          <w:del w:id="619" w:author="sc" w:date="2018-08-02T20:01:49Z"/>
        </w:rPr>
      </w:pPr>
      <w:del w:id="620" w:author="sc" w:date="2018-08-02T20:01:49Z">
        <w:r>
          <w:rPr>
            <w:rFonts w:ascii="SimSun" w:hAnsi="SimSun"/>
            <w:szCs w:val="36"/>
          </w:rPr>
          <w:fldChar w:fldCharType="begin"/>
        </w:r>
      </w:del>
      <w:del w:id="621" w:author="sc" w:date="2018-08-02T20:01:49Z">
        <w:r>
          <w:rPr>
            <w:rFonts w:ascii="SimSun" w:hAnsi="SimSun"/>
            <w:szCs w:val="36"/>
          </w:rPr>
          <w:delInstrText xml:space="preserve"> HYPERLINK \l _Toc1541966736 </w:delInstrText>
        </w:r>
      </w:del>
      <w:del w:id="622" w:author="sc" w:date="2018-08-02T20:01:49Z">
        <w:r>
          <w:rPr>
            <w:rFonts w:ascii="SimSun" w:hAnsi="SimSun"/>
            <w:szCs w:val="36"/>
          </w:rPr>
          <w:fldChar w:fldCharType="separate"/>
        </w:r>
      </w:del>
      <w:del w:id="623" w:author="sc" w:date="2018-08-02T20:01:49Z">
        <w:r>
          <w:rPr/>
          <w:delText xml:space="preserve">5.3.4 </w:delText>
        </w:r>
      </w:del>
      <w:del w:id="624" w:author="sc" w:date="2018-08-02T20:01:49Z">
        <w:r>
          <w:rPr>
            <w:rFonts w:hint="eastAsia"/>
          </w:rPr>
          <w:delText>统一日志输出格式及分离错误日志</w:delText>
        </w:r>
      </w:del>
      <w:del w:id="625" w:author="sc" w:date="2018-08-02T20:01:49Z">
        <w:r>
          <w:rPr/>
          <w:tab/>
        </w:r>
      </w:del>
      <w:del w:id="626" w:author="sc" w:date="2018-08-02T20:01:49Z">
        <w:r>
          <w:rPr/>
          <w:fldChar w:fldCharType="begin"/>
        </w:r>
      </w:del>
      <w:del w:id="627" w:author="sc" w:date="2018-08-02T20:01:49Z">
        <w:r>
          <w:rPr/>
          <w:delInstrText xml:space="preserve"> PAGEREF _Toc1541966736 </w:delInstrText>
        </w:r>
      </w:del>
      <w:del w:id="628" w:author="sc" w:date="2018-08-02T20:01:49Z">
        <w:r>
          <w:rPr/>
          <w:fldChar w:fldCharType="separate"/>
        </w:r>
      </w:del>
      <w:del w:id="629" w:author="sc" w:date="2018-08-02T20:01:49Z">
        <w:r>
          <w:rPr/>
          <w:delText>43</w:delText>
        </w:r>
      </w:del>
      <w:del w:id="630" w:author="sc" w:date="2018-08-02T20:01:49Z">
        <w:r>
          <w:rPr/>
          <w:fldChar w:fldCharType="end"/>
        </w:r>
      </w:del>
      <w:del w:id="631" w:author="sc" w:date="2018-08-02T20:01:49Z">
        <w:r>
          <w:rPr>
            <w:rFonts w:ascii="SimSun" w:hAnsi="SimSun"/>
            <w:szCs w:val="36"/>
          </w:rPr>
          <w:fldChar w:fldCharType="end"/>
        </w:r>
      </w:del>
    </w:p>
    <w:p>
      <w:pPr>
        <w:pStyle w:val="23"/>
        <w:tabs>
          <w:tab w:val="right" w:leader="dot" w:pos="8306"/>
        </w:tabs>
        <w:rPr>
          <w:del w:id="632" w:author="sc" w:date="2018-08-02T20:01:49Z"/>
        </w:rPr>
      </w:pPr>
      <w:del w:id="633" w:author="sc" w:date="2018-08-02T20:01:49Z">
        <w:r>
          <w:rPr>
            <w:rFonts w:ascii="SimSun" w:hAnsi="SimSun"/>
            <w:szCs w:val="36"/>
          </w:rPr>
          <w:fldChar w:fldCharType="begin"/>
        </w:r>
      </w:del>
      <w:del w:id="634" w:author="sc" w:date="2018-08-02T20:01:49Z">
        <w:r>
          <w:rPr>
            <w:rFonts w:ascii="SimSun" w:hAnsi="SimSun"/>
            <w:szCs w:val="36"/>
          </w:rPr>
          <w:delInstrText xml:space="preserve"> HYPERLINK \l _Toc1983152852 </w:delInstrText>
        </w:r>
      </w:del>
      <w:del w:id="635" w:author="sc" w:date="2018-08-02T20:01:49Z">
        <w:r>
          <w:rPr>
            <w:rFonts w:ascii="SimSun" w:hAnsi="SimSun"/>
            <w:szCs w:val="36"/>
          </w:rPr>
          <w:fldChar w:fldCharType="separate"/>
        </w:r>
      </w:del>
      <w:del w:id="636" w:author="sc" w:date="2018-08-02T20:01:49Z">
        <w:r>
          <w:rPr/>
          <w:delText xml:space="preserve">5.3.5 </w:delText>
        </w:r>
      </w:del>
      <w:del w:id="637" w:author="sc" w:date="2018-08-02T20:01:49Z">
        <w:r>
          <w:rPr>
            <w:rFonts w:hint="eastAsia"/>
          </w:rPr>
          <w:delText>日志编码规范</w:delText>
        </w:r>
      </w:del>
      <w:del w:id="638" w:author="sc" w:date="2018-08-02T20:01:49Z">
        <w:r>
          <w:rPr/>
          <w:tab/>
        </w:r>
      </w:del>
      <w:del w:id="639" w:author="sc" w:date="2018-08-02T20:01:49Z">
        <w:r>
          <w:rPr/>
          <w:fldChar w:fldCharType="begin"/>
        </w:r>
      </w:del>
      <w:del w:id="640" w:author="sc" w:date="2018-08-02T20:01:49Z">
        <w:r>
          <w:rPr/>
          <w:delInstrText xml:space="preserve"> PAGEREF _Toc1983152852 </w:delInstrText>
        </w:r>
      </w:del>
      <w:del w:id="641" w:author="sc" w:date="2018-08-02T20:01:49Z">
        <w:r>
          <w:rPr/>
          <w:fldChar w:fldCharType="separate"/>
        </w:r>
      </w:del>
      <w:del w:id="642" w:author="sc" w:date="2018-08-02T20:01:49Z">
        <w:r>
          <w:rPr/>
          <w:delText>44</w:delText>
        </w:r>
      </w:del>
      <w:del w:id="643" w:author="sc" w:date="2018-08-02T20:01:49Z">
        <w:r>
          <w:rPr/>
          <w:fldChar w:fldCharType="end"/>
        </w:r>
      </w:del>
      <w:del w:id="644" w:author="sc" w:date="2018-08-02T20:01:49Z">
        <w:r>
          <w:rPr>
            <w:rFonts w:ascii="SimSun" w:hAnsi="SimSun"/>
            <w:szCs w:val="36"/>
          </w:rPr>
          <w:fldChar w:fldCharType="end"/>
        </w:r>
      </w:del>
    </w:p>
    <w:p>
      <w:pPr>
        <w:pStyle w:val="22"/>
        <w:tabs>
          <w:tab w:val="right" w:leader="dot" w:pos="8306"/>
        </w:tabs>
        <w:rPr>
          <w:del w:id="645" w:author="sc" w:date="2018-08-02T20:01:49Z"/>
        </w:rPr>
      </w:pPr>
      <w:del w:id="646" w:author="sc" w:date="2018-08-02T20:01:49Z">
        <w:r>
          <w:rPr>
            <w:rFonts w:ascii="SimSun" w:hAnsi="SimSun"/>
            <w:szCs w:val="36"/>
          </w:rPr>
          <w:fldChar w:fldCharType="begin"/>
        </w:r>
      </w:del>
      <w:del w:id="647" w:author="sc" w:date="2018-08-02T20:01:49Z">
        <w:r>
          <w:rPr>
            <w:rFonts w:ascii="SimSun" w:hAnsi="SimSun"/>
            <w:szCs w:val="36"/>
          </w:rPr>
          <w:delInstrText xml:space="preserve"> HYPERLINK \l _Toc621019489 </w:delInstrText>
        </w:r>
      </w:del>
      <w:del w:id="648" w:author="sc" w:date="2018-08-02T20:01:49Z">
        <w:r>
          <w:rPr>
            <w:rFonts w:ascii="SimSun" w:hAnsi="SimSun"/>
            <w:szCs w:val="36"/>
          </w:rPr>
          <w:fldChar w:fldCharType="separate"/>
        </w:r>
      </w:del>
      <w:del w:id="649" w:author="sc" w:date="2018-08-02T20:01:49Z">
        <w:r>
          <w:rPr/>
          <w:delText xml:space="preserve">5.4 </w:delText>
        </w:r>
      </w:del>
      <w:del w:id="650" w:author="sc" w:date="2018-08-02T20:01:49Z">
        <w:r>
          <w:rPr>
            <w:rFonts w:hint="eastAsia"/>
          </w:rPr>
          <w:delText>业务日志</w:delText>
        </w:r>
      </w:del>
      <w:del w:id="651" w:author="sc" w:date="2018-08-02T20:01:49Z">
        <w:r>
          <w:rPr/>
          <w:tab/>
        </w:r>
      </w:del>
      <w:del w:id="652" w:author="sc" w:date="2018-08-02T20:01:49Z">
        <w:r>
          <w:rPr/>
          <w:fldChar w:fldCharType="begin"/>
        </w:r>
      </w:del>
      <w:del w:id="653" w:author="sc" w:date="2018-08-02T20:01:49Z">
        <w:r>
          <w:rPr/>
          <w:delInstrText xml:space="preserve"> PAGEREF _Toc621019489 </w:delInstrText>
        </w:r>
      </w:del>
      <w:del w:id="654" w:author="sc" w:date="2018-08-02T20:01:49Z">
        <w:r>
          <w:rPr/>
          <w:fldChar w:fldCharType="separate"/>
        </w:r>
      </w:del>
      <w:del w:id="655" w:author="sc" w:date="2018-08-02T20:01:49Z">
        <w:r>
          <w:rPr/>
          <w:delText>45</w:delText>
        </w:r>
      </w:del>
      <w:del w:id="656" w:author="sc" w:date="2018-08-02T20:01:49Z">
        <w:r>
          <w:rPr/>
          <w:fldChar w:fldCharType="end"/>
        </w:r>
      </w:del>
      <w:del w:id="657" w:author="sc" w:date="2018-08-02T20:01:49Z">
        <w:r>
          <w:rPr>
            <w:rFonts w:ascii="SimSun" w:hAnsi="SimSun"/>
            <w:szCs w:val="36"/>
          </w:rPr>
          <w:fldChar w:fldCharType="end"/>
        </w:r>
      </w:del>
    </w:p>
    <w:p>
      <w:pPr>
        <w:pStyle w:val="23"/>
        <w:tabs>
          <w:tab w:val="right" w:leader="dot" w:pos="8306"/>
        </w:tabs>
        <w:rPr>
          <w:del w:id="658" w:author="sc" w:date="2018-08-02T20:01:49Z"/>
        </w:rPr>
      </w:pPr>
      <w:del w:id="659" w:author="sc" w:date="2018-08-02T20:01:49Z">
        <w:r>
          <w:rPr>
            <w:rFonts w:ascii="SimSun" w:hAnsi="SimSun"/>
            <w:szCs w:val="36"/>
          </w:rPr>
          <w:fldChar w:fldCharType="begin"/>
        </w:r>
      </w:del>
      <w:del w:id="660" w:author="sc" w:date="2018-08-02T20:01:49Z">
        <w:r>
          <w:rPr>
            <w:rFonts w:ascii="SimSun" w:hAnsi="SimSun"/>
            <w:szCs w:val="36"/>
          </w:rPr>
          <w:delInstrText xml:space="preserve"> HYPERLINK \l _Toc566472661 </w:delInstrText>
        </w:r>
      </w:del>
      <w:del w:id="661" w:author="sc" w:date="2018-08-02T20:01:49Z">
        <w:r>
          <w:rPr>
            <w:rFonts w:ascii="SimSun" w:hAnsi="SimSun"/>
            <w:szCs w:val="36"/>
          </w:rPr>
          <w:fldChar w:fldCharType="separate"/>
        </w:r>
      </w:del>
      <w:del w:id="662" w:author="sc" w:date="2018-08-02T20:01:49Z">
        <w:r>
          <w:rPr/>
          <w:delText xml:space="preserve">5.4.1 </w:delText>
        </w:r>
      </w:del>
      <w:del w:id="663" w:author="sc" w:date="2018-08-02T20:01:49Z">
        <w:r>
          <w:rPr>
            <w:rFonts w:hint="eastAsia"/>
          </w:rPr>
          <w:delText>关键词定义</w:delText>
        </w:r>
      </w:del>
      <w:del w:id="664" w:author="sc" w:date="2018-08-02T20:01:49Z">
        <w:r>
          <w:rPr/>
          <w:tab/>
        </w:r>
      </w:del>
      <w:del w:id="665" w:author="sc" w:date="2018-08-02T20:01:49Z">
        <w:r>
          <w:rPr/>
          <w:fldChar w:fldCharType="begin"/>
        </w:r>
      </w:del>
      <w:del w:id="666" w:author="sc" w:date="2018-08-02T20:01:49Z">
        <w:r>
          <w:rPr/>
          <w:delInstrText xml:space="preserve"> PAGEREF _Toc566472661 </w:delInstrText>
        </w:r>
      </w:del>
      <w:del w:id="667" w:author="sc" w:date="2018-08-02T20:01:49Z">
        <w:r>
          <w:rPr/>
          <w:fldChar w:fldCharType="separate"/>
        </w:r>
      </w:del>
      <w:del w:id="668" w:author="sc" w:date="2018-08-02T20:01:49Z">
        <w:r>
          <w:rPr/>
          <w:delText>45</w:delText>
        </w:r>
      </w:del>
      <w:del w:id="669" w:author="sc" w:date="2018-08-02T20:01:49Z">
        <w:r>
          <w:rPr/>
          <w:fldChar w:fldCharType="end"/>
        </w:r>
      </w:del>
      <w:del w:id="670" w:author="sc" w:date="2018-08-02T20:01:49Z">
        <w:r>
          <w:rPr>
            <w:rFonts w:ascii="SimSun" w:hAnsi="SimSun"/>
            <w:szCs w:val="36"/>
          </w:rPr>
          <w:fldChar w:fldCharType="end"/>
        </w:r>
      </w:del>
    </w:p>
    <w:p>
      <w:pPr>
        <w:pStyle w:val="23"/>
        <w:tabs>
          <w:tab w:val="right" w:leader="dot" w:pos="8306"/>
        </w:tabs>
        <w:rPr>
          <w:del w:id="671" w:author="sc" w:date="2018-08-02T20:01:49Z"/>
        </w:rPr>
      </w:pPr>
      <w:del w:id="672" w:author="sc" w:date="2018-08-02T20:01:49Z">
        <w:r>
          <w:rPr>
            <w:rFonts w:ascii="SimSun" w:hAnsi="SimSun"/>
            <w:szCs w:val="36"/>
          </w:rPr>
          <w:fldChar w:fldCharType="begin"/>
        </w:r>
      </w:del>
      <w:del w:id="673" w:author="sc" w:date="2018-08-02T20:01:49Z">
        <w:r>
          <w:rPr>
            <w:rFonts w:ascii="SimSun" w:hAnsi="SimSun"/>
            <w:szCs w:val="36"/>
          </w:rPr>
          <w:delInstrText xml:space="preserve"> HYPERLINK \l _Toc144335262 </w:delInstrText>
        </w:r>
      </w:del>
      <w:del w:id="674" w:author="sc" w:date="2018-08-02T20:01:49Z">
        <w:r>
          <w:rPr>
            <w:rFonts w:ascii="SimSun" w:hAnsi="SimSun"/>
            <w:szCs w:val="36"/>
          </w:rPr>
          <w:fldChar w:fldCharType="separate"/>
        </w:r>
      </w:del>
      <w:del w:id="675" w:author="sc" w:date="2018-08-02T20:01:49Z">
        <w:r>
          <w:rPr/>
          <w:delText xml:space="preserve">5.4.2 </w:delText>
        </w:r>
      </w:del>
      <w:del w:id="676" w:author="sc" w:date="2018-08-02T20:01:49Z">
        <w:r>
          <w:rPr>
            <w:rFonts w:hint="eastAsia"/>
          </w:rPr>
          <w:delText>业务日志格式</w:delText>
        </w:r>
      </w:del>
      <w:del w:id="677" w:author="sc" w:date="2018-08-02T20:01:49Z">
        <w:r>
          <w:rPr/>
          <w:tab/>
        </w:r>
      </w:del>
      <w:del w:id="678" w:author="sc" w:date="2018-08-02T20:01:49Z">
        <w:r>
          <w:rPr/>
          <w:fldChar w:fldCharType="begin"/>
        </w:r>
      </w:del>
      <w:del w:id="679" w:author="sc" w:date="2018-08-02T20:01:49Z">
        <w:r>
          <w:rPr/>
          <w:delInstrText xml:space="preserve"> PAGEREF _Toc144335262 </w:delInstrText>
        </w:r>
      </w:del>
      <w:del w:id="680" w:author="sc" w:date="2018-08-02T20:01:49Z">
        <w:r>
          <w:rPr/>
          <w:fldChar w:fldCharType="separate"/>
        </w:r>
      </w:del>
      <w:del w:id="681" w:author="sc" w:date="2018-08-02T20:01:49Z">
        <w:r>
          <w:rPr/>
          <w:delText>45</w:delText>
        </w:r>
      </w:del>
      <w:del w:id="682" w:author="sc" w:date="2018-08-02T20:01:49Z">
        <w:r>
          <w:rPr/>
          <w:fldChar w:fldCharType="end"/>
        </w:r>
      </w:del>
      <w:del w:id="683" w:author="sc" w:date="2018-08-02T20:01:49Z">
        <w:r>
          <w:rPr>
            <w:rFonts w:ascii="SimSun" w:hAnsi="SimSun"/>
            <w:szCs w:val="36"/>
          </w:rPr>
          <w:fldChar w:fldCharType="end"/>
        </w:r>
      </w:del>
    </w:p>
    <w:p>
      <w:pPr>
        <w:pStyle w:val="23"/>
        <w:tabs>
          <w:tab w:val="right" w:leader="dot" w:pos="8306"/>
        </w:tabs>
        <w:rPr>
          <w:del w:id="684" w:author="sc" w:date="2018-08-02T20:01:49Z"/>
        </w:rPr>
      </w:pPr>
      <w:del w:id="685" w:author="sc" w:date="2018-08-02T20:01:49Z">
        <w:r>
          <w:rPr>
            <w:rFonts w:ascii="SimSun" w:hAnsi="SimSun"/>
            <w:szCs w:val="36"/>
          </w:rPr>
          <w:fldChar w:fldCharType="begin"/>
        </w:r>
      </w:del>
      <w:del w:id="686" w:author="sc" w:date="2018-08-02T20:01:49Z">
        <w:r>
          <w:rPr>
            <w:rFonts w:ascii="SimSun" w:hAnsi="SimSun"/>
            <w:szCs w:val="36"/>
          </w:rPr>
          <w:delInstrText xml:space="preserve"> HYPERLINK \l _Toc1620123858 </w:delInstrText>
        </w:r>
      </w:del>
      <w:del w:id="687" w:author="sc" w:date="2018-08-02T20:01:49Z">
        <w:r>
          <w:rPr>
            <w:rFonts w:ascii="SimSun" w:hAnsi="SimSun"/>
            <w:szCs w:val="36"/>
          </w:rPr>
          <w:fldChar w:fldCharType="separate"/>
        </w:r>
      </w:del>
      <w:del w:id="688" w:author="sc" w:date="2018-08-02T20:01:49Z">
        <w:r>
          <w:rPr/>
          <w:delText xml:space="preserve">5.4.3 </w:delText>
        </w:r>
      </w:del>
      <w:del w:id="689" w:author="sc" w:date="2018-08-02T20:01:49Z">
        <w:r>
          <w:rPr>
            <w:rFonts w:hint="eastAsia"/>
          </w:rPr>
          <w:delText>示例代码</w:delText>
        </w:r>
      </w:del>
      <w:del w:id="690" w:author="sc" w:date="2018-08-02T20:01:49Z">
        <w:r>
          <w:rPr/>
          <w:tab/>
        </w:r>
      </w:del>
      <w:del w:id="691" w:author="sc" w:date="2018-08-02T20:01:49Z">
        <w:r>
          <w:rPr/>
          <w:fldChar w:fldCharType="begin"/>
        </w:r>
      </w:del>
      <w:del w:id="692" w:author="sc" w:date="2018-08-02T20:01:49Z">
        <w:r>
          <w:rPr/>
          <w:delInstrText xml:space="preserve"> PAGEREF _Toc1620123858 </w:delInstrText>
        </w:r>
      </w:del>
      <w:del w:id="693" w:author="sc" w:date="2018-08-02T20:01:49Z">
        <w:r>
          <w:rPr/>
          <w:fldChar w:fldCharType="separate"/>
        </w:r>
      </w:del>
      <w:del w:id="694" w:author="sc" w:date="2018-08-02T20:01:49Z">
        <w:r>
          <w:rPr/>
          <w:delText>46</w:delText>
        </w:r>
      </w:del>
      <w:del w:id="695" w:author="sc" w:date="2018-08-02T20:01:49Z">
        <w:r>
          <w:rPr/>
          <w:fldChar w:fldCharType="end"/>
        </w:r>
      </w:del>
      <w:del w:id="696" w:author="sc" w:date="2018-08-02T20:01:49Z">
        <w:r>
          <w:rPr>
            <w:rFonts w:ascii="SimSun" w:hAnsi="SimSun"/>
            <w:szCs w:val="36"/>
          </w:rPr>
          <w:fldChar w:fldCharType="end"/>
        </w:r>
      </w:del>
    </w:p>
    <w:p>
      <w:pPr>
        <w:pStyle w:val="22"/>
        <w:tabs>
          <w:tab w:val="right" w:leader="dot" w:pos="8306"/>
        </w:tabs>
        <w:rPr>
          <w:del w:id="697" w:author="sc" w:date="2018-08-02T20:01:49Z"/>
        </w:rPr>
      </w:pPr>
      <w:del w:id="698" w:author="sc" w:date="2018-08-02T20:01:49Z">
        <w:r>
          <w:rPr>
            <w:rFonts w:ascii="SimSun" w:hAnsi="SimSun"/>
            <w:szCs w:val="36"/>
          </w:rPr>
          <w:fldChar w:fldCharType="begin"/>
        </w:r>
      </w:del>
      <w:del w:id="699" w:author="sc" w:date="2018-08-02T20:01:49Z">
        <w:r>
          <w:rPr>
            <w:rFonts w:ascii="SimSun" w:hAnsi="SimSun"/>
            <w:szCs w:val="36"/>
          </w:rPr>
          <w:delInstrText xml:space="preserve"> HYPERLINK \l _Toc8815875 </w:delInstrText>
        </w:r>
      </w:del>
      <w:del w:id="700" w:author="sc" w:date="2018-08-02T20:01:49Z">
        <w:r>
          <w:rPr>
            <w:rFonts w:ascii="SimSun" w:hAnsi="SimSun"/>
            <w:szCs w:val="36"/>
          </w:rPr>
          <w:fldChar w:fldCharType="separate"/>
        </w:r>
      </w:del>
      <w:del w:id="701" w:author="sc" w:date="2018-08-02T20:01:49Z">
        <w:r>
          <w:rPr/>
          <w:delText xml:space="preserve">5.5 </w:delText>
        </w:r>
      </w:del>
      <w:del w:id="702" w:author="sc" w:date="2018-08-02T20:01:49Z">
        <w:r>
          <w:rPr>
            <w:rFonts w:hint="eastAsia"/>
          </w:rPr>
          <w:delText>监控日志</w:delText>
        </w:r>
      </w:del>
      <w:del w:id="703" w:author="sc" w:date="2018-08-02T20:01:49Z">
        <w:r>
          <w:rPr/>
          <w:tab/>
        </w:r>
      </w:del>
      <w:del w:id="704" w:author="sc" w:date="2018-08-02T20:01:49Z">
        <w:r>
          <w:rPr/>
          <w:fldChar w:fldCharType="begin"/>
        </w:r>
      </w:del>
      <w:del w:id="705" w:author="sc" w:date="2018-08-02T20:01:49Z">
        <w:r>
          <w:rPr/>
          <w:delInstrText xml:space="preserve"> PAGEREF _Toc8815875 </w:delInstrText>
        </w:r>
      </w:del>
      <w:del w:id="706" w:author="sc" w:date="2018-08-02T20:01:49Z">
        <w:r>
          <w:rPr/>
          <w:fldChar w:fldCharType="separate"/>
        </w:r>
      </w:del>
      <w:del w:id="707" w:author="sc" w:date="2018-08-02T20:01:49Z">
        <w:r>
          <w:rPr/>
          <w:delText>46</w:delText>
        </w:r>
      </w:del>
      <w:del w:id="708" w:author="sc" w:date="2018-08-02T20:01:49Z">
        <w:r>
          <w:rPr/>
          <w:fldChar w:fldCharType="end"/>
        </w:r>
      </w:del>
      <w:del w:id="709" w:author="sc" w:date="2018-08-02T20:01:49Z">
        <w:r>
          <w:rPr>
            <w:rFonts w:ascii="SimSun" w:hAnsi="SimSun"/>
            <w:szCs w:val="36"/>
          </w:rPr>
          <w:fldChar w:fldCharType="end"/>
        </w:r>
      </w:del>
    </w:p>
    <w:p>
      <w:pPr>
        <w:pStyle w:val="23"/>
        <w:tabs>
          <w:tab w:val="right" w:leader="dot" w:pos="8306"/>
        </w:tabs>
        <w:rPr>
          <w:del w:id="710" w:author="sc" w:date="2018-08-02T20:01:49Z"/>
        </w:rPr>
      </w:pPr>
      <w:del w:id="711" w:author="sc" w:date="2018-08-02T20:01:49Z">
        <w:r>
          <w:rPr>
            <w:rFonts w:ascii="SimSun" w:hAnsi="SimSun"/>
            <w:szCs w:val="36"/>
          </w:rPr>
          <w:fldChar w:fldCharType="begin"/>
        </w:r>
      </w:del>
      <w:del w:id="712" w:author="sc" w:date="2018-08-02T20:01:49Z">
        <w:r>
          <w:rPr>
            <w:rFonts w:ascii="SimSun" w:hAnsi="SimSun"/>
            <w:szCs w:val="36"/>
          </w:rPr>
          <w:delInstrText xml:space="preserve"> HYPERLINK \l _Toc1699743585 </w:delInstrText>
        </w:r>
      </w:del>
      <w:del w:id="713" w:author="sc" w:date="2018-08-02T20:01:49Z">
        <w:r>
          <w:rPr>
            <w:rFonts w:ascii="SimSun" w:hAnsi="SimSun"/>
            <w:szCs w:val="36"/>
          </w:rPr>
          <w:fldChar w:fldCharType="separate"/>
        </w:r>
      </w:del>
      <w:del w:id="714" w:author="sc" w:date="2018-08-02T20:01:49Z">
        <w:r>
          <w:rPr/>
          <w:delText xml:space="preserve">5.5.1 </w:delText>
        </w:r>
      </w:del>
      <w:del w:id="715" w:author="sc" w:date="2018-08-02T20:01:49Z">
        <w:r>
          <w:rPr>
            <w:rFonts w:hint="eastAsia"/>
          </w:rPr>
          <w:delText>监控指标</w:delText>
        </w:r>
      </w:del>
      <w:del w:id="716" w:author="sc" w:date="2018-08-02T20:01:49Z">
        <w:r>
          <w:rPr/>
          <w:tab/>
        </w:r>
      </w:del>
      <w:del w:id="717" w:author="sc" w:date="2018-08-02T20:01:49Z">
        <w:r>
          <w:rPr/>
          <w:fldChar w:fldCharType="begin"/>
        </w:r>
      </w:del>
      <w:del w:id="718" w:author="sc" w:date="2018-08-02T20:01:49Z">
        <w:r>
          <w:rPr/>
          <w:delInstrText xml:space="preserve"> PAGEREF _Toc1699743585 </w:delInstrText>
        </w:r>
      </w:del>
      <w:del w:id="719" w:author="sc" w:date="2018-08-02T20:01:49Z">
        <w:r>
          <w:rPr/>
          <w:fldChar w:fldCharType="separate"/>
        </w:r>
      </w:del>
      <w:del w:id="720" w:author="sc" w:date="2018-08-02T20:01:49Z">
        <w:r>
          <w:rPr/>
          <w:delText>47</w:delText>
        </w:r>
      </w:del>
      <w:del w:id="721" w:author="sc" w:date="2018-08-02T20:01:49Z">
        <w:r>
          <w:rPr/>
          <w:fldChar w:fldCharType="end"/>
        </w:r>
      </w:del>
      <w:del w:id="722" w:author="sc" w:date="2018-08-02T20:01:49Z">
        <w:r>
          <w:rPr>
            <w:rFonts w:ascii="SimSun" w:hAnsi="SimSun"/>
            <w:szCs w:val="36"/>
          </w:rPr>
          <w:fldChar w:fldCharType="end"/>
        </w:r>
      </w:del>
    </w:p>
    <w:p>
      <w:pPr>
        <w:pStyle w:val="23"/>
        <w:tabs>
          <w:tab w:val="right" w:leader="dot" w:pos="8306"/>
        </w:tabs>
        <w:rPr>
          <w:del w:id="723" w:author="sc" w:date="2018-08-02T20:01:49Z"/>
        </w:rPr>
      </w:pPr>
      <w:del w:id="724" w:author="sc" w:date="2018-08-02T20:01:49Z">
        <w:r>
          <w:rPr>
            <w:rFonts w:ascii="SimSun" w:hAnsi="SimSun"/>
            <w:szCs w:val="36"/>
          </w:rPr>
          <w:fldChar w:fldCharType="begin"/>
        </w:r>
      </w:del>
      <w:del w:id="725" w:author="sc" w:date="2018-08-02T20:01:49Z">
        <w:r>
          <w:rPr>
            <w:rFonts w:ascii="SimSun" w:hAnsi="SimSun"/>
            <w:szCs w:val="36"/>
          </w:rPr>
          <w:delInstrText xml:space="preserve"> HYPERLINK \l _Toc428065662 </w:delInstrText>
        </w:r>
      </w:del>
      <w:del w:id="726" w:author="sc" w:date="2018-08-02T20:01:49Z">
        <w:r>
          <w:rPr>
            <w:rFonts w:ascii="SimSun" w:hAnsi="SimSun"/>
            <w:szCs w:val="36"/>
          </w:rPr>
          <w:fldChar w:fldCharType="separate"/>
        </w:r>
      </w:del>
      <w:del w:id="727" w:author="sc" w:date="2018-08-02T20:01:49Z">
        <w:r>
          <w:rPr/>
          <w:delText xml:space="preserve">5.5.2 </w:delText>
        </w:r>
      </w:del>
      <w:del w:id="728" w:author="sc" w:date="2018-08-02T20:01:49Z">
        <w:r>
          <w:rPr>
            <w:rFonts w:hint="eastAsia"/>
          </w:rPr>
          <w:delText>监控日志格式</w:delText>
        </w:r>
      </w:del>
      <w:del w:id="729" w:author="sc" w:date="2018-08-02T20:01:49Z">
        <w:r>
          <w:rPr/>
          <w:tab/>
        </w:r>
      </w:del>
      <w:del w:id="730" w:author="sc" w:date="2018-08-02T20:01:49Z">
        <w:r>
          <w:rPr/>
          <w:fldChar w:fldCharType="begin"/>
        </w:r>
      </w:del>
      <w:del w:id="731" w:author="sc" w:date="2018-08-02T20:01:49Z">
        <w:r>
          <w:rPr/>
          <w:delInstrText xml:space="preserve"> PAGEREF _Toc428065662 </w:delInstrText>
        </w:r>
      </w:del>
      <w:del w:id="732" w:author="sc" w:date="2018-08-02T20:01:49Z">
        <w:r>
          <w:rPr/>
          <w:fldChar w:fldCharType="separate"/>
        </w:r>
      </w:del>
      <w:del w:id="733" w:author="sc" w:date="2018-08-02T20:01:49Z">
        <w:r>
          <w:rPr/>
          <w:delText>47</w:delText>
        </w:r>
      </w:del>
      <w:del w:id="734" w:author="sc" w:date="2018-08-02T20:01:49Z">
        <w:r>
          <w:rPr/>
          <w:fldChar w:fldCharType="end"/>
        </w:r>
      </w:del>
      <w:del w:id="735" w:author="sc" w:date="2018-08-02T20:01:49Z">
        <w:r>
          <w:rPr>
            <w:rFonts w:ascii="SimSun" w:hAnsi="SimSun"/>
            <w:szCs w:val="36"/>
          </w:rPr>
          <w:fldChar w:fldCharType="end"/>
        </w:r>
      </w:del>
    </w:p>
    <w:p>
      <w:pPr>
        <w:pStyle w:val="23"/>
        <w:tabs>
          <w:tab w:val="right" w:leader="dot" w:pos="8306"/>
        </w:tabs>
        <w:rPr>
          <w:del w:id="736" w:author="sc" w:date="2018-08-02T20:01:49Z"/>
        </w:rPr>
      </w:pPr>
      <w:del w:id="737" w:author="sc" w:date="2018-08-02T20:01:49Z">
        <w:r>
          <w:rPr>
            <w:rFonts w:ascii="SimSun" w:hAnsi="SimSun"/>
            <w:szCs w:val="36"/>
          </w:rPr>
          <w:fldChar w:fldCharType="begin"/>
        </w:r>
      </w:del>
      <w:del w:id="738" w:author="sc" w:date="2018-08-02T20:01:49Z">
        <w:r>
          <w:rPr>
            <w:rFonts w:ascii="SimSun" w:hAnsi="SimSun"/>
            <w:szCs w:val="36"/>
          </w:rPr>
          <w:delInstrText xml:space="preserve"> HYPERLINK \l _Toc1023864980 </w:delInstrText>
        </w:r>
      </w:del>
      <w:del w:id="739" w:author="sc" w:date="2018-08-02T20:01:49Z">
        <w:r>
          <w:rPr>
            <w:rFonts w:ascii="SimSun" w:hAnsi="SimSun"/>
            <w:szCs w:val="36"/>
          </w:rPr>
          <w:fldChar w:fldCharType="separate"/>
        </w:r>
      </w:del>
      <w:del w:id="740" w:author="sc" w:date="2018-08-02T20:01:49Z">
        <w:r>
          <w:rPr>
            <w:rFonts w:hint="eastAsia" w:ascii="Times New Roman" w:hAnsi="Times New Roman" w:cs="Times New Roman"/>
            <w:szCs w:val="32"/>
          </w:rPr>
          <w:delText>5.5.3 监控日志实现说明</w:delText>
        </w:r>
      </w:del>
      <w:del w:id="741" w:author="sc" w:date="2018-08-02T20:01:49Z">
        <w:r>
          <w:rPr/>
          <w:tab/>
        </w:r>
      </w:del>
      <w:del w:id="742" w:author="sc" w:date="2018-08-02T20:01:49Z">
        <w:r>
          <w:rPr/>
          <w:fldChar w:fldCharType="begin"/>
        </w:r>
      </w:del>
      <w:del w:id="743" w:author="sc" w:date="2018-08-02T20:01:49Z">
        <w:r>
          <w:rPr/>
          <w:delInstrText xml:space="preserve"> PAGEREF _Toc1023864980 </w:delInstrText>
        </w:r>
      </w:del>
      <w:del w:id="744" w:author="sc" w:date="2018-08-02T20:01:49Z">
        <w:r>
          <w:rPr/>
          <w:fldChar w:fldCharType="separate"/>
        </w:r>
      </w:del>
      <w:del w:id="745" w:author="sc" w:date="2018-08-02T20:01:49Z">
        <w:r>
          <w:rPr/>
          <w:delText>47</w:delText>
        </w:r>
      </w:del>
      <w:del w:id="746" w:author="sc" w:date="2018-08-02T20:01:49Z">
        <w:r>
          <w:rPr/>
          <w:fldChar w:fldCharType="end"/>
        </w:r>
      </w:del>
      <w:del w:id="747" w:author="sc" w:date="2018-08-02T20:01:49Z">
        <w:r>
          <w:rPr>
            <w:rFonts w:ascii="SimSun" w:hAnsi="SimSun"/>
            <w:szCs w:val="36"/>
          </w:rPr>
          <w:fldChar w:fldCharType="end"/>
        </w:r>
      </w:del>
    </w:p>
    <w:p>
      <w:pPr>
        <w:pStyle w:val="22"/>
        <w:tabs>
          <w:tab w:val="right" w:leader="dot" w:pos="8306"/>
        </w:tabs>
        <w:rPr>
          <w:del w:id="748" w:author="sc" w:date="2018-08-02T20:01:49Z"/>
        </w:rPr>
      </w:pPr>
      <w:del w:id="749" w:author="sc" w:date="2018-08-02T20:01:49Z">
        <w:r>
          <w:rPr>
            <w:rFonts w:ascii="SimSun" w:hAnsi="SimSun"/>
            <w:szCs w:val="36"/>
          </w:rPr>
          <w:fldChar w:fldCharType="begin"/>
        </w:r>
      </w:del>
      <w:del w:id="750" w:author="sc" w:date="2018-08-02T20:01:49Z">
        <w:r>
          <w:rPr>
            <w:rFonts w:ascii="SimSun" w:hAnsi="SimSun"/>
            <w:szCs w:val="36"/>
          </w:rPr>
          <w:delInstrText xml:space="preserve"> HYPERLINK \l _Toc1851720979 </w:delInstrText>
        </w:r>
      </w:del>
      <w:del w:id="751" w:author="sc" w:date="2018-08-02T20:01:49Z">
        <w:r>
          <w:rPr>
            <w:rFonts w:ascii="SimSun" w:hAnsi="SimSun"/>
            <w:szCs w:val="36"/>
          </w:rPr>
          <w:fldChar w:fldCharType="separate"/>
        </w:r>
      </w:del>
      <w:del w:id="752" w:author="sc" w:date="2018-08-02T20:01:49Z">
        <w:r>
          <w:rPr/>
          <w:delText xml:space="preserve">5.6 </w:delText>
        </w:r>
      </w:del>
      <w:del w:id="753" w:author="sc" w:date="2018-08-02T20:01:49Z">
        <w:r>
          <w:rPr>
            <w:rFonts w:hint="eastAsia"/>
          </w:rPr>
          <w:delText>访问日志</w:delText>
        </w:r>
      </w:del>
      <w:del w:id="754" w:author="sc" w:date="2018-08-02T20:01:49Z">
        <w:r>
          <w:rPr/>
          <w:tab/>
        </w:r>
      </w:del>
      <w:del w:id="755" w:author="sc" w:date="2018-08-02T20:01:49Z">
        <w:r>
          <w:rPr/>
          <w:fldChar w:fldCharType="begin"/>
        </w:r>
      </w:del>
      <w:del w:id="756" w:author="sc" w:date="2018-08-02T20:01:49Z">
        <w:r>
          <w:rPr/>
          <w:delInstrText xml:space="preserve"> PAGEREF _Toc1851720979 </w:delInstrText>
        </w:r>
      </w:del>
      <w:del w:id="757" w:author="sc" w:date="2018-08-02T20:01:49Z">
        <w:r>
          <w:rPr/>
          <w:fldChar w:fldCharType="separate"/>
        </w:r>
      </w:del>
      <w:del w:id="758" w:author="sc" w:date="2018-08-02T20:01:49Z">
        <w:r>
          <w:rPr/>
          <w:delText>48</w:delText>
        </w:r>
      </w:del>
      <w:del w:id="759" w:author="sc" w:date="2018-08-02T20:01:49Z">
        <w:r>
          <w:rPr/>
          <w:fldChar w:fldCharType="end"/>
        </w:r>
      </w:del>
      <w:del w:id="760" w:author="sc" w:date="2018-08-02T20:01:49Z">
        <w:r>
          <w:rPr>
            <w:rFonts w:ascii="SimSun" w:hAnsi="SimSun"/>
            <w:szCs w:val="36"/>
          </w:rPr>
          <w:fldChar w:fldCharType="end"/>
        </w:r>
      </w:del>
    </w:p>
    <w:p>
      <w:pPr>
        <w:pStyle w:val="23"/>
        <w:tabs>
          <w:tab w:val="right" w:leader="dot" w:pos="8306"/>
        </w:tabs>
        <w:rPr>
          <w:del w:id="761" w:author="sc" w:date="2018-08-02T20:01:49Z"/>
        </w:rPr>
      </w:pPr>
      <w:del w:id="762" w:author="sc" w:date="2018-08-02T20:01:49Z">
        <w:r>
          <w:rPr>
            <w:rFonts w:ascii="SimSun" w:hAnsi="SimSun"/>
            <w:szCs w:val="36"/>
          </w:rPr>
          <w:fldChar w:fldCharType="begin"/>
        </w:r>
      </w:del>
      <w:del w:id="763" w:author="sc" w:date="2018-08-02T20:01:49Z">
        <w:r>
          <w:rPr>
            <w:rFonts w:ascii="SimSun" w:hAnsi="SimSun"/>
            <w:szCs w:val="36"/>
          </w:rPr>
          <w:delInstrText xml:space="preserve"> HYPERLINK \l _Toc91297215 </w:delInstrText>
        </w:r>
      </w:del>
      <w:del w:id="764" w:author="sc" w:date="2018-08-02T20:01:49Z">
        <w:r>
          <w:rPr>
            <w:rFonts w:ascii="SimSun" w:hAnsi="SimSun"/>
            <w:szCs w:val="36"/>
          </w:rPr>
          <w:fldChar w:fldCharType="separate"/>
        </w:r>
      </w:del>
      <w:del w:id="765" w:author="sc" w:date="2018-08-02T20:01:49Z">
        <w:r>
          <w:rPr/>
          <w:delText xml:space="preserve">5.6.1 </w:delText>
        </w:r>
      </w:del>
      <w:del w:id="766" w:author="sc" w:date="2018-08-02T20:01:49Z">
        <w:r>
          <w:rPr>
            <w:rFonts w:hint="eastAsia"/>
          </w:rPr>
          <w:delText>访问日志格式</w:delText>
        </w:r>
      </w:del>
      <w:del w:id="767" w:author="sc" w:date="2018-08-02T20:01:49Z">
        <w:r>
          <w:rPr/>
          <w:tab/>
        </w:r>
      </w:del>
      <w:del w:id="768" w:author="sc" w:date="2018-08-02T20:01:49Z">
        <w:r>
          <w:rPr/>
          <w:fldChar w:fldCharType="begin"/>
        </w:r>
      </w:del>
      <w:del w:id="769" w:author="sc" w:date="2018-08-02T20:01:49Z">
        <w:r>
          <w:rPr/>
          <w:delInstrText xml:space="preserve"> PAGEREF _Toc91297215 </w:delInstrText>
        </w:r>
      </w:del>
      <w:del w:id="770" w:author="sc" w:date="2018-08-02T20:01:49Z">
        <w:r>
          <w:rPr/>
          <w:fldChar w:fldCharType="separate"/>
        </w:r>
      </w:del>
      <w:del w:id="771" w:author="sc" w:date="2018-08-02T20:01:49Z">
        <w:r>
          <w:rPr/>
          <w:delText>48</w:delText>
        </w:r>
      </w:del>
      <w:del w:id="772" w:author="sc" w:date="2018-08-02T20:01:49Z">
        <w:r>
          <w:rPr/>
          <w:fldChar w:fldCharType="end"/>
        </w:r>
      </w:del>
      <w:del w:id="773" w:author="sc" w:date="2018-08-02T20:01:49Z">
        <w:r>
          <w:rPr>
            <w:rFonts w:ascii="SimSun" w:hAnsi="SimSun"/>
            <w:szCs w:val="36"/>
          </w:rPr>
          <w:fldChar w:fldCharType="end"/>
        </w:r>
      </w:del>
    </w:p>
    <w:p>
      <w:pPr>
        <w:pStyle w:val="22"/>
        <w:tabs>
          <w:tab w:val="right" w:leader="dot" w:pos="8306"/>
        </w:tabs>
        <w:rPr>
          <w:del w:id="774" w:author="sc" w:date="2018-08-02T20:01:49Z"/>
        </w:rPr>
      </w:pPr>
      <w:del w:id="775" w:author="sc" w:date="2018-08-02T20:01:49Z">
        <w:r>
          <w:rPr>
            <w:rFonts w:ascii="SimSun" w:hAnsi="SimSun"/>
            <w:szCs w:val="36"/>
          </w:rPr>
          <w:fldChar w:fldCharType="begin"/>
        </w:r>
      </w:del>
      <w:del w:id="776" w:author="sc" w:date="2018-08-02T20:01:49Z">
        <w:r>
          <w:rPr>
            <w:rFonts w:ascii="SimSun" w:hAnsi="SimSun"/>
            <w:szCs w:val="36"/>
          </w:rPr>
          <w:delInstrText xml:space="preserve"> HYPERLINK \l _Toc26169177 </w:delInstrText>
        </w:r>
      </w:del>
      <w:del w:id="777" w:author="sc" w:date="2018-08-02T20:01:49Z">
        <w:r>
          <w:rPr>
            <w:rFonts w:ascii="SimSun" w:hAnsi="SimSun"/>
            <w:szCs w:val="36"/>
          </w:rPr>
          <w:fldChar w:fldCharType="separate"/>
        </w:r>
      </w:del>
      <w:del w:id="778" w:author="sc" w:date="2018-08-02T20:01:49Z">
        <w:r>
          <w:rPr/>
          <w:delText xml:space="preserve">5.7 </w:delText>
        </w:r>
      </w:del>
      <w:del w:id="779" w:author="sc" w:date="2018-08-02T20:01:49Z">
        <w:r>
          <w:rPr>
            <w:rFonts w:hint="eastAsia"/>
          </w:rPr>
          <w:delText>日志收集</w:delText>
        </w:r>
      </w:del>
      <w:del w:id="780" w:author="sc" w:date="2018-08-02T20:01:49Z">
        <w:r>
          <w:rPr/>
          <w:tab/>
        </w:r>
      </w:del>
      <w:del w:id="781" w:author="sc" w:date="2018-08-02T20:01:49Z">
        <w:r>
          <w:rPr/>
          <w:fldChar w:fldCharType="begin"/>
        </w:r>
      </w:del>
      <w:del w:id="782" w:author="sc" w:date="2018-08-02T20:01:49Z">
        <w:r>
          <w:rPr/>
          <w:delInstrText xml:space="preserve"> PAGEREF _Toc26169177 </w:delInstrText>
        </w:r>
      </w:del>
      <w:del w:id="783" w:author="sc" w:date="2018-08-02T20:01:49Z">
        <w:r>
          <w:rPr/>
          <w:fldChar w:fldCharType="separate"/>
        </w:r>
      </w:del>
      <w:del w:id="784" w:author="sc" w:date="2018-08-02T20:01:49Z">
        <w:r>
          <w:rPr/>
          <w:delText>48</w:delText>
        </w:r>
      </w:del>
      <w:del w:id="785" w:author="sc" w:date="2018-08-02T20:01:49Z">
        <w:r>
          <w:rPr/>
          <w:fldChar w:fldCharType="end"/>
        </w:r>
      </w:del>
      <w:del w:id="786" w:author="sc" w:date="2018-08-02T20:01:49Z">
        <w:r>
          <w:rPr>
            <w:rFonts w:ascii="SimSun" w:hAnsi="SimSun"/>
            <w:szCs w:val="36"/>
          </w:rPr>
          <w:fldChar w:fldCharType="end"/>
        </w:r>
      </w:del>
    </w:p>
    <w:p>
      <w:pPr>
        <w:pStyle w:val="22"/>
        <w:tabs>
          <w:tab w:val="right" w:leader="dot" w:pos="8306"/>
        </w:tabs>
        <w:rPr>
          <w:del w:id="787" w:author="sc" w:date="2018-08-02T20:01:49Z"/>
        </w:rPr>
      </w:pPr>
      <w:del w:id="788" w:author="sc" w:date="2018-08-02T20:01:49Z">
        <w:r>
          <w:rPr>
            <w:rFonts w:ascii="SimSun" w:hAnsi="SimSun"/>
            <w:szCs w:val="36"/>
          </w:rPr>
          <w:fldChar w:fldCharType="begin"/>
        </w:r>
      </w:del>
      <w:del w:id="789" w:author="sc" w:date="2018-08-02T20:01:49Z">
        <w:r>
          <w:rPr>
            <w:rFonts w:ascii="SimSun" w:hAnsi="SimSun"/>
            <w:szCs w:val="36"/>
          </w:rPr>
          <w:delInstrText xml:space="preserve"> HYPERLINK \l _Toc552761306 </w:delInstrText>
        </w:r>
      </w:del>
      <w:del w:id="790" w:author="sc" w:date="2018-08-02T20:01:49Z">
        <w:r>
          <w:rPr>
            <w:rFonts w:ascii="SimSun" w:hAnsi="SimSun"/>
            <w:szCs w:val="36"/>
          </w:rPr>
          <w:fldChar w:fldCharType="separate"/>
        </w:r>
      </w:del>
      <w:del w:id="791" w:author="sc" w:date="2018-08-02T20:01:49Z">
        <w:r>
          <w:rPr/>
          <w:delText xml:space="preserve">5.8 </w:delText>
        </w:r>
      </w:del>
      <w:del w:id="792" w:author="sc" w:date="2018-08-02T20:01:49Z">
        <w:r>
          <w:rPr>
            <w:rFonts w:hint="eastAsia"/>
          </w:rPr>
          <w:delText>日志规约</w:delText>
        </w:r>
      </w:del>
      <w:del w:id="793" w:author="sc" w:date="2018-08-02T20:01:49Z">
        <w:r>
          <w:rPr/>
          <w:tab/>
        </w:r>
      </w:del>
      <w:del w:id="794" w:author="sc" w:date="2018-08-02T20:01:49Z">
        <w:r>
          <w:rPr/>
          <w:fldChar w:fldCharType="begin"/>
        </w:r>
      </w:del>
      <w:del w:id="795" w:author="sc" w:date="2018-08-02T20:01:49Z">
        <w:r>
          <w:rPr/>
          <w:delInstrText xml:space="preserve"> PAGEREF _Toc552761306 </w:delInstrText>
        </w:r>
      </w:del>
      <w:del w:id="796" w:author="sc" w:date="2018-08-02T20:01:49Z">
        <w:r>
          <w:rPr/>
          <w:fldChar w:fldCharType="separate"/>
        </w:r>
      </w:del>
      <w:del w:id="797" w:author="sc" w:date="2018-08-02T20:01:49Z">
        <w:r>
          <w:rPr/>
          <w:delText>49</w:delText>
        </w:r>
      </w:del>
      <w:del w:id="798" w:author="sc" w:date="2018-08-02T20:01:49Z">
        <w:r>
          <w:rPr/>
          <w:fldChar w:fldCharType="end"/>
        </w:r>
      </w:del>
      <w:del w:id="799" w:author="sc" w:date="2018-08-02T20:01:49Z">
        <w:r>
          <w:rPr>
            <w:rFonts w:ascii="SimSun" w:hAnsi="SimSun"/>
            <w:szCs w:val="36"/>
          </w:rPr>
          <w:fldChar w:fldCharType="end"/>
        </w:r>
      </w:del>
    </w:p>
    <w:p>
      <w:pPr>
        <w:pStyle w:val="21"/>
        <w:tabs>
          <w:tab w:val="right" w:leader="dot" w:pos="8306"/>
        </w:tabs>
        <w:rPr>
          <w:del w:id="800" w:author="sc" w:date="2018-08-02T20:01:49Z"/>
        </w:rPr>
      </w:pPr>
      <w:del w:id="801" w:author="sc" w:date="2018-08-02T20:01:49Z">
        <w:r>
          <w:rPr>
            <w:rFonts w:ascii="SimSun" w:hAnsi="SimSun"/>
            <w:szCs w:val="36"/>
          </w:rPr>
          <w:fldChar w:fldCharType="begin"/>
        </w:r>
      </w:del>
      <w:del w:id="802" w:author="sc" w:date="2018-08-02T20:01:49Z">
        <w:r>
          <w:rPr>
            <w:rFonts w:ascii="SimSun" w:hAnsi="SimSun"/>
            <w:szCs w:val="36"/>
          </w:rPr>
          <w:delInstrText xml:space="preserve"> HYPERLINK \l _Toc941356721 </w:delInstrText>
        </w:r>
      </w:del>
      <w:del w:id="803" w:author="sc" w:date="2018-08-02T20:01:49Z">
        <w:r>
          <w:rPr>
            <w:rFonts w:ascii="SimSun" w:hAnsi="SimSun"/>
            <w:szCs w:val="36"/>
          </w:rPr>
          <w:fldChar w:fldCharType="separate"/>
        </w:r>
      </w:del>
      <w:del w:id="804" w:author="sc" w:date="2018-08-02T20:01:49Z">
        <w:r>
          <w:rPr>
            <w:bCs w:val="0"/>
          </w:rPr>
          <w:delText xml:space="preserve">6 </w:delText>
        </w:r>
      </w:del>
      <w:del w:id="805" w:author="sc" w:date="2018-08-02T20:01:49Z">
        <w:r>
          <w:rPr>
            <w:rFonts w:hint="eastAsia"/>
          </w:rPr>
          <w:delText>分页使用规范</w:delText>
        </w:r>
      </w:del>
      <w:del w:id="806" w:author="sc" w:date="2018-08-02T20:01:49Z">
        <w:r>
          <w:rPr/>
          <w:tab/>
        </w:r>
      </w:del>
      <w:del w:id="807" w:author="sc" w:date="2018-08-02T20:01:49Z">
        <w:r>
          <w:rPr/>
          <w:fldChar w:fldCharType="begin"/>
        </w:r>
      </w:del>
      <w:del w:id="808" w:author="sc" w:date="2018-08-02T20:01:49Z">
        <w:r>
          <w:rPr/>
          <w:delInstrText xml:space="preserve"> PAGEREF _Toc941356721 </w:delInstrText>
        </w:r>
      </w:del>
      <w:del w:id="809" w:author="sc" w:date="2018-08-02T20:01:49Z">
        <w:r>
          <w:rPr/>
          <w:fldChar w:fldCharType="separate"/>
        </w:r>
      </w:del>
      <w:del w:id="810" w:author="sc" w:date="2018-08-02T20:01:49Z">
        <w:r>
          <w:rPr/>
          <w:delText>51</w:delText>
        </w:r>
      </w:del>
      <w:del w:id="811" w:author="sc" w:date="2018-08-02T20:01:49Z">
        <w:r>
          <w:rPr/>
          <w:fldChar w:fldCharType="end"/>
        </w:r>
      </w:del>
      <w:del w:id="812" w:author="sc" w:date="2018-08-02T20:01:49Z">
        <w:r>
          <w:rPr>
            <w:rFonts w:ascii="SimSun" w:hAnsi="SimSun"/>
            <w:szCs w:val="36"/>
          </w:rPr>
          <w:fldChar w:fldCharType="end"/>
        </w:r>
      </w:del>
    </w:p>
    <w:p>
      <w:pPr>
        <w:pStyle w:val="22"/>
        <w:tabs>
          <w:tab w:val="right" w:leader="dot" w:pos="8306"/>
        </w:tabs>
        <w:rPr>
          <w:del w:id="813" w:author="sc" w:date="2018-08-02T20:01:49Z"/>
        </w:rPr>
      </w:pPr>
      <w:del w:id="814" w:author="sc" w:date="2018-08-02T20:01:49Z">
        <w:r>
          <w:rPr>
            <w:rFonts w:ascii="SimSun" w:hAnsi="SimSun"/>
            <w:szCs w:val="36"/>
          </w:rPr>
          <w:fldChar w:fldCharType="begin"/>
        </w:r>
      </w:del>
      <w:del w:id="815" w:author="sc" w:date="2018-08-02T20:01:49Z">
        <w:r>
          <w:rPr>
            <w:rFonts w:ascii="SimSun" w:hAnsi="SimSun"/>
            <w:szCs w:val="36"/>
          </w:rPr>
          <w:delInstrText xml:space="preserve"> HYPERLINK \l _Toc2046291361 </w:delInstrText>
        </w:r>
      </w:del>
      <w:del w:id="816" w:author="sc" w:date="2018-08-02T20:01:49Z">
        <w:r>
          <w:rPr>
            <w:rFonts w:ascii="SimSun" w:hAnsi="SimSun"/>
            <w:szCs w:val="36"/>
          </w:rPr>
          <w:fldChar w:fldCharType="separate"/>
        </w:r>
      </w:del>
      <w:del w:id="817" w:author="sc" w:date="2018-08-02T20:01:49Z">
        <w:r>
          <w:rPr/>
          <w:delText xml:space="preserve">6.1 </w:delText>
        </w:r>
      </w:del>
      <w:del w:id="818" w:author="sc" w:date="2018-08-02T20:01:49Z">
        <w:r>
          <w:rPr>
            <w:rFonts w:hint="eastAsia"/>
          </w:rPr>
          <w:delText>分页查询SQL改写原则为</w:delText>
        </w:r>
      </w:del>
      <w:del w:id="819" w:author="sc" w:date="2018-08-02T20:01:49Z">
        <w:r>
          <w:rPr/>
          <w:tab/>
        </w:r>
      </w:del>
      <w:del w:id="820" w:author="sc" w:date="2018-08-02T20:01:49Z">
        <w:r>
          <w:rPr/>
          <w:fldChar w:fldCharType="begin"/>
        </w:r>
      </w:del>
      <w:del w:id="821" w:author="sc" w:date="2018-08-02T20:01:49Z">
        <w:r>
          <w:rPr/>
          <w:delInstrText xml:space="preserve"> PAGEREF _Toc2046291361 </w:delInstrText>
        </w:r>
      </w:del>
      <w:del w:id="822" w:author="sc" w:date="2018-08-02T20:01:49Z">
        <w:r>
          <w:rPr/>
          <w:fldChar w:fldCharType="separate"/>
        </w:r>
      </w:del>
      <w:del w:id="823" w:author="sc" w:date="2018-08-02T20:01:49Z">
        <w:r>
          <w:rPr/>
          <w:delText>51</w:delText>
        </w:r>
      </w:del>
      <w:del w:id="824" w:author="sc" w:date="2018-08-02T20:01:49Z">
        <w:r>
          <w:rPr/>
          <w:fldChar w:fldCharType="end"/>
        </w:r>
      </w:del>
      <w:del w:id="825" w:author="sc" w:date="2018-08-02T20:01:49Z">
        <w:r>
          <w:rPr>
            <w:rFonts w:ascii="SimSun" w:hAnsi="SimSun"/>
            <w:szCs w:val="36"/>
          </w:rPr>
          <w:fldChar w:fldCharType="end"/>
        </w:r>
      </w:del>
    </w:p>
    <w:p>
      <w:pPr>
        <w:pStyle w:val="22"/>
        <w:tabs>
          <w:tab w:val="right" w:leader="dot" w:pos="8306"/>
        </w:tabs>
        <w:rPr>
          <w:del w:id="826" w:author="sc" w:date="2018-08-02T20:01:49Z"/>
        </w:rPr>
      </w:pPr>
      <w:del w:id="827" w:author="sc" w:date="2018-08-02T20:01:49Z">
        <w:r>
          <w:rPr>
            <w:rFonts w:ascii="SimSun" w:hAnsi="SimSun"/>
            <w:szCs w:val="36"/>
          </w:rPr>
          <w:fldChar w:fldCharType="begin"/>
        </w:r>
      </w:del>
      <w:del w:id="828" w:author="sc" w:date="2018-08-02T20:01:49Z">
        <w:r>
          <w:rPr>
            <w:rFonts w:ascii="SimSun" w:hAnsi="SimSun"/>
            <w:szCs w:val="36"/>
          </w:rPr>
          <w:delInstrText xml:space="preserve"> HYPERLINK \l _Toc1009179767 </w:delInstrText>
        </w:r>
      </w:del>
      <w:del w:id="829" w:author="sc" w:date="2018-08-02T20:01:49Z">
        <w:r>
          <w:rPr>
            <w:rFonts w:ascii="SimSun" w:hAnsi="SimSun"/>
            <w:szCs w:val="36"/>
          </w:rPr>
          <w:fldChar w:fldCharType="separate"/>
        </w:r>
      </w:del>
      <w:del w:id="830" w:author="sc" w:date="2018-08-02T20:01:49Z">
        <w:r>
          <w:rPr/>
          <w:delText xml:space="preserve">6.2 </w:delText>
        </w:r>
      </w:del>
      <w:del w:id="831" w:author="sc" w:date="2018-08-02T20:01:49Z">
        <w:r>
          <w:rPr>
            <w:rFonts w:hint="eastAsia"/>
          </w:rPr>
          <w:delText>分页插件场景</w:delText>
        </w:r>
      </w:del>
      <w:del w:id="832" w:author="sc" w:date="2018-08-02T20:01:49Z">
        <w:r>
          <w:rPr/>
          <w:tab/>
        </w:r>
      </w:del>
      <w:del w:id="833" w:author="sc" w:date="2018-08-02T20:01:49Z">
        <w:r>
          <w:rPr/>
          <w:fldChar w:fldCharType="begin"/>
        </w:r>
      </w:del>
      <w:del w:id="834" w:author="sc" w:date="2018-08-02T20:01:49Z">
        <w:r>
          <w:rPr/>
          <w:delInstrText xml:space="preserve"> PAGEREF _Toc1009179767 </w:delInstrText>
        </w:r>
      </w:del>
      <w:del w:id="835" w:author="sc" w:date="2018-08-02T20:01:49Z">
        <w:r>
          <w:rPr/>
          <w:fldChar w:fldCharType="separate"/>
        </w:r>
      </w:del>
      <w:del w:id="836" w:author="sc" w:date="2018-08-02T20:01:49Z">
        <w:r>
          <w:rPr/>
          <w:delText>51</w:delText>
        </w:r>
      </w:del>
      <w:del w:id="837" w:author="sc" w:date="2018-08-02T20:01:49Z">
        <w:r>
          <w:rPr/>
          <w:fldChar w:fldCharType="end"/>
        </w:r>
      </w:del>
      <w:del w:id="838" w:author="sc" w:date="2018-08-02T20:01:49Z">
        <w:r>
          <w:rPr>
            <w:rFonts w:ascii="SimSun" w:hAnsi="SimSun"/>
            <w:szCs w:val="36"/>
          </w:rPr>
          <w:fldChar w:fldCharType="end"/>
        </w:r>
      </w:del>
    </w:p>
    <w:p>
      <w:pPr>
        <w:pStyle w:val="22"/>
        <w:tabs>
          <w:tab w:val="right" w:leader="dot" w:pos="8306"/>
        </w:tabs>
        <w:rPr>
          <w:del w:id="839" w:author="sc" w:date="2018-08-02T20:01:49Z"/>
        </w:rPr>
      </w:pPr>
      <w:del w:id="840" w:author="sc" w:date="2018-08-02T20:01:49Z">
        <w:r>
          <w:rPr>
            <w:rFonts w:ascii="SimSun" w:hAnsi="SimSun"/>
            <w:szCs w:val="36"/>
          </w:rPr>
          <w:fldChar w:fldCharType="begin"/>
        </w:r>
      </w:del>
      <w:del w:id="841" w:author="sc" w:date="2018-08-02T20:01:49Z">
        <w:r>
          <w:rPr>
            <w:rFonts w:ascii="SimSun" w:hAnsi="SimSun"/>
            <w:szCs w:val="36"/>
          </w:rPr>
          <w:delInstrText xml:space="preserve"> HYPERLINK \l _Toc1367171287 </w:delInstrText>
        </w:r>
      </w:del>
      <w:del w:id="842" w:author="sc" w:date="2018-08-02T20:01:49Z">
        <w:r>
          <w:rPr>
            <w:rFonts w:ascii="SimSun" w:hAnsi="SimSun"/>
            <w:szCs w:val="36"/>
          </w:rPr>
          <w:fldChar w:fldCharType="separate"/>
        </w:r>
      </w:del>
      <w:del w:id="843" w:author="sc" w:date="2018-08-02T20:01:49Z">
        <w:r>
          <w:rPr/>
          <w:delText>6.3 不推荐使用分页插件的地方</w:delText>
        </w:r>
      </w:del>
      <w:del w:id="844" w:author="sc" w:date="2018-08-02T20:01:49Z">
        <w:r>
          <w:rPr/>
          <w:tab/>
        </w:r>
      </w:del>
      <w:del w:id="845" w:author="sc" w:date="2018-08-02T20:01:49Z">
        <w:r>
          <w:rPr/>
          <w:fldChar w:fldCharType="begin"/>
        </w:r>
      </w:del>
      <w:del w:id="846" w:author="sc" w:date="2018-08-02T20:01:49Z">
        <w:r>
          <w:rPr/>
          <w:delInstrText xml:space="preserve"> PAGEREF _Toc1367171287 </w:delInstrText>
        </w:r>
      </w:del>
      <w:del w:id="847" w:author="sc" w:date="2018-08-02T20:01:49Z">
        <w:r>
          <w:rPr/>
          <w:fldChar w:fldCharType="separate"/>
        </w:r>
      </w:del>
      <w:del w:id="848" w:author="sc" w:date="2018-08-02T20:01:49Z">
        <w:r>
          <w:rPr/>
          <w:delText>51</w:delText>
        </w:r>
      </w:del>
      <w:del w:id="849" w:author="sc" w:date="2018-08-02T20:01:49Z">
        <w:r>
          <w:rPr/>
          <w:fldChar w:fldCharType="end"/>
        </w:r>
      </w:del>
      <w:del w:id="850" w:author="sc" w:date="2018-08-02T20:01:49Z">
        <w:r>
          <w:rPr>
            <w:rFonts w:ascii="SimSun" w:hAnsi="SimSun"/>
            <w:szCs w:val="36"/>
          </w:rPr>
          <w:fldChar w:fldCharType="end"/>
        </w:r>
      </w:del>
    </w:p>
    <w:p>
      <w:pPr>
        <w:pStyle w:val="22"/>
        <w:tabs>
          <w:tab w:val="right" w:leader="dot" w:pos="8306"/>
        </w:tabs>
        <w:rPr>
          <w:del w:id="851" w:author="sc" w:date="2018-08-02T20:01:49Z"/>
        </w:rPr>
      </w:pPr>
      <w:del w:id="852" w:author="sc" w:date="2018-08-02T20:01:49Z">
        <w:r>
          <w:rPr>
            <w:rFonts w:ascii="SimSun" w:hAnsi="SimSun"/>
            <w:szCs w:val="36"/>
          </w:rPr>
          <w:fldChar w:fldCharType="begin"/>
        </w:r>
      </w:del>
      <w:del w:id="853" w:author="sc" w:date="2018-08-02T20:01:49Z">
        <w:r>
          <w:rPr>
            <w:rFonts w:ascii="SimSun" w:hAnsi="SimSun"/>
            <w:szCs w:val="36"/>
          </w:rPr>
          <w:delInstrText xml:space="preserve"> HYPERLINK \l _Toc870162624 </w:delInstrText>
        </w:r>
      </w:del>
      <w:del w:id="854" w:author="sc" w:date="2018-08-02T20:01:49Z">
        <w:r>
          <w:rPr>
            <w:rFonts w:ascii="SimSun" w:hAnsi="SimSun"/>
            <w:szCs w:val="36"/>
          </w:rPr>
          <w:fldChar w:fldCharType="separate"/>
        </w:r>
      </w:del>
      <w:del w:id="855" w:author="sc" w:date="2018-08-02T20:01:49Z">
        <w:r>
          <w:rPr/>
          <w:delText>6.4 不推荐显示分页总数的场景</w:delText>
        </w:r>
      </w:del>
      <w:del w:id="856" w:author="sc" w:date="2018-08-02T20:01:49Z">
        <w:r>
          <w:rPr/>
          <w:tab/>
        </w:r>
      </w:del>
      <w:del w:id="857" w:author="sc" w:date="2018-08-02T20:01:49Z">
        <w:r>
          <w:rPr/>
          <w:fldChar w:fldCharType="begin"/>
        </w:r>
      </w:del>
      <w:del w:id="858" w:author="sc" w:date="2018-08-02T20:01:49Z">
        <w:r>
          <w:rPr/>
          <w:delInstrText xml:space="preserve"> PAGEREF _Toc870162624 </w:delInstrText>
        </w:r>
      </w:del>
      <w:del w:id="859" w:author="sc" w:date="2018-08-02T20:01:49Z">
        <w:r>
          <w:rPr/>
          <w:fldChar w:fldCharType="separate"/>
        </w:r>
      </w:del>
      <w:del w:id="860" w:author="sc" w:date="2018-08-02T20:01:49Z">
        <w:r>
          <w:rPr/>
          <w:delText>51</w:delText>
        </w:r>
      </w:del>
      <w:del w:id="861" w:author="sc" w:date="2018-08-02T20:01:49Z">
        <w:r>
          <w:rPr/>
          <w:fldChar w:fldCharType="end"/>
        </w:r>
      </w:del>
      <w:del w:id="862" w:author="sc" w:date="2018-08-02T20:01:49Z">
        <w:r>
          <w:rPr>
            <w:rFonts w:ascii="SimSun" w:hAnsi="SimSun"/>
            <w:szCs w:val="36"/>
          </w:rPr>
          <w:fldChar w:fldCharType="end"/>
        </w:r>
      </w:del>
    </w:p>
    <w:p>
      <w:pPr>
        <w:pStyle w:val="22"/>
        <w:tabs>
          <w:tab w:val="right" w:leader="dot" w:pos="8306"/>
        </w:tabs>
        <w:rPr>
          <w:del w:id="863" w:author="sc" w:date="2018-08-02T20:01:49Z"/>
        </w:rPr>
      </w:pPr>
      <w:del w:id="864" w:author="sc" w:date="2018-08-02T20:01:49Z">
        <w:r>
          <w:rPr>
            <w:rFonts w:ascii="SimSun" w:hAnsi="SimSun"/>
            <w:szCs w:val="36"/>
          </w:rPr>
          <w:fldChar w:fldCharType="begin"/>
        </w:r>
      </w:del>
      <w:del w:id="865" w:author="sc" w:date="2018-08-02T20:01:49Z">
        <w:r>
          <w:rPr>
            <w:rFonts w:ascii="SimSun" w:hAnsi="SimSun"/>
            <w:szCs w:val="36"/>
          </w:rPr>
          <w:delInstrText xml:space="preserve"> HYPERLINK \l _Toc1253393277 </w:delInstrText>
        </w:r>
      </w:del>
      <w:del w:id="866" w:author="sc" w:date="2018-08-02T20:01:49Z">
        <w:r>
          <w:rPr>
            <w:rFonts w:ascii="SimSun" w:hAnsi="SimSun"/>
            <w:szCs w:val="36"/>
          </w:rPr>
          <w:fldChar w:fldCharType="separate"/>
        </w:r>
      </w:del>
      <w:del w:id="867" w:author="sc" w:date="2018-08-02T20:01:49Z">
        <w:r>
          <w:rPr>
            <w:lang w:eastAsia="zh-CN"/>
          </w:rPr>
          <w:delText xml:space="preserve">6.5 </w:delText>
        </w:r>
      </w:del>
      <w:del w:id="868" w:author="sc" w:date="2018-08-02T20:01:49Z">
        <w:r>
          <w:rPr/>
          <w:delText>分页插件使用</w:delText>
        </w:r>
      </w:del>
      <w:del w:id="869" w:author="sc" w:date="2018-08-02T20:01:49Z">
        <w:r>
          <w:rPr/>
          <w:tab/>
        </w:r>
      </w:del>
      <w:del w:id="870" w:author="sc" w:date="2018-08-02T20:01:49Z">
        <w:r>
          <w:rPr/>
          <w:fldChar w:fldCharType="begin"/>
        </w:r>
      </w:del>
      <w:del w:id="871" w:author="sc" w:date="2018-08-02T20:01:49Z">
        <w:r>
          <w:rPr/>
          <w:delInstrText xml:space="preserve"> PAGEREF _Toc1253393277 </w:delInstrText>
        </w:r>
      </w:del>
      <w:del w:id="872" w:author="sc" w:date="2018-08-02T20:01:49Z">
        <w:r>
          <w:rPr/>
          <w:fldChar w:fldCharType="separate"/>
        </w:r>
      </w:del>
      <w:del w:id="873" w:author="sc" w:date="2018-08-02T20:01:49Z">
        <w:r>
          <w:rPr/>
          <w:delText>52</w:delText>
        </w:r>
      </w:del>
      <w:del w:id="874" w:author="sc" w:date="2018-08-02T20:01:49Z">
        <w:r>
          <w:rPr/>
          <w:fldChar w:fldCharType="end"/>
        </w:r>
      </w:del>
      <w:del w:id="875" w:author="sc" w:date="2018-08-02T20:01:49Z">
        <w:r>
          <w:rPr>
            <w:rFonts w:ascii="SimSun" w:hAnsi="SimSun"/>
            <w:szCs w:val="36"/>
          </w:rPr>
          <w:fldChar w:fldCharType="end"/>
        </w:r>
      </w:del>
    </w:p>
    <w:p>
      <w:pPr>
        <w:pStyle w:val="21"/>
        <w:tabs>
          <w:tab w:val="right" w:leader="dot" w:pos="8306"/>
        </w:tabs>
        <w:rPr>
          <w:del w:id="876" w:author="sc" w:date="2018-08-02T20:01:49Z"/>
        </w:rPr>
      </w:pPr>
      <w:del w:id="877" w:author="sc" w:date="2018-08-02T20:01:49Z">
        <w:r>
          <w:rPr>
            <w:rFonts w:ascii="SimSun" w:hAnsi="SimSun"/>
            <w:szCs w:val="36"/>
          </w:rPr>
          <w:fldChar w:fldCharType="begin"/>
        </w:r>
      </w:del>
      <w:del w:id="878" w:author="sc" w:date="2018-08-02T20:01:49Z">
        <w:r>
          <w:rPr>
            <w:rFonts w:ascii="SimSun" w:hAnsi="SimSun"/>
            <w:szCs w:val="36"/>
          </w:rPr>
          <w:delInstrText xml:space="preserve"> HYPERLINK \l _Toc956205030 </w:delInstrText>
        </w:r>
      </w:del>
      <w:del w:id="879" w:author="sc" w:date="2018-08-02T20:01:49Z">
        <w:r>
          <w:rPr>
            <w:rFonts w:ascii="SimSun" w:hAnsi="SimSun"/>
            <w:szCs w:val="36"/>
          </w:rPr>
          <w:fldChar w:fldCharType="separate"/>
        </w:r>
      </w:del>
      <w:del w:id="880" w:author="sc" w:date="2018-08-02T20:01:49Z">
        <w:r>
          <w:rPr>
            <w:lang w:eastAsia="zh-CN"/>
          </w:rPr>
          <w:delText xml:space="preserve">7 </w:delText>
        </w:r>
      </w:del>
      <w:del w:id="881" w:author="sc" w:date="2018-08-02T20:01:49Z">
        <w:r>
          <w:rPr>
            <w:rFonts w:hint="eastAsia"/>
            <w:lang w:eastAsia="zh-CN"/>
          </w:rPr>
          <w:delText>业务</w:delText>
        </w:r>
      </w:del>
      <w:del w:id="882" w:author="sc" w:date="2018-08-02T20:01:49Z">
        <w:r>
          <w:rPr>
            <w:rFonts w:hint="eastAsia"/>
          </w:rPr>
          <w:delText>编码规范</w:delText>
        </w:r>
      </w:del>
      <w:del w:id="883" w:author="sc" w:date="2018-08-02T20:01:49Z">
        <w:r>
          <w:rPr/>
          <w:tab/>
        </w:r>
      </w:del>
      <w:del w:id="884" w:author="sc" w:date="2018-08-02T20:01:49Z">
        <w:r>
          <w:rPr/>
          <w:fldChar w:fldCharType="begin"/>
        </w:r>
      </w:del>
      <w:del w:id="885" w:author="sc" w:date="2018-08-02T20:01:49Z">
        <w:r>
          <w:rPr/>
          <w:delInstrText xml:space="preserve"> PAGEREF _Toc956205030 </w:delInstrText>
        </w:r>
      </w:del>
      <w:del w:id="886" w:author="sc" w:date="2018-08-02T20:01:49Z">
        <w:r>
          <w:rPr/>
          <w:fldChar w:fldCharType="separate"/>
        </w:r>
      </w:del>
      <w:del w:id="887" w:author="sc" w:date="2018-08-02T20:01:49Z">
        <w:r>
          <w:rPr/>
          <w:delText>54</w:delText>
        </w:r>
      </w:del>
      <w:del w:id="888" w:author="sc" w:date="2018-08-02T20:01:49Z">
        <w:r>
          <w:rPr/>
          <w:fldChar w:fldCharType="end"/>
        </w:r>
      </w:del>
      <w:del w:id="889" w:author="sc" w:date="2018-08-02T20:01:49Z">
        <w:r>
          <w:rPr>
            <w:rFonts w:ascii="SimSun" w:hAnsi="SimSun"/>
            <w:szCs w:val="36"/>
          </w:rPr>
          <w:fldChar w:fldCharType="end"/>
        </w:r>
      </w:del>
    </w:p>
    <w:p>
      <w:pPr>
        <w:pStyle w:val="21"/>
        <w:tabs>
          <w:tab w:val="right" w:leader="dot" w:pos="8306"/>
        </w:tabs>
        <w:rPr>
          <w:del w:id="890" w:author="sc" w:date="2018-08-02T20:01:49Z"/>
        </w:rPr>
      </w:pPr>
      <w:del w:id="891" w:author="sc" w:date="2018-08-02T20:01:49Z">
        <w:r>
          <w:rPr>
            <w:rFonts w:ascii="SimSun" w:hAnsi="SimSun"/>
            <w:szCs w:val="36"/>
          </w:rPr>
          <w:fldChar w:fldCharType="begin"/>
        </w:r>
      </w:del>
      <w:del w:id="892" w:author="sc" w:date="2018-08-02T20:01:49Z">
        <w:r>
          <w:rPr>
            <w:rFonts w:ascii="SimSun" w:hAnsi="SimSun"/>
            <w:szCs w:val="36"/>
          </w:rPr>
          <w:delInstrText xml:space="preserve"> HYPERLINK \l _Toc1823678907 </w:delInstrText>
        </w:r>
      </w:del>
      <w:del w:id="893" w:author="sc" w:date="2018-08-02T20:01:49Z">
        <w:r>
          <w:rPr>
            <w:rFonts w:ascii="SimSun" w:hAnsi="SimSun"/>
            <w:szCs w:val="36"/>
          </w:rPr>
          <w:fldChar w:fldCharType="separate"/>
        </w:r>
      </w:del>
      <w:del w:id="894" w:author="sc" w:date="2018-08-02T20:01:49Z">
        <w:r>
          <w:rPr>
            <w:rFonts w:ascii="SimSun" w:hAnsi="SimSun"/>
          </w:rPr>
          <w:delText xml:space="preserve">8 </w:delText>
        </w:r>
      </w:del>
      <w:del w:id="895" w:author="sc" w:date="2018-08-02T20:01:49Z">
        <w:r>
          <w:rPr>
            <w:rFonts w:hint="eastAsia" w:ascii="SimSun" w:hAnsi="SimSun"/>
          </w:rPr>
          <w:delText>分布式锁的使用</w:delText>
        </w:r>
      </w:del>
      <w:del w:id="896" w:author="sc" w:date="2018-08-02T20:01:49Z">
        <w:r>
          <w:rPr/>
          <w:tab/>
        </w:r>
      </w:del>
      <w:del w:id="897" w:author="sc" w:date="2018-08-02T20:01:49Z">
        <w:r>
          <w:rPr/>
          <w:fldChar w:fldCharType="begin"/>
        </w:r>
      </w:del>
      <w:del w:id="898" w:author="sc" w:date="2018-08-02T20:01:49Z">
        <w:r>
          <w:rPr/>
          <w:delInstrText xml:space="preserve"> PAGEREF _Toc1823678907 </w:delInstrText>
        </w:r>
      </w:del>
      <w:del w:id="899" w:author="sc" w:date="2018-08-02T20:01:49Z">
        <w:r>
          <w:rPr/>
          <w:fldChar w:fldCharType="separate"/>
        </w:r>
      </w:del>
      <w:del w:id="900" w:author="sc" w:date="2018-08-02T20:01:49Z">
        <w:r>
          <w:rPr/>
          <w:delText>55</w:delText>
        </w:r>
      </w:del>
      <w:del w:id="901" w:author="sc" w:date="2018-08-02T20:01:49Z">
        <w:r>
          <w:rPr/>
          <w:fldChar w:fldCharType="end"/>
        </w:r>
      </w:del>
      <w:del w:id="902" w:author="sc" w:date="2018-08-02T20:01:49Z">
        <w:r>
          <w:rPr>
            <w:rFonts w:ascii="SimSun" w:hAnsi="SimSun"/>
            <w:szCs w:val="36"/>
          </w:rPr>
          <w:fldChar w:fldCharType="end"/>
        </w:r>
      </w:del>
    </w:p>
    <w:p>
      <w:pPr>
        <w:pStyle w:val="21"/>
        <w:tabs>
          <w:tab w:val="right" w:leader="dot" w:pos="8306"/>
        </w:tabs>
        <w:rPr>
          <w:del w:id="903" w:author="sc" w:date="2018-08-02T20:01:49Z"/>
        </w:rPr>
      </w:pPr>
      <w:del w:id="904" w:author="sc" w:date="2018-08-02T20:01:49Z">
        <w:r>
          <w:rPr>
            <w:rFonts w:ascii="SimSun" w:hAnsi="SimSun"/>
            <w:szCs w:val="36"/>
          </w:rPr>
          <w:fldChar w:fldCharType="begin"/>
        </w:r>
      </w:del>
      <w:del w:id="905" w:author="sc" w:date="2018-08-02T20:01:49Z">
        <w:r>
          <w:rPr>
            <w:rFonts w:ascii="SimSun" w:hAnsi="SimSun"/>
            <w:szCs w:val="36"/>
          </w:rPr>
          <w:delInstrText xml:space="preserve"> HYPERLINK \l _Toc680180763 </w:delInstrText>
        </w:r>
      </w:del>
      <w:del w:id="906" w:author="sc" w:date="2018-08-02T20:01:49Z">
        <w:r>
          <w:rPr>
            <w:rFonts w:ascii="SimSun" w:hAnsi="SimSun"/>
            <w:szCs w:val="36"/>
          </w:rPr>
          <w:fldChar w:fldCharType="separate"/>
        </w:r>
      </w:del>
      <w:del w:id="907" w:author="sc" w:date="2018-08-02T20:01:49Z">
        <w:r>
          <w:rPr/>
          <w:delText xml:space="preserve">9 </w:delText>
        </w:r>
      </w:del>
      <w:del w:id="908" w:author="sc" w:date="2018-08-02T20:01:49Z">
        <w:r>
          <w:rPr>
            <w:rFonts w:hint="eastAsia"/>
          </w:rPr>
          <w:delText>数据重复提交</w:delText>
        </w:r>
      </w:del>
      <w:del w:id="909" w:author="sc" w:date="2018-08-02T20:01:49Z">
        <w:r>
          <w:rPr>
            <w:rFonts w:hint="default"/>
          </w:rPr>
          <w:delText>推荐方案</w:delText>
        </w:r>
      </w:del>
      <w:del w:id="910" w:author="sc" w:date="2018-08-02T20:01:49Z">
        <w:r>
          <w:rPr/>
          <w:tab/>
        </w:r>
      </w:del>
      <w:del w:id="911" w:author="sc" w:date="2018-08-02T20:01:49Z">
        <w:r>
          <w:rPr/>
          <w:fldChar w:fldCharType="begin"/>
        </w:r>
      </w:del>
      <w:del w:id="912" w:author="sc" w:date="2018-08-02T20:01:49Z">
        <w:r>
          <w:rPr/>
          <w:delInstrText xml:space="preserve"> PAGEREF _Toc680180763 </w:delInstrText>
        </w:r>
      </w:del>
      <w:del w:id="913" w:author="sc" w:date="2018-08-02T20:01:49Z">
        <w:r>
          <w:rPr/>
          <w:fldChar w:fldCharType="separate"/>
        </w:r>
      </w:del>
      <w:del w:id="914" w:author="sc" w:date="2018-08-02T20:01:49Z">
        <w:r>
          <w:rPr/>
          <w:delText>56</w:delText>
        </w:r>
      </w:del>
      <w:del w:id="915" w:author="sc" w:date="2018-08-02T20:01:49Z">
        <w:r>
          <w:rPr/>
          <w:fldChar w:fldCharType="end"/>
        </w:r>
      </w:del>
      <w:del w:id="916" w:author="sc" w:date="2018-08-02T20:01:49Z">
        <w:r>
          <w:rPr>
            <w:rFonts w:ascii="SimSun" w:hAnsi="SimSun"/>
            <w:szCs w:val="36"/>
          </w:rPr>
          <w:fldChar w:fldCharType="end"/>
        </w:r>
      </w:del>
    </w:p>
    <w:p>
      <w:pPr>
        <w:pStyle w:val="21"/>
        <w:tabs>
          <w:tab w:val="right" w:leader="dot" w:pos="8306"/>
        </w:tabs>
        <w:rPr>
          <w:del w:id="917" w:author="sc" w:date="2018-08-02T20:01:49Z"/>
        </w:rPr>
      </w:pPr>
      <w:del w:id="918" w:author="sc" w:date="2018-08-02T20:01:49Z">
        <w:r>
          <w:rPr>
            <w:rFonts w:ascii="SimSun" w:hAnsi="SimSun"/>
            <w:szCs w:val="36"/>
          </w:rPr>
          <w:fldChar w:fldCharType="begin"/>
        </w:r>
      </w:del>
      <w:del w:id="919" w:author="sc" w:date="2018-08-02T20:01:49Z">
        <w:r>
          <w:rPr>
            <w:rFonts w:ascii="SimSun" w:hAnsi="SimSun"/>
            <w:szCs w:val="36"/>
          </w:rPr>
          <w:delInstrText xml:space="preserve"> HYPERLINK \l _Toc819686389 </w:delInstrText>
        </w:r>
      </w:del>
      <w:del w:id="920" w:author="sc" w:date="2018-08-02T20:01:49Z">
        <w:r>
          <w:rPr>
            <w:rFonts w:ascii="SimSun" w:hAnsi="SimSun"/>
            <w:szCs w:val="36"/>
          </w:rPr>
          <w:fldChar w:fldCharType="separate"/>
        </w:r>
      </w:del>
      <w:del w:id="921" w:author="sc" w:date="2018-08-02T20:01:49Z">
        <w:r>
          <w:rPr>
            <w:rFonts w:ascii="SimSun" w:hAnsi="SimSun"/>
            <w:lang w:eastAsia="zh-CN"/>
          </w:rPr>
          <w:delText xml:space="preserve">10 </w:delText>
        </w:r>
      </w:del>
      <w:del w:id="922" w:author="sc" w:date="2018-08-02T20:01:49Z">
        <w:r>
          <w:rPr>
            <w:rFonts w:hint="eastAsia" w:ascii="SimSun" w:hAnsi="SimSun"/>
            <w:lang w:eastAsia="zh-CN"/>
          </w:rPr>
          <w:delText>读写分离</w:delText>
        </w:r>
      </w:del>
      <w:del w:id="923" w:author="sc" w:date="2018-08-02T20:01:49Z">
        <w:r>
          <w:rPr/>
          <w:tab/>
        </w:r>
      </w:del>
      <w:del w:id="924" w:author="sc" w:date="2018-08-02T20:01:49Z">
        <w:r>
          <w:rPr/>
          <w:fldChar w:fldCharType="begin"/>
        </w:r>
      </w:del>
      <w:del w:id="925" w:author="sc" w:date="2018-08-02T20:01:49Z">
        <w:r>
          <w:rPr/>
          <w:delInstrText xml:space="preserve"> PAGEREF _Toc819686389 </w:delInstrText>
        </w:r>
      </w:del>
      <w:del w:id="926" w:author="sc" w:date="2018-08-02T20:01:49Z">
        <w:r>
          <w:rPr/>
          <w:fldChar w:fldCharType="separate"/>
        </w:r>
      </w:del>
      <w:del w:id="927" w:author="sc" w:date="2018-08-02T20:01:49Z">
        <w:r>
          <w:rPr/>
          <w:delText>58</w:delText>
        </w:r>
      </w:del>
      <w:del w:id="928" w:author="sc" w:date="2018-08-02T20:01:49Z">
        <w:r>
          <w:rPr/>
          <w:fldChar w:fldCharType="end"/>
        </w:r>
      </w:del>
      <w:del w:id="929" w:author="sc" w:date="2018-08-02T20:01:49Z">
        <w:r>
          <w:rPr>
            <w:rFonts w:ascii="SimSun" w:hAnsi="SimSun"/>
            <w:szCs w:val="36"/>
          </w:rPr>
          <w:fldChar w:fldCharType="end"/>
        </w:r>
      </w:del>
    </w:p>
    <w:p>
      <w:pPr>
        <w:pStyle w:val="21"/>
        <w:tabs>
          <w:tab w:val="right" w:leader="dot" w:pos="8306"/>
        </w:tabs>
        <w:rPr>
          <w:del w:id="930" w:author="sc" w:date="2018-08-02T20:01:49Z"/>
        </w:rPr>
      </w:pPr>
      <w:del w:id="931" w:author="sc" w:date="2018-08-02T20:01:49Z">
        <w:r>
          <w:rPr>
            <w:rFonts w:ascii="SimSun" w:hAnsi="SimSun"/>
            <w:szCs w:val="36"/>
          </w:rPr>
          <w:fldChar w:fldCharType="begin"/>
        </w:r>
      </w:del>
      <w:del w:id="932" w:author="sc" w:date="2018-08-02T20:01:49Z">
        <w:r>
          <w:rPr>
            <w:rFonts w:ascii="SimSun" w:hAnsi="SimSun"/>
            <w:szCs w:val="36"/>
          </w:rPr>
          <w:delInstrText xml:space="preserve"> HYPERLINK \l _Toc1422283188 </w:delInstrText>
        </w:r>
      </w:del>
      <w:del w:id="933" w:author="sc" w:date="2018-08-02T20:01:49Z">
        <w:r>
          <w:rPr>
            <w:rFonts w:ascii="SimSun" w:hAnsi="SimSun"/>
            <w:szCs w:val="36"/>
          </w:rPr>
          <w:fldChar w:fldCharType="separate"/>
        </w:r>
      </w:del>
      <w:del w:id="934" w:author="sc" w:date="2018-08-02T20:01:49Z">
        <w:r>
          <w:rPr>
            <w:rFonts w:ascii="SimSun" w:hAnsi="SimSun"/>
            <w:lang w:eastAsia="zh-CN"/>
          </w:rPr>
          <w:delText xml:space="preserve">11 </w:delText>
        </w:r>
      </w:del>
      <w:del w:id="935" w:author="sc" w:date="2018-08-02T20:01:49Z">
        <w:r>
          <w:rPr>
            <w:rFonts w:hint="eastAsia" w:ascii="SimSun" w:hAnsi="SimSun"/>
            <w:lang w:eastAsia="zh-CN"/>
          </w:rPr>
          <w:delText>异常规范</w:delText>
        </w:r>
      </w:del>
      <w:del w:id="936" w:author="sc" w:date="2018-08-02T20:01:49Z">
        <w:r>
          <w:rPr/>
          <w:tab/>
        </w:r>
      </w:del>
      <w:del w:id="937" w:author="sc" w:date="2018-08-02T20:01:49Z">
        <w:r>
          <w:rPr/>
          <w:fldChar w:fldCharType="begin"/>
        </w:r>
      </w:del>
      <w:del w:id="938" w:author="sc" w:date="2018-08-02T20:01:49Z">
        <w:r>
          <w:rPr/>
          <w:delInstrText xml:space="preserve"> PAGEREF _Toc1422283188 </w:delInstrText>
        </w:r>
      </w:del>
      <w:del w:id="939" w:author="sc" w:date="2018-08-02T20:01:49Z">
        <w:r>
          <w:rPr/>
          <w:fldChar w:fldCharType="separate"/>
        </w:r>
      </w:del>
      <w:del w:id="940" w:author="sc" w:date="2018-08-02T20:01:49Z">
        <w:r>
          <w:rPr/>
          <w:delText>59</w:delText>
        </w:r>
      </w:del>
      <w:del w:id="941" w:author="sc" w:date="2018-08-02T20:01:49Z">
        <w:r>
          <w:rPr/>
          <w:fldChar w:fldCharType="end"/>
        </w:r>
      </w:del>
      <w:del w:id="942" w:author="sc" w:date="2018-08-02T20:01:49Z">
        <w:r>
          <w:rPr>
            <w:rFonts w:ascii="SimSun" w:hAnsi="SimSun"/>
            <w:szCs w:val="36"/>
          </w:rPr>
          <w:fldChar w:fldCharType="end"/>
        </w:r>
      </w:del>
    </w:p>
    <w:p>
      <w:pPr>
        <w:pStyle w:val="22"/>
        <w:tabs>
          <w:tab w:val="right" w:leader="dot" w:pos="8306"/>
        </w:tabs>
        <w:rPr>
          <w:del w:id="943" w:author="sc" w:date="2018-08-02T20:01:49Z"/>
        </w:rPr>
      </w:pPr>
      <w:del w:id="944" w:author="sc" w:date="2018-08-02T20:01:49Z">
        <w:r>
          <w:rPr>
            <w:rFonts w:ascii="SimSun" w:hAnsi="SimSun"/>
            <w:szCs w:val="36"/>
          </w:rPr>
          <w:fldChar w:fldCharType="begin"/>
        </w:r>
      </w:del>
      <w:del w:id="945" w:author="sc" w:date="2018-08-02T20:01:49Z">
        <w:r>
          <w:rPr>
            <w:rFonts w:ascii="SimSun" w:hAnsi="SimSun"/>
            <w:szCs w:val="36"/>
          </w:rPr>
          <w:delInstrText xml:space="preserve"> HYPERLINK \l _Toc838013162 </w:delInstrText>
        </w:r>
      </w:del>
      <w:del w:id="946" w:author="sc" w:date="2018-08-02T20:01:49Z">
        <w:r>
          <w:rPr>
            <w:rFonts w:ascii="SimSun" w:hAnsi="SimSun"/>
            <w:szCs w:val="36"/>
          </w:rPr>
          <w:fldChar w:fldCharType="separate"/>
        </w:r>
      </w:del>
      <w:del w:id="947" w:author="sc" w:date="2018-08-02T20:01:49Z">
        <w:r>
          <w:rPr/>
          <w:delText xml:space="preserve">11.1 </w:delText>
        </w:r>
      </w:del>
      <w:del w:id="948" w:author="sc" w:date="2018-08-02T20:01:49Z">
        <w:r>
          <w:rPr>
            <w:rFonts w:hint="eastAsia"/>
          </w:rPr>
          <w:delText>异常处理</w:delText>
        </w:r>
      </w:del>
      <w:del w:id="949" w:author="sc" w:date="2018-08-02T20:01:49Z">
        <w:r>
          <w:rPr/>
          <w:tab/>
        </w:r>
      </w:del>
      <w:del w:id="950" w:author="sc" w:date="2018-08-02T20:01:49Z">
        <w:r>
          <w:rPr/>
          <w:fldChar w:fldCharType="begin"/>
        </w:r>
      </w:del>
      <w:del w:id="951" w:author="sc" w:date="2018-08-02T20:01:49Z">
        <w:r>
          <w:rPr/>
          <w:delInstrText xml:space="preserve"> PAGEREF _Toc838013162 </w:delInstrText>
        </w:r>
      </w:del>
      <w:del w:id="952" w:author="sc" w:date="2018-08-02T20:01:49Z">
        <w:r>
          <w:rPr/>
          <w:fldChar w:fldCharType="separate"/>
        </w:r>
      </w:del>
      <w:del w:id="953" w:author="sc" w:date="2018-08-02T20:01:49Z">
        <w:r>
          <w:rPr/>
          <w:delText>59</w:delText>
        </w:r>
      </w:del>
      <w:del w:id="954" w:author="sc" w:date="2018-08-02T20:01:49Z">
        <w:r>
          <w:rPr/>
          <w:fldChar w:fldCharType="end"/>
        </w:r>
      </w:del>
      <w:del w:id="955" w:author="sc" w:date="2018-08-02T20:01:49Z">
        <w:r>
          <w:rPr>
            <w:rFonts w:ascii="SimSun" w:hAnsi="SimSun"/>
            <w:szCs w:val="36"/>
          </w:rPr>
          <w:fldChar w:fldCharType="end"/>
        </w:r>
      </w:del>
    </w:p>
    <w:p>
      <w:pPr>
        <w:pStyle w:val="22"/>
        <w:tabs>
          <w:tab w:val="right" w:leader="dot" w:pos="8306"/>
        </w:tabs>
        <w:rPr>
          <w:del w:id="956" w:author="sc" w:date="2018-08-02T20:01:49Z"/>
        </w:rPr>
      </w:pPr>
      <w:del w:id="957" w:author="sc" w:date="2018-08-02T20:01:49Z">
        <w:r>
          <w:rPr>
            <w:rFonts w:ascii="SimSun" w:hAnsi="SimSun"/>
            <w:szCs w:val="36"/>
          </w:rPr>
          <w:fldChar w:fldCharType="begin"/>
        </w:r>
      </w:del>
      <w:del w:id="958" w:author="sc" w:date="2018-08-02T20:01:49Z">
        <w:r>
          <w:rPr>
            <w:rFonts w:ascii="SimSun" w:hAnsi="SimSun"/>
            <w:szCs w:val="36"/>
          </w:rPr>
          <w:delInstrText xml:space="preserve"> HYPERLINK \l _Toc1018865420 </w:delInstrText>
        </w:r>
      </w:del>
      <w:del w:id="959" w:author="sc" w:date="2018-08-02T20:01:49Z">
        <w:r>
          <w:rPr>
            <w:rFonts w:ascii="SimSun" w:hAnsi="SimSun"/>
            <w:szCs w:val="36"/>
          </w:rPr>
          <w:fldChar w:fldCharType="separate"/>
        </w:r>
      </w:del>
      <w:del w:id="960" w:author="sc" w:date="2018-08-02T20:01:49Z">
        <w:r>
          <w:rPr/>
          <w:delText xml:space="preserve">11.2 </w:delText>
        </w:r>
      </w:del>
      <w:del w:id="961" w:author="sc" w:date="2018-08-02T20:01:49Z">
        <w:r>
          <w:rPr>
            <w:rFonts w:hint="eastAsia"/>
          </w:rPr>
          <w:delText>异常类说明</w:delText>
        </w:r>
      </w:del>
      <w:del w:id="962" w:author="sc" w:date="2018-08-02T20:01:49Z">
        <w:r>
          <w:rPr/>
          <w:tab/>
        </w:r>
      </w:del>
      <w:del w:id="963" w:author="sc" w:date="2018-08-02T20:01:49Z">
        <w:r>
          <w:rPr/>
          <w:fldChar w:fldCharType="begin"/>
        </w:r>
      </w:del>
      <w:del w:id="964" w:author="sc" w:date="2018-08-02T20:01:49Z">
        <w:r>
          <w:rPr/>
          <w:delInstrText xml:space="preserve"> PAGEREF _Toc1018865420 </w:delInstrText>
        </w:r>
      </w:del>
      <w:del w:id="965" w:author="sc" w:date="2018-08-02T20:01:49Z">
        <w:r>
          <w:rPr/>
          <w:fldChar w:fldCharType="separate"/>
        </w:r>
      </w:del>
      <w:del w:id="966" w:author="sc" w:date="2018-08-02T20:01:49Z">
        <w:r>
          <w:rPr/>
          <w:delText>61</w:delText>
        </w:r>
      </w:del>
      <w:del w:id="967" w:author="sc" w:date="2018-08-02T20:01:49Z">
        <w:r>
          <w:rPr/>
          <w:fldChar w:fldCharType="end"/>
        </w:r>
      </w:del>
      <w:del w:id="968" w:author="sc" w:date="2018-08-02T20:01:49Z">
        <w:r>
          <w:rPr>
            <w:rFonts w:ascii="SimSun" w:hAnsi="SimSun"/>
            <w:szCs w:val="36"/>
          </w:rPr>
          <w:fldChar w:fldCharType="end"/>
        </w:r>
      </w:del>
    </w:p>
    <w:p>
      <w:pPr>
        <w:pStyle w:val="22"/>
        <w:tabs>
          <w:tab w:val="right" w:leader="dot" w:pos="8306"/>
        </w:tabs>
        <w:rPr>
          <w:del w:id="969" w:author="sc" w:date="2018-08-02T20:01:49Z"/>
        </w:rPr>
      </w:pPr>
      <w:del w:id="970" w:author="sc" w:date="2018-08-02T20:01:49Z">
        <w:r>
          <w:rPr>
            <w:rFonts w:ascii="SimSun" w:hAnsi="SimSun"/>
            <w:szCs w:val="36"/>
          </w:rPr>
          <w:fldChar w:fldCharType="begin"/>
        </w:r>
      </w:del>
      <w:del w:id="971" w:author="sc" w:date="2018-08-02T20:01:49Z">
        <w:r>
          <w:rPr>
            <w:rFonts w:ascii="SimSun" w:hAnsi="SimSun"/>
            <w:szCs w:val="36"/>
          </w:rPr>
          <w:delInstrText xml:space="preserve"> HYPERLINK \l _Toc159027849 </w:delInstrText>
        </w:r>
      </w:del>
      <w:del w:id="972" w:author="sc" w:date="2018-08-02T20:01:49Z">
        <w:r>
          <w:rPr>
            <w:rFonts w:ascii="SimSun" w:hAnsi="SimSun"/>
            <w:szCs w:val="36"/>
          </w:rPr>
          <w:fldChar w:fldCharType="separate"/>
        </w:r>
      </w:del>
      <w:del w:id="973" w:author="sc" w:date="2018-08-02T20:01:49Z">
        <w:r>
          <w:rPr/>
          <w:delText xml:space="preserve">11.3 </w:delText>
        </w:r>
      </w:del>
      <w:del w:id="974" w:author="sc" w:date="2018-08-02T20:01:49Z">
        <w:r>
          <w:rPr>
            <w:rFonts w:hint="default"/>
          </w:rPr>
          <w:delText>错误</w:delText>
        </w:r>
      </w:del>
      <w:del w:id="975" w:author="sc" w:date="2018-08-02T20:01:49Z">
        <w:r>
          <w:rPr>
            <w:rFonts w:hint="eastAsia"/>
          </w:rPr>
          <w:delText>编码规则</w:delText>
        </w:r>
      </w:del>
      <w:del w:id="976" w:author="sc" w:date="2018-08-02T20:01:49Z">
        <w:r>
          <w:rPr/>
          <w:tab/>
        </w:r>
      </w:del>
      <w:del w:id="977" w:author="sc" w:date="2018-08-02T20:01:49Z">
        <w:r>
          <w:rPr/>
          <w:fldChar w:fldCharType="begin"/>
        </w:r>
      </w:del>
      <w:del w:id="978" w:author="sc" w:date="2018-08-02T20:01:49Z">
        <w:r>
          <w:rPr/>
          <w:delInstrText xml:space="preserve"> PAGEREF _Toc159027849 </w:delInstrText>
        </w:r>
      </w:del>
      <w:del w:id="979" w:author="sc" w:date="2018-08-02T20:01:49Z">
        <w:r>
          <w:rPr/>
          <w:fldChar w:fldCharType="separate"/>
        </w:r>
      </w:del>
      <w:del w:id="980" w:author="sc" w:date="2018-08-02T20:01:49Z">
        <w:r>
          <w:rPr/>
          <w:delText>61</w:delText>
        </w:r>
      </w:del>
      <w:del w:id="981" w:author="sc" w:date="2018-08-02T20:01:49Z">
        <w:r>
          <w:rPr/>
          <w:fldChar w:fldCharType="end"/>
        </w:r>
      </w:del>
      <w:del w:id="982" w:author="sc" w:date="2018-08-02T20:01:49Z">
        <w:r>
          <w:rPr>
            <w:rFonts w:ascii="SimSun" w:hAnsi="SimSun"/>
            <w:szCs w:val="36"/>
          </w:rPr>
          <w:fldChar w:fldCharType="end"/>
        </w:r>
      </w:del>
    </w:p>
    <w:p>
      <w:pPr>
        <w:pStyle w:val="21"/>
        <w:tabs>
          <w:tab w:val="right" w:leader="dot" w:pos="8306"/>
        </w:tabs>
        <w:rPr>
          <w:del w:id="983" w:author="sc" w:date="2018-08-02T20:01:49Z"/>
        </w:rPr>
      </w:pPr>
      <w:del w:id="984" w:author="sc" w:date="2018-08-02T20:01:49Z">
        <w:r>
          <w:rPr>
            <w:rFonts w:ascii="SimSun" w:hAnsi="SimSun"/>
            <w:szCs w:val="36"/>
          </w:rPr>
          <w:fldChar w:fldCharType="begin"/>
        </w:r>
      </w:del>
      <w:del w:id="985" w:author="sc" w:date="2018-08-02T20:01:49Z">
        <w:r>
          <w:rPr>
            <w:rFonts w:ascii="SimSun" w:hAnsi="SimSun"/>
            <w:szCs w:val="36"/>
          </w:rPr>
          <w:delInstrText xml:space="preserve"> HYPERLINK \l _Toc1845829690 </w:delInstrText>
        </w:r>
      </w:del>
      <w:del w:id="986" w:author="sc" w:date="2018-08-02T20:01:49Z">
        <w:r>
          <w:rPr>
            <w:rFonts w:ascii="SimSun" w:hAnsi="SimSun"/>
            <w:szCs w:val="36"/>
          </w:rPr>
          <w:fldChar w:fldCharType="separate"/>
        </w:r>
      </w:del>
      <w:del w:id="987" w:author="sc" w:date="2018-08-02T20:01:49Z">
        <w:r>
          <w:rPr/>
          <w:delText xml:space="preserve">12 </w:delText>
        </w:r>
      </w:del>
      <w:del w:id="988" w:author="sc" w:date="2018-08-02T20:01:49Z">
        <w:r>
          <w:rPr>
            <w:rFonts w:hint="eastAsia"/>
          </w:rPr>
          <w:delText>单元测试</w:delText>
        </w:r>
      </w:del>
      <w:del w:id="989" w:author="sc" w:date="2018-08-02T20:01:49Z">
        <w:r>
          <w:rPr/>
          <w:tab/>
        </w:r>
      </w:del>
      <w:del w:id="990" w:author="sc" w:date="2018-08-02T20:01:49Z">
        <w:r>
          <w:rPr/>
          <w:fldChar w:fldCharType="begin"/>
        </w:r>
      </w:del>
      <w:del w:id="991" w:author="sc" w:date="2018-08-02T20:01:49Z">
        <w:r>
          <w:rPr/>
          <w:delInstrText xml:space="preserve"> PAGEREF _Toc1845829690 </w:delInstrText>
        </w:r>
      </w:del>
      <w:del w:id="992" w:author="sc" w:date="2018-08-02T20:01:49Z">
        <w:r>
          <w:rPr/>
          <w:fldChar w:fldCharType="separate"/>
        </w:r>
      </w:del>
      <w:del w:id="993" w:author="sc" w:date="2018-08-02T20:01:49Z">
        <w:r>
          <w:rPr/>
          <w:delText>62</w:delText>
        </w:r>
      </w:del>
      <w:del w:id="994" w:author="sc" w:date="2018-08-02T20:01:49Z">
        <w:r>
          <w:rPr/>
          <w:fldChar w:fldCharType="end"/>
        </w:r>
      </w:del>
      <w:del w:id="995" w:author="sc" w:date="2018-08-02T20:01:49Z">
        <w:r>
          <w:rPr>
            <w:rFonts w:ascii="SimSun" w:hAnsi="SimSun"/>
            <w:szCs w:val="36"/>
          </w:rPr>
          <w:fldChar w:fldCharType="end"/>
        </w:r>
      </w:del>
    </w:p>
    <w:p>
      <w:pPr>
        <w:pStyle w:val="21"/>
        <w:tabs>
          <w:tab w:val="right" w:leader="dot" w:pos="8306"/>
        </w:tabs>
        <w:rPr>
          <w:del w:id="996" w:author="sc" w:date="2018-08-02T20:01:49Z"/>
        </w:rPr>
      </w:pPr>
      <w:del w:id="997" w:author="sc" w:date="2018-08-02T20:01:49Z">
        <w:r>
          <w:rPr>
            <w:rFonts w:ascii="SimSun" w:hAnsi="SimSun"/>
            <w:szCs w:val="36"/>
          </w:rPr>
          <w:fldChar w:fldCharType="begin"/>
        </w:r>
      </w:del>
      <w:del w:id="998" w:author="sc" w:date="2018-08-02T20:01:49Z">
        <w:r>
          <w:rPr>
            <w:rFonts w:ascii="SimSun" w:hAnsi="SimSun"/>
            <w:szCs w:val="36"/>
          </w:rPr>
          <w:delInstrText xml:space="preserve"> HYPERLINK \l _Toc1781555467 </w:delInstrText>
        </w:r>
      </w:del>
      <w:del w:id="999" w:author="sc" w:date="2018-08-02T20:01:49Z">
        <w:r>
          <w:rPr>
            <w:rFonts w:ascii="SimSun" w:hAnsi="SimSun"/>
            <w:szCs w:val="36"/>
          </w:rPr>
          <w:fldChar w:fldCharType="separate"/>
        </w:r>
      </w:del>
      <w:del w:id="1000" w:author="sc" w:date="2018-08-02T20:01:49Z">
        <w:r>
          <w:rPr>
            <w:shd w:val="clear" w:fill="E4E4FF"/>
          </w:rPr>
          <w:delText xml:space="preserve">13 </w:delText>
        </w:r>
      </w:del>
      <w:del w:id="1001" w:author="sc" w:date="2018-08-02T20:01:49Z">
        <w:r>
          <w:rPr>
            <w:rFonts w:hint="eastAsia"/>
            <w:shd w:val="clear" w:color="auto" w:fill="E4E4FF"/>
          </w:rPr>
          <w:delText>安全规约</w:delText>
        </w:r>
      </w:del>
      <w:del w:id="1002" w:author="sc" w:date="2018-08-02T20:01:49Z">
        <w:r>
          <w:rPr/>
          <w:tab/>
        </w:r>
      </w:del>
      <w:del w:id="1003" w:author="sc" w:date="2018-08-02T20:01:49Z">
        <w:r>
          <w:rPr/>
          <w:fldChar w:fldCharType="begin"/>
        </w:r>
      </w:del>
      <w:del w:id="1004" w:author="sc" w:date="2018-08-02T20:01:49Z">
        <w:r>
          <w:rPr/>
          <w:delInstrText xml:space="preserve"> PAGEREF _Toc1781555467 </w:delInstrText>
        </w:r>
      </w:del>
      <w:del w:id="1005" w:author="sc" w:date="2018-08-02T20:01:49Z">
        <w:r>
          <w:rPr/>
          <w:fldChar w:fldCharType="separate"/>
        </w:r>
      </w:del>
      <w:del w:id="1006" w:author="sc" w:date="2018-08-02T20:01:49Z">
        <w:r>
          <w:rPr/>
          <w:delText>64</w:delText>
        </w:r>
      </w:del>
      <w:del w:id="1007" w:author="sc" w:date="2018-08-02T20:01:49Z">
        <w:r>
          <w:rPr/>
          <w:fldChar w:fldCharType="end"/>
        </w:r>
      </w:del>
      <w:del w:id="1008" w:author="sc" w:date="2018-08-02T20:01:49Z">
        <w:r>
          <w:rPr>
            <w:rFonts w:ascii="SimSun" w:hAnsi="SimSun"/>
            <w:szCs w:val="36"/>
          </w:rPr>
          <w:fldChar w:fldCharType="end"/>
        </w:r>
      </w:del>
    </w:p>
    <w:p>
      <w:pPr>
        <w:pStyle w:val="21"/>
        <w:tabs>
          <w:tab w:val="right" w:leader="dot" w:pos="8306"/>
        </w:tabs>
        <w:rPr>
          <w:del w:id="1009" w:author="sc" w:date="2018-08-02T20:01:49Z"/>
        </w:rPr>
      </w:pPr>
      <w:del w:id="1010" w:author="sc" w:date="2018-08-02T20:01:49Z">
        <w:r>
          <w:rPr>
            <w:rFonts w:ascii="SimSun" w:hAnsi="SimSun"/>
            <w:szCs w:val="36"/>
          </w:rPr>
          <w:fldChar w:fldCharType="begin"/>
        </w:r>
      </w:del>
      <w:del w:id="1011" w:author="sc" w:date="2018-08-02T20:01:49Z">
        <w:r>
          <w:rPr>
            <w:rFonts w:ascii="SimSun" w:hAnsi="SimSun"/>
            <w:szCs w:val="36"/>
          </w:rPr>
          <w:delInstrText xml:space="preserve"> HYPERLINK \l _Toc1948003896 </w:delInstrText>
        </w:r>
      </w:del>
      <w:del w:id="1012" w:author="sc" w:date="2018-08-02T20:01:49Z">
        <w:r>
          <w:rPr>
            <w:rFonts w:ascii="SimSun" w:hAnsi="SimSun"/>
            <w:szCs w:val="36"/>
          </w:rPr>
          <w:fldChar w:fldCharType="separate"/>
        </w:r>
      </w:del>
      <w:del w:id="1013" w:author="sc" w:date="2018-08-02T20:01:49Z">
        <w:r>
          <w:rPr>
            <w:shd w:val="clear" w:fill="E4E4FF"/>
          </w:rPr>
          <w:delText xml:space="preserve">14 </w:delText>
        </w:r>
      </w:del>
      <w:del w:id="1014" w:author="sc" w:date="2018-08-02T20:01:49Z">
        <w:r>
          <w:rPr>
            <w:rFonts w:hint="eastAsia"/>
            <w:shd w:val="clear" w:color="auto" w:fill="E4E4FF"/>
          </w:rPr>
          <w:delText>服务器</w:delText>
        </w:r>
      </w:del>
      <w:del w:id="1015" w:author="sc" w:date="2018-08-02T20:01:49Z">
        <w:r>
          <w:rPr/>
          <w:tab/>
        </w:r>
      </w:del>
      <w:del w:id="1016" w:author="sc" w:date="2018-08-02T20:01:49Z">
        <w:r>
          <w:rPr/>
          <w:fldChar w:fldCharType="begin"/>
        </w:r>
      </w:del>
      <w:del w:id="1017" w:author="sc" w:date="2018-08-02T20:01:49Z">
        <w:r>
          <w:rPr/>
          <w:delInstrText xml:space="preserve"> PAGEREF _Toc1948003896 </w:delInstrText>
        </w:r>
      </w:del>
      <w:del w:id="1018" w:author="sc" w:date="2018-08-02T20:01:49Z">
        <w:r>
          <w:rPr/>
          <w:fldChar w:fldCharType="separate"/>
        </w:r>
      </w:del>
      <w:del w:id="1019" w:author="sc" w:date="2018-08-02T20:01:49Z">
        <w:r>
          <w:rPr/>
          <w:delText>65</w:delText>
        </w:r>
      </w:del>
      <w:del w:id="1020" w:author="sc" w:date="2018-08-02T20:01:49Z">
        <w:r>
          <w:rPr/>
          <w:fldChar w:fldCharType="end"/>
        </w:r>
      </w:del>
      <w:del w:id="1021" w:author="sc" w:date="2018-08-02T20:01:49Z">
        <w:r>
          <w:rPr>
            <w:rFonts w:ascii="SimSun" w:hAnsi="SimSun"/>
            <w:szCs w:val="36"/>
          </w:rPr>
          <w:fldChar w:fldCharType="end"/>
        </w:r>
      </w:del>
    </w:p>
    <w:p>
      <w:pPr>
        <w:pStyle w:val="21"/>
        <w:tabs>
          <w:tab w:val="right" w:leader="dot" w:pos="8306"/>
        </w:tabs>
        <w:rPr>
          <w:del w:id="1022" w:author="sc" w:date="2018-08-02T20:01:49Z"/>
        </w:rPr>
      </w:pPr>
      <w:del w:id="1023" w:author="sc" w:date="2018-08-02T20:01:49Z">
        <w:r>
          <w:rPr>
            <w:rFonts w:ascii="SimSun" w:hAnsi="SimSun"/>
            <w:szCs w:val="36"/>
          </w:rPr>
          <w:fldChar w:fldCharType="begin"/>
        </w:r>
      </w:del>
      <w:del w:id="1024" w:author="sc" w:date="2018-08-02T20:01:49Z">
        <w:r>
          <w:rPr>
            <w:rFonts w:ascii="SimSun" w:hAnsi="SimSun"/>
            <w:szCs w:val="36"/>
          </w:rPr>
          <w:delInstrText xml:space="preserve"> HYPERLINK \l _Toc1240312778 </w:delInstrText>
        </w:r>
      </w:del>
      <w:del w:id="1025" w:author="sc" w:date="2018-08-02T20:01:49Z">
        <w:r>
          <w:rPr>
            <w:rFonts w:ascii="SimSun" w:hAnsi="SimSun"/>
            <w:szCs w:val="36"/>
          </w:rPr>
          <w:fldChar w:fldCharType="separate"/>
        </w:r>
      </w:del>
      <w:del w:id="1026" w:author="sc" w:date="2018-08-02T20:01:49Z">
        <w:r>
          <w:rPr>
            <w:shd w:val="clear" w:fill="E4E4FF"/>
          </w:rPr>
          <w:delText xml:space="preserve">15 </w:delText>
        </w:r>
      </w:del>
      <w:del w:id="1027" w:author="sc" w:date="2018-08-02T20:01:49Z">
        <w:r>
          <w:rPr>
            <w:rFonts w:hint="eastAsia"/>
            <w:shd w:val="clear" w:color="auto" w:fill="E4E4FF"/>
          </w:rPr>
          <w:delText>SONAR代码规范解读</w:delText>
        </w:r>
      </w:del>
      <w:del w:id="1028" w:author="sc" w:date="2018-08-02T20:01:49Z">
        <w:r>
          <w:rPr/>
          <w:tab/>
        </w:r>
      </w:del>
      <w:del w:id="1029" w:author="sc" w:date="2018-08-02T20:01:49Z">
        <w:r>
          <w:rPr/>
          <w:fldChar w:fldCharType="begin"/>
        </w:r>
      </w:del>
      <w:del w:id="1030" w:author="sc" w:date="2018-08-02T20:01:49Z">
        <w:r>
          <w:rPr/>
          <w:delInstrText xml:space="preserve"> PAGEREF _Toc1240312778 </w:delInstrText>
        </w:r>
      </w:del>
      <w:del w:id="1031" w:author="sc" w:date="2018-08-02T20:01:49Z">
        <w:r>
          <w:rPr/>
          <w:fldChar w:fldCharType="separate"/>
        </w:r>
      </w:del>
      <w:del w:id="1032" w:author="sc" w:date="2018-08-02T20:01:49Z">
        <w:r>
          <w:rPr/>
          <w:delText>66</w:delText>
        </w:r>
      </w:del>
      <w:del w:id="1033" w:author="sc" w:date="2018-08-02T20:01:49Z">
        <w:r>
          <w:rPr/>
          <w:fldChar w:fldCharType="end"/>
        </w:r>
      </w:del>
      <w:del w:id="1034" w:author="sc" w:date="2018-08-02T20:01:49Z">
        <w:r>
          <w:rPr>
            <w:rFonts w:ascii="SimSun" w:hAnsi="SimSun"/>
            <w:szCs w:val="36"/>
          </w:rPr>
          <w:fldChar w:fldCharType="end"/>
        </w:r>
      </w:del>
    </w:p>
    <w:p>
      <w:pPr>
        <w:pStyle w:val="22"/>
        <w:tabs>
          <w:tab w:val="right" w:leader="dot" w:pos="8306"/>
        </w:tabs>
        <w:rPr>
          <w:del w:id="1035" w:author="sc" w:date="2018-08-02T20:01:49Z"/>
        </w:rPr>
      </w:pPr>
      <w:del w:id="1036" w:author="sc" w:date="2018-08-02T20:01:49Z">
        <w:r>
          <w:rPr>
            <w:rFonts w:ascii="SimSun" w:hAnsi="SimSun"/>
            <w:szCs w:val="36"/>
          </w:rPr>
          <w:fldChar w:fldCharType="begin"/>
        </w:r>
      </w:del>
      <w:del w:id="1037" w:author="sc" w:date="2018-08-02T20:01:49Z">
        <w:r>
          <w:rPr>
            <w:rFonts w:ascii="SimSun" w:hAnsi="SimSun"/>
            <w:szCs w:val="36"/>
          </w:rPr>
          <w:delInstrText xml:space="preserve"> HYPERLINK \l _Toc1617224671 </w:delInstrText>
        </w:r>
      </w:del>
      <w:del w:id="1038" w:author="sc" w:date="2018-08-02T20:01:49Z">
        <w:r>
          <w:rPr>
            <w:rFonts w:ascii="SimSun" w:hAnsi="SimSun"/>
            <w:szCs w:val="36"/>
          </w:rPr>
          <w:fldChar w:fldCharType="separate"/>
        </w:r>
      </w:del>
      <w:del w:id="1039" w:author="sc" w:date="2018-08-02T20:01:49Z">
        <w:r>
          <w:rPr/>
          <w:delText xml:space="preserve">15.1 </w:delText>
        </w:r>
      </w:del>
      <w:del w:id="1040" w:author="sc" w:date="2018-08-02T20:01:49Z">
        <w:r>
          <w:rPr>
            <w:rFonts w:hint="eastAsia"/>
          </w:rPr>
          <w:delText>流资源打开后必须关闭。防止内存泄露</w:delText>
        </w:r>
      </w:del>
      <w:del w:id="1041" w:author="sc" w:date="2018-08-02T20:01:49Z">
        <w:r>
          <w:rPr/>
          <w:tab/>
        </w:r>
      </w:del>
      <w:del w:id="1042" w:author="sc" w:date="2018-08-02T20:01:49Z">
        <w:r>
          <w:rPr/>
          <w:fldChar w:fldCharType="begin"/>
        </w:r>
      </w:del>
      <w:del w:id="1043" w:author="sc" w:date="2018-08-02T20:01:49Z">
        <w:r>
          <w:rPr/>
          <w:delInstrText xml:space="preserve"> PAGEREF _Toc1617224671 </w:delInstrText>
        </w:r>
      </w:del>
      <w:del w:id="1044" w:author="sc" w:date="2018-08-02T20:01:49Z">
        <w:r>
          <w:rPr/>
          <w:fldChar w:fldCharType="separate"/>
        </w:r>
      </w:del>
      <w:del w:id="1045" w:author="sc" w:date="2018-08-02T20:01:49Z">
        <w:r>
          <w:rPr/>
          <w:delText>66</w:delText>
        </w:r>
      </w:del>
      <w:del w:id="1046" w:author="sc" w:date="2018-08-02T20:01:49Z">
        <w:r>
          <w:rPr/>
          <w:fldChar w:fldCharType="end"/>
        </w:r>
      </w:del>
      <w:del w:id="1047" w:author="sc" w:date="2018-08-02T20:01:49Z">
        <w:r>
          <w:rPr>
            <w:rFonts w:ascii="SimSun" w:hAnsi="SimSun"/>
            <w:szCs w:val="36"/>
          </w:rPr>
          <w:fldChar w:fldCharType="end"/>
        </w:r>
      </w:del>
    </w:p>
    <w:p>
      <w:pPr>
        <w:pStyle w:val="22"/>
        <w:tabs>
          <w:tab w:val="right" w:leader="dot" w:pos="8306"/>
        </w:tabs>
        <w:rPr>
          <w:del w:id="1048" w:author="sc" w:date="2018-08-02T20:01:49Z"/>
        </w:rPr>
      </w:pPr>
      <w:del w:id="1049" w:author="sc" w:date="2018-08-02T20:01:49Z">
        <w:r>
          <w:rPr>
            <w:rFonts w:ascii="SimSun" w:hAnsi="SimSun"/>
            <w:szCs w:val="36"/>
          </w:rPr>
          <w:fldChar w:fldCharType="begin"/>
        </w:r>
      </w:del>
      <w:del w:id="1050" w:author="sc" w:date="2018-08-02T20:01:49Z">
        <w:r>
          <w:rPr>
            <w:rFonts w:ascii="SimSun" w:hAnsi="SimSun"/>
            <w:szCs w:val="36"/>
          </w:rPr>
          <w:delInstrText xml:space="preserve"> HYPERLINK \l _Toc421539738 </w:delInstrText>
        </w:r>
      </w:del>
      <w:del w:id="1051" w:author="sc" w:date="2018-08-02T20:01:49Z">
        <w:r>
          <w:rPr>
            <w:rFonts w:ascii="SimSun" w:hAnsi="SimSun"/>
            <w:szCs w:val="36"/>
          </w:rPr>
          <w:fldChar w:fldCharType="separate"/>
        </w:r>
      </w:del>
      <w:del w:id="1052" w:author="sc" w:date="2018-08-02T20:01:49Z">
        <w:r>
          <w:rPr>
            <w:shd w:val="clear" w:fill="FFFFFF"/>
          </w:rPr>
          <w:delText xml:space="preserve">15.2 </w:delText>
        </w:r>
      </w:del>
      <w:del w:id="1053" w:author="sc" w:date="2018-08-02T20:01:49Z">
        <w:r>
          <w:rPr>
            <w:rFonts w:hint="eastAsia"/>
          </w:rPr>
          <w:delText>枚举属性值必须是私有的，且不可变更的</w:delText>
        </w:r>
      </w:del>
      <w:del w:id="1054" w:author="sc" w:date="2018-08-02T20:01:49Z">
        <w:r>
          <w:rPr/>
          <w:tab/>
        </w:r>
      </w:del>
      <w:del w:id="1055" w:author="sc" w:date="2018-08-02T20:01:49Z">
        <w:r>
          <w:rPr/>
          <w:fldChar w:fldCharType="begin"/>
        </w:r>
      </w:del>
      <w:del w:id="1056" w:author="sc" w:date="2018-08-02T20:01:49Z">
        <w:r>
          <w:rPr/>
          <w:delInstrText xml:space="preserve"> PAGEREF _Toc421539738 </w:delInstrText>
        </w:r>
      </w:del>
      <w:del w:id="1057" w:author="sc" w:date="2018-08-02T20:01:49Z">
        <w:r>
          <w:rPr/>
          <w:fldChar w:fldCharType="separate"/>
        </w:r>
      </w:del>
      <w:del w:id="1058" w:author="sc" w:date="2018-08-02T20:01:49Z">
        <w:r>
          <w:rPr/>
          <w:delText>67</w:delText>
        </w:r>
      </w:del>
      <w:del w:id="1059" w:author="sc" w:date="2018-08-02T20:01:49Z">
        <w:r>
          <w:rPr/>
          <w:fldChar w:fldCharType="end"/>
        </w:r>
      </w:del>
      <w:del w:id="1060" w:author="sc" w:date="2018-08-02T20:01:49Z">
        <w:r>
          <w:rPr>
            <w:rFonts w:ascii="SimSun" w:hAnsi="SimSun"/>
            <w:szCs w:val="36"/>
          </w:rPr>
          <w:fldChar w:fldCharType="end"/>
        </w:r>
      </w:del>
    </w:p>
    <w:p>
      <w:pPr>
        <w:pStyle w:val="22"/>
        <w:tabs>
          <w:tab w:val="right" w:leader="dot" w:pos="8306"/>
        </w:tabs>
        <w:rPr>
          <w:del w:id="1061" w:author="sc" w:date="2018-08-02T20:01:49Z"/>
        </w:rPr>
      </w:pPr>
      <w:del w:id="1062" w:author="sc" w:date="2018-08-02T20:01:49Z">
        <w:r>
          <w:rPr>
            <w:rFonts w:ascii="SimSun" w:hAnsi="SimSun"/>
            <w:szCs w:val="36"/>
          </w:rPr>
          <w:fldChar w:fldCharType="begin"/>
        </w:r>
      </w:del>
      <w:del w:id="1063" w:author="sc" w:date="2018-08-02T20:01:49Z">
        <w:r>
          <w:rPr>
            <w:rFonts w:ascii="SimSun" w:hAnsi="SimSun"/>
            <w:szCs w:val="36"/>
          </w:rPr>
          <w:delInstrText xml:space="preserve"> HYPERLINK \l _Toc1806785440 </w:delInstrText>
        </w:r>
      </w:del>
      <w:del w:id="1064" w:author="sc" w:date="2018-08-02T20:01:49Z">
        <w:r>
          <w:rPr>
            <w:rFonts w:ascii="SimSun" w:hAnsi="SimSun"/>
            <w:szCs w:val="36"/>
          </w:rPr>
          <w:fldChar w:fldCharType="separate"/>
        </w:r>
      </w:del>
      <w:del w:id="1065" w:author="sc" w:date="2018-08-02T20:01:49Z">
        <w:r>
          <w:rPr/>
          <w:delText>15.3 死循环</w:delText>
        </w:r>
      </w:del>
      <w:del w:id="1066" w:author="sc" w:date="2018-08-02T20:01:49Z">
        <w:r>
          <w:rPr>
            <w:rFonts w:hint="eastAsia"/>
          </w:rPr>
          <w:delText>，</w:delText>
        </w:r>
      </w:del>
      <w:del w:id="1067" w:author="sc" w:date="2018-08-02T20:01:49Z">
        <w:r>
          <w:rPr/>
          <w:delText>不允许出现</w:delText>
        </w:r>
      </w:del>
      <w:del w:id="1068" w:author="sc" w:date="2018-08-02T20:01:49Z">
        <w:r>
          <w:rPr/>
          <w:tab/>
        </w:r>
      </w:del>
      <w:del w:id="1069" w:author="sc" w:date="2018-08-02T20:01:49Z">
        <w:r>
          <w:rPr/>
          <w:fldChar w:fldCharType="begin"/>
        </w:r>
      </w:del>
      <w:del w:id="1070" w:author="sc" w:date="2018-08-02T20:01:49Z">
        <w:r>
          <w:rPr/>
          <w:delInstrText xml:space="preserve"> PAGEREF _Toc1806785440 </w:delInstrText>
        </w:r>
      </w:del>
      <w:del w:id="1071" w:author="sc" w:date="2018-08-02T20:01:49Z">
        <w:r>
          <w:rPr/>
          <w:fldChar w:fldCharType="separate"/>
        </w:r>
      </w:del>
      <w:del w:id="1072" w:author="sc" w:date="2018-08-02T20:01:49Z">
        <w:r>
          <w:rPr/>
          <w:delText>67</w:delText>
        </w:r>
      </w:del>
      <w:del w:id="1073" w:author="sc" w:date="2018-08-02T20:01:49Z">
        <w:r>
          <w:rPr/>
          <w:fldChar w:fldCharType="end"/>
        </w:r>
      </w:del>
      <w:del w:id="1074" w:author="sc" w:date="2018-08-02T20:01:49Z">
        <w:r>
          <w:rPr>
            <w:rFonts w:ascii="SimSun" w:hAnsi="SimSun"/>
            <w:szCs w:val="36"/>
          </w:rPr>
          <w:fldChar w:fldCharType="end"/>
        </w:r>
      </w:del>
    </w:p>
    <w:p>
      <w:pPr>
        <w:pStyle w:val="22"/>
        <w:tabs>
          <w:tab w:val="right" w:leader="dot" w:pos="8306"/>
        </w:tabs>
        <w:rPr>
          <w:del w:id="1075" w:author="sc" w:date="2018-08-02T20:01:49Z"/>
        </w:rPr>
      </w:pPr>
      <w:del w:id="1076" w:author="sc" w:date="2018-08-02T20:01:49Z">
        <w:r>
          <w:rPr>
            <w:rFonts w:ascii="SimSun" w:hAnsi="SimSun"/>
            <w:szCs w:val="36"/>
          </w:rPr>
          <w:fldChar w:fldCharType="begin"/>
        </w:r>
      </w:del>
      <w:del w:id="1077" w:author="sc" w:date="2018-08-02T20:01:49Z">
        <w:r>
          <w:rPr>
            <w:rFonts w:ascii="SimSun" w:hAnsi="SimSun"/>
            <w:szCs w:val="36"/>
          </w:rPr>
          <w:delInstrText xml:space="preserve"> HYPERLINK \l _Toc1761559934 </w:delInstrText>
        </w:r>
      </w:del>
      <w:del w:id="1078" w:author="sc" w:date="2018-08-02T20:01:49Z">
        <w:r>
          <w:rPr>
            <w:rFonts w:ascii="SimSun" w:hAnsi="SimSun"/>
            <w:szCs w:val="36"/>
          </w:rPr>
          <w:fldChar w:fldCharType="separate"/>
        </w:r>
      </w:del>
      <w:del w:id="1079" w:author="sc" w:date="2018-08-02T20:01:49Z">
        <w:r>
          <w:rPr>
            <w:shd w:val="clear" w:fill="FFFFFF"/>
          </w:rPr>
          <w:delText xml:space="preserve">15.4 </w:delText>
        </w:r>
      </w:del>
      <w:del w:id="1080" w:author="sc" w:date="2018-08-02T20:01:49Z">
        <w:r>
          <w:rPr/>
          <w:delText>调用</w:delText>
        </w:r>
      </w:del>
      <w:del w:id="1081" w:author="sc" w:date="2018-08-02T20:01:49Z">
        <w:r>
          <w:rPr>
            <w:rFonts w:hint="eastAsia"/>
          </w:rPr>
          <w:delText>re</w:delText>
        </w:r>
      </w:del>
      <w:del w:id="1082" w:author="sc" w:date="2018-08-02T20:01:49Z">
        <w:r>
          <w:rPr/>
          <w:delText>placeAll方法</w:delText>
        </w:r>
      </w:del>
      <w:del w:id="1083" w:author="sc" w:date="2018-08-02T20:01:49Z">
        <w:r>
          <w:rPr>
            <w:rFonts w:hint="eastAsia"/>
          </w:rPr>
          <w:delText xml:space="preserve"> 参数需要注意</w:delText>
        </w:r>
      </w:del>
      <w:del w:id="1084" w:author="sc" w:date="2018-08-02T20:01:49Z">
        <w:r>
          <w:rPr/>
          <w:tab/>
        </w:r>
      </w:del>
      <w:del w:id="1085" w:author="sc" w:date="2018-08-02T20:01:49Z">
        <w:r>
          <w:rPr/>
          <w:fldChar w:fldCharType="begin"/>
        </w:r>
      </w:del>
      <w:del w:id="1086" w:author="sc" w:date="2018-08-02T20:01:49Z">
        <w:r>
          <w:rPr/>
          <w:delInstrText xml:space="preserve"> PAGEREF _Toc1761559934 </w:delInstrText>
        </w:r>
      </w:del>
      <w:del w:id="1087" w:author="sc" w:date="2018-08-02T20:01:49Z">
        <w:r>
          <w:rPr/>
          <w:fldChar w:fldCharType="separate"/>
        </w:r>
      </w:del>
      <w:del w:id="1088" w:author="sc" w:date="2018-08-02T20:01:49Z">
        <w:r>
          <w:rPr/>
          <w:delText>68</w:delText>
        </w:r>
      </w:del>
      <w:del w:id="1089" w:author="sc" w:date="2018-08-02T20:01:49Z">
        <w:r>
          <w:rPr/>
          <w:fldChar w:fldCharType="end"/>
        </w:r>
      </w:del>
      <w:del w:id="1090" w:author="sc" w:date="2018-08-02T20:01:49Z">
        <w:r>
          <w:rPr>
            <w:rFonts w:ascii="SimSun" w:hAnsi="SimSun"/>
            <w:szCs w:val="36"/>
          </w:rPr>
          <w:fldChar w:fldCharType="end"/>
        </w:r>
      </w:del>
    </w:p>
    <w:p>
      <w:pPr>
        <w:pStyle w:val="22"/>
        <w:tabs>
          <w:tab w:val="right" w:leader="dot" w:pos="8306"/>
        </w:tabs>
        <w:rPr>
          <w:del w:id="1091" w:author="sc" w:date="2018-08-02T20:01:49Z"/>
        </w:rPr>
      </w:pPr>
      <w:del w:id="1092" w:author="sc" w:date="2018-08-02T20:01:49Z">
        <w:r>
          <w:rPr>
            <w:rFonts w:ascii="SimSun" w:hAnsi="SimSun"/>
            <w:szCs w:val="36"/>
          </w:rPr>
          <w:fldChar w:fldCharType="begin"/>
        </w:r>
      </w:del>
      <w:del w:id="1093" w:author="sc" w:date="2018-08-02T20:01:49Z">
        <w:r>
          <w:rPr>
            <w:rFonts w:ascii="SimSun" w:hAnsi="SimSun"/>
            <w:szCs w:val="36"/>
          </w:rPr>
          <w:delInstrText xml:space="preserve"> HYPERLINK \l _Toc2041663596 </w:delInstrText>
        </w:r>
      </w:del>
      <w:del w:id="1094" w:author="sc" w:date="2018-08-02T20:01:49Z">
        <w:r>
          <w:rPr>
            <w:rFonts w:ascii="SimSun" w:hAnsi="SimSun"/>
            <w:szCs w:val="36"/>
          </w:rPr>
          <w:fldChar w:fldCharType="separate"/>
        </w:r>
      </w:del>
      <w:del w:id="1095" w:author="sc" w:date="2018-08-02T20:01:49Z">
        <w:r>
          <w:rPr/>
          <w:delText>15.5 线程遇到异常</w:delText>
        </w:r>
      </w:del>
      <w:del w:id="1096" w:author="sc" w:date="2018-08-02T20:01:49Z">
        <w:r>
          <w:rPr>
            <w:rFonts w:hint="eastAsia"/>
          </w:rPr>
          <w:delText>，</w:delText>
        </w:r>
      </w:del>
      <w:del w:id="1097" w:author="sc" w:date="2018-08-02T20:01:49Z">
        <w:r>
          <w:rPr/>
          <w:delText>必须抛出异常或者终止线程</w:delText>
        </w:r>
      </w:del>
      <w:del w:id="1098" w:author="sc" w:date="2018-08-02T20:01:49Z">
        <w:r>
          <w:rPr/>
          <w:tab/>
        </w:r>
      </w:del>
      <w:del w:id="1099" w:author="sc" w:date="2018-08-02T20:01:49Z">
        <w:r>
          <w:rPr/>
          <w:fldChar w:fldCharType="begin"/>
        </w:r>
      </w:del>
      <w:del w:id="1100" w:author="sc" w:date="2018-08-02T20:01:49Z">
        <w:r>
          <w:rPr/>
          <w:delInstrText xml:space="preserve"> PAGEREF _Toc2041663596 </w:delInstrText>
        </w:r>
      </w:del>
      <w:del w:id="1101" w:author="sc" w:date="2018-08-02T20:01:49Z">
        <w:r>
          <w:rPr/>
          <w:fldChar w:fldCharType="separate"/>
        </w:r>
      </w:del>
      <w:del w:id="1102" w:author="sc" w:date="2018-08-02T20:01:49Z">
        <w:r>
          <w:rPr/>
          <w:delText>69</w:delText>
        </w:r>
      </w:del>
      <w:del w:id="1103" w:author="sc" w:date="2018-08-02T20:01:49Z">
        <w:r>
          <w:rPr/>
          <w:fldChar w:fldCharType="end"/>
        </w:r>
      </w:del>
      <w:del w:id="1104" w:author="sc" w:date="2018-08-02T20:01:49Z">
        <w:r>
          <w:rPr>
            <w:rFonts w:ascii="SimSun" w:hAnsi="SimSun"/>
            <w:szCs w:val="36"/>
          </w:rPr>
          <w:fldChar w:fldCharType="end"/>
        </w:r>
      </w:del>
    </w:p>
    <w:p>
      <w:pPr>
        <w:pStyle w:val="22"/>
        <w:tabs>
          <w:tab w:val="right" w:leader="dot" w:pos="8306"/>
        </w:tabs>
        <w:rPr>
          <w:del w:id="1105" w:author="sc" w:date="2018-08-02T20:01:49Z"/>
        </w:rPr>
      </w:pPr>
      <w:del w:id="1106" w:author="sc" w:date="2018-08-02T20:01:49Z">
        <w:r>
          <w:rPr>
            <w:rFonts w:ascii="SimSun" w:hAnsi="SimSun"/>
            <w:szCs w:val="36"/>
          </w:rPr>
          <w:fldChar w:fldCharType="begin"/>
        </w:r>
      </w:del>
      <w:del w:id="1107" w:author="sc" w:date="2018-08-02T20:01:49Z">
        <w:r>
          <w:rPr>
            <w:rFonts w:ascii="SimSun" w:hAnsi="SimSun"/>
            <w:szCs w:val="36"/>
          </w:rPr>
          <w:delInstrText xml:space="preserve"> HYPERLINK \l _Toc1815601315 </w:delInstrText>
        </w:r>
      </w:del>
      <w:del w:id="1108" w:author="sc" w:date="2018-08-02T20:01:49Z">
        <w:r>
          <w:rPr>
            <w:rFonts w:ascii="SimSun" w:hAnsi="SimSun"/>
            <w:szCs w:val="36"/>
          </w:rPr>
          <w:fldChar w:fldCharType="separate"/>
        </w:r>
      </w:del>
      <w:del w:id="1109" w:author="sc" w:date="2018-08-02T20:01:49Z">
        <w:r>
          <w:rPr/>
          <w:delText xml:space="preserve">15.6 </w:delText>
        </w:r>
      </w:del>
      <w:del w:id="1110" w:author="sc" w:date="2018-08-02T20:01:49Z">
        <w:r>
          <w:rPr>
            <w:rFonts w:hint="eastAsia"/>
          </w:rPr>
          <w:delText>不能使用MD5 和 SHA-1</w:delText>
        </w:r>
      </w:del>
      <w:del w:id="1111" w:author="sc" w:date="2018-08-02T20:01:49Z">
        <w:r>
          <w:rPr/>
          <w:delText xml:space="preserve"> ,因为已经变的不安全了</w:delText>
        </w:r>
      </w:del>
      <w:del w:id="1112" w:author="sc" w:date="2018-08-02T20:01:49Z">
        <w:r>
          <w:rPr/>
          <w:tab/>
        </w:r>
      </w:del>
      <w:del w:id="1113" w:author="sc" w:date="2018-08-02T20:01:49Z">
        <w:r>
          <w:rPr/>
          <w:fldChar w:fldCharType="begin"/>
        </w:r>
      </w:del>
      <w:del w:id="1114" w:author="sc" w:date="2018-08-02T20:01:49Z">
        <w:r>
          <w:rPr/>
          <w:delInstrText xml:space="preserve"> PAGEREF _Toc1815601315 </w:delInstrText>
        </w:r>
      </w:del>
      <w:del w:id="1115" w:author="sc" w:date="2018-08-02T20:01:49Z">
        <w:r>
          <w:rPr/>
          <w:fldChar w:fldCharType="separate"/>
        </w:r>
      </w:del>
      <w:del w:id="1116" w:author="sc" w:date="2018-08-02T20:01:49Z">
        <w:r>
          <w:rPr/>
          <w:delText>70</w:delText>
        </w:r>
      </w:del>
      <w:del w:id="1117" w:author="sc" w:date="2018-08-02T20:01:49Z">
        <w:r>
          <w:rPr/>
          <w:fldChar w:fldCharType="end"/>
        </w:r>
      </w:del>
      <w:del w:id="1118" w:author="sc" w:date="2018-08-02T20:01:49Z">
        <w:r>
          <w:rPr>
            <w:rFonts w:ascii="SimSun" w:hAnsi="SimSun"/>
            <w:szCs w:val="36"/>
          </w:rPr>
          <w:fldChar w:fldCharType="end"/>
        </w:r>
      </w:del>
    </w:p>
    <w:p>
      <w:pPr>
        <w:pStyle w:val="22"/>
        <w:tabs>
          <w:tab w:val="right" w:leader="dot" w:pos="8306"/>
        </w:tabs>
        <w:rPr>
          <w:del w:id="1119" w:author="sc" w:date="2018-08-02T20:01:49Z"/>
        </w:rPr>
      </w:pPr>
      <w:del w:id="1120" w:author="sc" w:date="2018-08-02T20:01:49Z">
        <w:r>
          <w:rPr>
            <w:rFonts w:ascii="SimSun" w:hAnsi="SimSun"/>
            <w:szCs w:val="36"/>
          </w:rPr>
          <w:fldChar w:fldCharType="begin"/>
        </w:r>
      </w:del>
      <w:del w:id="1121" w:author="sc" w:date="2018-08-02T20:01:49Z">
        <w:r>
          <w:rPr>
            <w:rFonts w:ascii="SimSun" w:hAnsi="SimSun"/>
            <w:szCs w:val="36"/>
          </w:rPr>
          <w:delInstrText xml:space="preserve"> HYPERLINK \l _Toc1313819871 </w:delInstrText>
        </w:r>
      </w:del>
      <w:del w:id="1122" w:author="sc" w:date="2018-08-02T20:01:49Z">
        <w:r>
          <w:rPr>
            <w:rFonts w:ascii="SimSun" w:hAnsi="SimSun"/>
            <w:szCs w:val="36"/>
          </w:rPr>
          <w:fldChar w:fldCharType="separate"/>
        </w:r>
      </w:del>
      <w:del w:id="1123" w:author="sc" w:date="2018-08-02T20:01:49Z">
        <w:r>
          <w:rPr>
            <w:shd w:val="clear" w:fill="FFFFFF"/>
          </w:rPr>
          <w:delText xml:space="preserve">15.7 </w:delText>
        </w:r>
      </w:del>
      <w:del w:id="1124" w:author="sc" w:date="2018-08-02T20:01:49Z">
        <w:r>
          <w:rPr/>
          <w:delText>代码里面创建的对象</w:delText>
        </w:r>
      </w:del>
      <w:del w:id="1125" w:author="sc" w:date="2018-08-02T20:01:49Z">
        <w:r>
          <w:rPr>
            <w:rFonts w:hint="eastAsia"/>
          </w:rPr>
          <w:delText>，</w:delText>
        </w:r>
      </w:del>
      <w:del w:id="1126" w:author="sc" w:date="2018-08-02T20:01:49Z">
        <w:r>
          <w:rPr/>
          <w:delText>都应该被使用</w:delText>
        </w:r>
      </w:del>
      <w:del w:id="1127" w:author="sc" w:date="2018-08-02T20:01:49Z">
        <w:r>
          <w:rPr/>
          <w:tab/>
        </w:r>
      </w:del>
      <w:del w:id="1128" w:author="sc" w:date="2018-08-02T20:01:49Z">
        <w:r>
          <w:rPr/>
          <w:fldChar w:fldCharType="begin"/>
        </w:r>
      </w:del>
      <w:del w:id="1129" w:author="sc" w:date="2018-08-02T20:01:49Z">
        <w:r>
          <w:rPr/>
          <w:delInstrText xml:space="preserve"> PAGEREF _Toc1313819871 </w:delInstrText>
        </w:r>
      </w:del>
      <w:del w:id="1130" w:author="sc" w:date="2018-08-02T20:01:49Z">
        <w:r>
          <w:rPr/>
          <w:fldChar w:fldCharType="separate"/>
        </w:r>
      </w:del>
      <w:del w:id="1131" w:author="sc" w:date="2018-08-02T20:01:49Z">
        <w:r>
          <w:rPr/>
          <w:delText>70</w:delText>
        </w:r>
      </w:del>
      <w:del w:id="1132" w:author="sc" w:date="2018-08-02T20:01:49Z">
        <w:r>
          <w:rPr/>
          <w:fldChar w:fldCharType="end"/>
        </w:r>
      </w:del>
      <w:del w:id="1133" w:author="sc" w:date="2018-08-02T20:01:49Z">
        <w:r>
          <w:rPr>
            <w:rFonts w:ascii="SimSun" w:hAnsi="SimSun"/>
            <w:szCs w:val="36"/>
          </w:rPr>
          <w:fldChar w:fldCharType="end"/>
        </w:r>
      </w:del>
    </w:p>
    <w:p>
      <w:pPr>
        <w:pStyle w:val="22"/>
        <w:tabs>
          <w:tab w:val="right" w:leader="dot" w:pos="8306"/>
        </w:tabs>
        <w:rPr>
          <w:del w:id="1134" w:author="sc" w:date="2018-08-02T20:01:49Z"/>
        </w:rPr>
      </w:pPr>
      <w:del w:id="1135" w:author="sc" w:date="2018-08-02T20:01:49Z">
        <w:r>
          <w:rPr>
            <w:rFonts w:ascii="SimSun" w:hAnsi="SimSun"/>
            <w:szCs w:val="36"/>
          </w:rPr>
          <w:fldChar w:fldCharType="begin"/>
        </w:r>
      </w:del>
      <w:del w:id="1136" w:author="sc" w:date="2018-08-02T20:01:49Z">
        <w:r>
          <w:rPr>
            <w:rFonts w:ascii="SimSun" w:hAnsi="SimSun"/>
            <w:szCs w:val="36"/>
          </w:rPr>
          <w:delInstrText xml:space="preserve"> HYPERLINK \l _Toc322245610 </w:delInstrText>
        </w:r>
      </w:del>
      <w:del w:id="1137" w:author="sc" w:date="2018-08-02T20:01:49Z">
        <w:r>
          <w:rPr>
            <w:rFonts w:ascii="SimSun" w:hAnsi="SimSun"/>
            <w:szCs w:val="36"/>
          </w:rPr>
          <w:fldChar w:fldCharType="separate"/>
        </w:r>
      </w:del>
      <w:del w:id="1138" w:author="sc" w:date="2018-08-02T20:01:49Z">
        <w:r>
          <w:rPr/>
          <w:delText xml:space="preserve">15.8 </w:delText>
        </w:r>
      </w:del>
      <w:del w:id="1139" w:author="sc" w:date="2018-08-02T20:01:49Z">
        <w:r>
          <w:rPr>
            <w:rFonts w:hint="eastAsia"/>
          </w:rPr>
          <w:delText>序列化接口的子类和非序列化父类</w:delText>
        </w:r>
      </w:del>
      <w:del w:id="1140" w:author="sc" w:date="2018-08-02T20:01:49Z">
        <w:r>
          <w:rPr/>
          <w:tab/>
        </w:r>
      </w:del>
      <w:del w:id="1141" w:author="sc" w:date="2018-08-02T20:01:49Z">
        <w:r>
          <w:rPr/>
          <w:fldChar w:fldCharType="begin"/>
        </w:r>
      </w:del>
      <w:del w:id="1142" w:author="sc" w:date="2018-08-02T20:01:49Z">
        <w:r>
          <w:rPr/>
          <w:delInstrText xml:space="preserve"> PAGEREF _Toc322245610 </w:delInstrText>
        </w:r>
      </w:del>
      <w:del w:id="1143" w:author="sc" w:date="2018-08-02T20:01:49Z">
        <w:r>
          <w:rPr/>
          <w:fldChar w:fldCharType="separate"/>
        </w:r>
      </w:del>
      <w:del w:id="1144" w:author="sc" w:date="2018-08-02T20:01:49Z">
        <w:r>
          <w:rPr/>
          <w:delText>70</w:delText>
        </w:r>
      </w:del>
      <w:del w:id="1145" w:author="sc" w:date="2018-08-02T20:01:49Z">
        <w:r>
          <w:rPr/>
          <w:fldChar w:fldCharType="end"/>
        </w:r>
      </w:del>
      <w:del w:id="1146" w:author="sc" w:date="2018-08-02T20:01:49Z">
        <w:r>
          <w:rPr>
            <w:rFonts w:ascii="SimSun" w:hAnsi="SimSun"/>
            <w:szCs w:val="36"/>
          </w:rPr>
          <w:fldChar w:fldCharType="end"/>
        </w:r>
      </w:del>
    </w:p>
    <w:p>
      <w:pPr>
        <w:pStyle w:val="22"/>
        <w:tabs>
          <w:tab w:val="right" w:leader="dot" w:pos="8306"/>
        </w:tabs>
        <w:rPr>
          <w:del w:id="1147" w:author="sc" w:date="2018-08-02T20:01:49Z"/>
        </w:rPr>
      </w:pPr>
      <w:del w:id="1148" w:author="sc" w:date="2018-08-02T20:01:49Z">
        <w:r>
          <w:rPr>
            <w:rFonts w:ascii="SimSun" w:hAnsi="SimSun"/>
            <w:szCs w:val="36"/>
          </w:rPr>
          <w:fldChar w:fldCharType="begin"/>
        </w:r>
      </w:del>
      <w:del w:id="1149" w:author="sc" w:date="2018-08-02T20:01:49Z">
        <w:r>
          <w:rPr>
            <w:rFonts w:ascii="SimSun" w:hAnsi="SimSun"/>
            <w:szCs w:val="36"/>
          </w:rPr>
          <w:delInstrText xml:space="preserve"> HYPERLINK \l _Toc691982647 </w:delInstrText>
        </w:r>
      </w:del>
      <w:del w:id="1150" w:author="sc" w:date="2018-08-02T20:01:49Z">
        <w:r>
          <w:rPr>
            <w:rFonts w:ascii="SimSun" w:hAnsi="SimSun"/>
            <w:szCs w:val="36"/>
          </w:rPr>
          <w:fldChar w:fldCharType="separate"/>
        </w:r>
      </w:del>
      <w:del w:id="1151" w:author="sc" w:date="2018-08-02T20:01:49Z">
        <w:r>
          <w:rPr>
            <w:shd w:val="clear" w:fill="FFFFFF"/>
          </w:rPr>
          <w:delText xml:space="preserve">15.9 </w:delText>
        </w:r>
      </w:del>
      <w:del w:id="1152" w:author="sc" w:date="2018-08-02T20:01:49Z">
        <w:r>
          <w:rPr>
            <w:shd w:val="clear" w:color="auto" w:fill="FFFFFF"/>
          </w:rPr>
          <w:delText>Session中的数据必须验证</w:delText>
        </w:r>
      </w:del>
      <w:del w:id="1153" w:author="sc" w:date="2018-08-02T20:01:49Z">
        <w:r>
          <w:rPr/>
          <w:tab/>
        </w:r>
      </w:del>
      <w:del w:id="1154" w:author="sc" w:date="2018-08-02T20:01:49Z">
        <w:r>
          <w:rPr/>
          <w:fldChar w:fldCharType="begin"/>
        </w:r>
      </w:del>
      <w:del w:id="1155" w:author="sc" w:date="2018-08-02T20:01:49Z">
        <w:r>
          <w:rPr/>
          <w:delInstrText xml:space="preserve"> PAGEREF _Toc691982647 </w:delInstrText>
        </w:r>
      </w:del>
      <w:del w:id="1156" w:author="sc" w:date="2018-08-02T20:01:49Z">
        <w:r>
          <w:rPr/>
          <w:fldChar w:fldCharType="separate"/>
        </w:r>
      </w:del>
      <w:del w:id="1157" w:author="sc" w:date="2018-08-02T20:01:49Z">
        <w:r>
          <w:rPr/>
          <w:delText>71</w:delText>
        </w:r>
      </w:del>
      <w:del w:id="1158" w:author="sc" w:date="2018-08-02T20:01:49Z">
        <w:r>
          <w:rPr/>
          <w:fldChar w:fldCharType="end"/>
        </w:r>
      </w:del>
      <w:del w:id="1159" w:author="sc" w:date="2018-08-02T20:01:49Z">
        <w:r>
          <w:rPr>
            <w:rFonts w:ascii="SimSun" w:hAnsi="SimSun"/>
            <w:szCs w:val="36"/>
          </w:rPr>
          <w:fldChar w:fldCharType="end"/>
        </w:r>
      </w:del>
    </w:p>
    <w:p>
      <w:pPr>
        <w:pStyle w:val="22"/>
        <w:tabs>
          <w:tab w:val="right" w:leader="dot" w:pos="8306"/>
        </w:tabs>
        <w:rPr>
          <w:del w:id="1160" w:author="sc" w:date="2018-08-02T20:01:49Z"/>
        </w:rPr>
      </w:pPr>
      <w:del w:id="1161" w:author="sc" w:date="2018-08-02T20:01:49Z">
        <w:r>
          <w:rPr>
            <w:rFonts w:ascii="SimSun" w:hAnsi="SimSun"/>
            <w:szCs w:val="36"/>
          </w:rPr>
          <w:fldChar w:fldCharType="begin"/>
        </w:r>
      </w:del>
      <w:del w:id="1162" w:author="sc" w:date="2018-08-02T20:01:49Z">
        <w:r>
          <w:rPr>
            <w:rFonts w:ascii="SimSun" w:hAnsi="SimSun"/>
            <w:szCs w:val="36"/>
          </w:rPr>
          <w:delInstrText xml:space="preserve"> HYPERLINK \l _Toc1018057202 </w:delInstrText>
        </w:r>
      </w:del>
      <w:del w:id="1163" w:author="sc" w:date="2018-08-02T20:01:49Z">
        <w:r>
          <w:rPr>
            <w:rFonts w:ascii="SimSun" w:hAnsi="SimSun"/>
            <w:szCs w:val="36"/>
          </w:rPr>
          <w:fldChar w:fldCharType="separate"/>
        </w:r>
      </w:del>
      <w:del w:id="1164" w:author="sc" w:date="2018-08-02T20:01:49Z">
        <w:r>
          <w:rPr>
            <w:shd w:val="clear" w:fill="FFFFFF"/>
          </w:rPr>
          <w:delText xml:space="preserve">15.10 </w:delText>
        </w:r>
      </w:del>
      <w:del w:id="1165" w:author="sc" w:date="2018-08-02T20:01:49Z">
        <w:r>
          <w:rPr>
            <w:shd w:val="clear" w:color="auto" w:fill="FFFFFF"/>
          </w:rPr>
          <w:delText>不应该存在无意义的逻辑表达式</w:delText>
        </w:r>
      </w:del>
      <w:del w:id="1166" w:author="sc" w:date="2018-08-02T20:01:49Z">
        <w:r>
          <w:rPr/>
          <w:tab/>
        </w:r>
      </w:del>
      <w:del w:id="1167" w:author="sc" w:date="2018-08-02T20:01:49Z">
        <w:r>
          <w:rPr/>
          <w:fldChar w:fldCharType="begin"/>
        </w:r>
      </w:del>
      <w:del w:id="1168" w:author="sc" w:date="2018-08-02T20:01:49Z">
        <w:r>
          <w:rPr/>
          <w:delInstrText xml:space="preserve"> PAGEREF _Toc1018057202 </w:delInstrText>
        </w:r>
      </w:del>
      <w:del w:id="1169" w:author="sc" w:date="2018-08-02T20:01:49Z">
        <w:r>
          <w:rPr/>
          <w:fldChar w:fldCharType="separate"/>
        </w:r>
      </w:del>
      <w:del w:id="1170" w:author="sc" w:date="2018-08-02T20:01:49Z">
        <w:r>
          <w:rPr/>
          <w:delText>71</w:delText>
        </w:r>
      </w:del>
      <w:del w:id="1171" w:author="sc" w:date="2018-08-02T20:01:49Z">
        <w:r>
          <w:rPr/>
          <w:fldChar w:fldCharType="end"/>
        </w:r>
      </w:del>
      <w:del w:id="1172" w:author="sc" w:date="2018-08-02T20:01:49Z">
        <w:r>
          <w:rPr>
            <w:rFonts w:ascii="SimSun" w:hAnsi="SimSun"/>
            <w:szCs w:val="36"/>
          </w:rPr>
          <w:fldChar w:fldCharType="end"/>
        </w:r>
      </w:del>
    </w:p>
    <w:p>
      <w:pPr>
        <w:pStyle w:val="22"/>
        <w:tabs>
          <w:tab w:val="right" w:leader="dot" w:pos="8306"/>
        </w:tabs>
        <w:rPr>
          <w:del w:id="1173" w:author="sc" w:date="2018-08-02T20:01:49Z"/>
        </w:rPr>
      </w:pPr>
      <w:del w:id="1174" w:author="sc" w:date="2018-08-02T20:01:49Z">
        <w:r>
          <w:rPr>
            <w:rFonts w:ascii="SimSun" w:hAnsi="SimSun"/>
            <w:szCs w:val="36"/>
          </w:rPr>
          <w:fldChar w:fldCharType="begin"/>
        </w:r>
      </w:del>
      <w:del w:id="1175" w:author="sc" w:date="2018-08-02T20:01:49Z">
        <w:r>
          <w:rPr>
            <w:rFonts w:ascii="SimSun" w:hAnsi="SimSun"/>
            <w:szCs w:val="36"/>
          </w:rPr>
          <w:delInstrText xml:space="preserve"> HYPERLINK \l _Toc413542826 </w:delInstrText>
        </w:r>
      </w:del>
      <w:del w:id="1176" w:author="sc" w:date="2018-08-02T20:01:49Z">
        <w:r>
          <w:rPr>
            <w:rFonts w:ascii="SimSun" w:hAnsi="SimSun"/>
            <w:szCs w:val="36"/>
          </w:rPr>
          <w:fldChar w:fldCharType="separate"/>
        </w:r>
      </w:del>
      <w:del w:id="1177" w:author="sc" w:date="2018-08-02T20:01:49Z">
        <w:r>
          <w:rPr>
            <w:shd w:val="clear" w:fill="FFFFFF"/>
          </w:rPr>
          <w:delText xml:space="preserve">15.11 </w:delText>
        </w:r>
      </w:del>
      <w:del w:id="1178" w:author="sc" w:date="2018-08-02T20:01:49Z">
        <w:r>
          <w:rPr>
            <w:rFonts w:hint="eastAsia"/>
          </w:rPr>
          <w:delText>布尔判断时使用短路逻辑</w:delText>
        </w:r>
      </w:del>
      <w:del w:id="1179" w:author="sc" w:date="2018-08-02T20:01:49Z">
        <w:r>
          <w:rPr/>
          <w:tab/>
        </w:r>
      </w:del>
      <w:del w:id="1180" w:author="sc" w:date="2018-08-02T20:01:49Z">
        <w:r>
          <w:rPr/>
          <w:fldChar w:fldCharType="begin"/>
        </w:r>
      </w:del>
      <w:del w:id="1181" w:author="sc" w:date="2018-08-02T20:01:49Z">
        <w:r>
          <w:rPr/>
          <w:delInstrText xml:space="preserve"> PAGEREF _Toc413542826 </w:delInstrText>
        </w:r>
      </w:del>
      <w:del w:id="1182" w:author="sc" w:date="2018-08-02T20:01:49Z">
        <w:r>
          <w:rPr/>
          <w:fldChar w:fldCharType="separate"/>
        </w:r>
      </w:del>
      <w:del w:id="1183" w:author="sc" w:date="2018-08-02T20:01:49Z">
        <w:r>
          <w:rPr/>
          <w:delText>72</w:delText>
        </w:r>
      </w:del>
      <w:del w:id="1184" w:author="sc" w:date="2018-08-02T20:01:49Z">
        <w:r>
          <w:rPr/>
          <w:fldChar w:fldCharType="end"/>
        </w:r>
      </w:del>
      <w:del w:id="1185" w:author="sc" w:date="2018-08-02T20:01:49Z">
        <w:r>
          <w:rPr>
            <w:rFonts w:ascii="SimSun" w:hAnsi="SimSun"/>
            <w:szCs w:val="36"/>
          </w:rPr>
          <w:fldChar w:fldCharType="end"/>
        </w:r>
      </w:del>
    </w:p>
    <w:p>
      <w:pPr>
        <w:pStyle w:val="22"/>
        <w:tabs>
          <w:tab w:val="right" w:leader="dot" w:pos="8306"/>
        </w:tabs>
        <w:rPr>
          <w:del w:id="1186" w:author="sc" w:date="2018-08-02T20:01:49Z"/>
        </w:rPr>
      </w:pPr>
      <w:del w:id="1187" w:author="sc" w:date="2018-08-02T20:01:49Z">
        <w:r>
          <w:rPr>
            <w:rFonts w:ascii="SimSun" w:hAnsi="SimSun"/>
            <w:szCs w:val="36"/>
          </w:rPr>
          <w:fldChar w:fldCharType="begin"/>
        </w:r>
      </w:del>
      <w:del w:id="1188" w:author="sc" w:date="2018-08-02T20:01:49Z">
        <w:r>
          <w:rPr>
            <w:rFonts w:ascii="SimSun" w:hAnsi="SimSun"/>
            <w:szCs w:val="36"/>
          </w:rPr>
          <w:delInstrText xml:space="preserve"> HYPERLINK \l _Toc718151825 </w:delInstrText>
        </w:r>
      </w:del>
      <w:del w:id="1189" w:author="sc" w:date="2018-08-02T20:01:49Z">
        <w:r>
          <w:rPr>
            <w:rFonts w:ascii="SimSun" w:hAnsi="SimSun"/>
            <w:szCs w:val="36"/>
          </w:rPr>
          <w:fldChar w:fldCharType="separate"/>
        </w:r>
      </w:del>
      <w:del w:id="1190" w:author="sc" w:date="2018-08-02T20:01:49Z">
        <w:r>
          <w:rPr>
            <w:shd w:val="clear" w:fill="FFFFFF"/>
          </w:rPr>
          <w:delText xml:space="preserve">15.12 </w:delText>
        </w:r>
      </w:del>
      <w:del w:id="1191" w:author="sc" w:date="2018-08-02T20:01:49Z">
        <w:r>
          <w:rPr>
            <w:shd w:val="clear" w:color="auto" w:fill="FFFFFF"/>
          </w:rPr>
          <w:delText>数组无意义的包含判断</w:delText>
        </w:r>
      </w:del>
      <w:del w:id="1192" w:author="sc" w:date="2018-08-02T20:01:49Z">
        <w:r>
          <w:rPr/>
          <w:tab/>
        </w:r>
      </w:del>
      <w:del w:id="1193" w:author="sc" w:date="2018-08-02T20:01:49Z">
        <w:r>
          <w:rPr/>
          <w:fldChar w:fldCharType="begin"/>
        </w:r>
      </w:del>
      <w:del w:id="1194" w:author="sc" w:date="2018-08-02T20:01:49Z">
        <w:r>
          <w:rPr/>
          <w:delInstrText xml:space="preserve"> PAGEREF _Toc718151825 </w:delInstrText>
        </w:r>
      </w:del>
      <w:del w:id="1195" w:author="sc" w:date="2018-08-02T20:01:49Z">
        <w:r>
          <w:rPr/>
          <w:fldChar w:fldCharType="separate"/>
        </w:r>
      </w:del>
      <w:del w:id="1196" w:author="sc" w:date="2018-08-02T20:01:49Z">
        <w:r>
          <w:rPr/>
          <w:delText>72</w:delText>
        </w:r>
      </w:del>
      <w:del w:id="1197" w:author="sc" w:date="2018-08-02T20:01:49Z">
        <w:r>
          <w:rPr/>
          <w:fldChar w:fldCharType="end"/>
        </w:r>
      </w:del>
      <w:del w:id="1198" w:author="sc" w:date="2018-08-02T20:01:49Z">
        <w:r>
          <w:rPr>
            <w:rFonts w:ascii="SimSun" w:hAnsi="SimSun"/>
            <w:szCs w:val="36"/>
          </w:rPr>
          <w:fldChar w:fldCharType="end"/>
        </w:r>
      </w:del>
    </w:p>
    <w:p>
      <w:pPr>
        <w:pStyle w:val="22"/>
        <w:tabs>
          <w:tab w:val="right" w:leader="dot" w:pos="8306"/>
        </w:tabs>
        <w:rPr>
          <w:del w:id="1199" w:author="sc" w:date="2018-08-02T20:01:49Z"/>
        </w:rPr>
      </w:pPr>
      <w:del w:id="1200" w:author="sc" w:date="2018-08-02T20:01:49Z">
        <w:r>
          <w:rPr>
            <w:rFonts w:ascii="SimSun" w:hAnsi="SimSun"/>
            <w:szCs w:val="36"/>
          </w:rPr>
          <w:fldChar w:fldCharType="begin"/>
        </w:r>
      </w:del>
      <w:del w:id="1201" w:author="sc" w:date="2018-08-02T20:01:49Z">
        <w:r>
          <w:rPr>
            <w:rFonts w:ascii="SimSun" w:hAnsi="SimSun"/>
            <w:szCs w:val="36"/>
          </w:rPr>
          <w:delInstrText xml:space="preserve"> HYPERLINK \l _Toc1570818509 </w:delInstrText>
        </w:r>
      </w:del>
      <w:del w:id="1202" w:author="sc" w:date="2018-08-02T20:01:49Z">
        <w:r>
          <w:rPr>
            <w:rFonts w:ascii="SimSun" w:hAnsi="SimSun"/>
            <w:szCs w:val="36"/>
          </w:rPr>
          <w:fldChar w:fldCharType="separate"/>
        </w:r>
      </w:del>
      <w:del w:id="1203" w:author="sc" w:date="2018-08-02T20:01:49Z">
        <w:r>
          <w:rPr/>
          <w:delText>15.13 单精度浮点型运算</w:delText>
        </w:r>
      </w:del>
      <w:del w:id="1204" w:author="sc" w:date="2018-08-02T20:01:49Z">
        <w:r>
          <w:rPr>
            <w:rFonts w:hint="eastAsia"/>
          </w:rPr>
          <w:delText>规则</w:delText>
        </w:r>
      </w:del>
      <w:del w:id="1205" w:author="sc" w:date="2018-08-02T20:01:49Z">
        <w:r>
          <w:rPr/>
          <w:tab/>
        </w:r>
      </w:del>
      <w:del w:id="1206" w:author="sc" w:date="2018-08-02T20:01:49Z">
        <w:r>
          <w:rPr/>
          <w:fldChar w:fldCharType="begin"/>
        </w:r>
      </w:del>
      <w:del w:id="1207" w:author="sc" w:date="2018-08-02T20:01:49Z">
        <w:r>
          <w:rPr/>
          <w:delInstrText xml:space="preserve"> PAGEREF _Toc1570818509 </w:delInstrText>
        </w:r>
      </w:del>
      <w:del w:id="1208" w:author="sc" w:date="2018-08-02T20:01:49Z">
        <w:r>
          <w:rPr/>
          <w:fldChar w:fldCharType="separate"/>
        </w:r>
      </w:del>
      <w:del w:id="1209" w:author="sc" w:date="2018-08-02T20:01:49Z">
        <w:r>
          <w:rPr/>
          <w:delText>73</w:delText>
        </w:r>
      </w:del>
      <w:del w:id="1210" w:author="sc" w:date="2018-08-02T20:01:49Z">
        <w:r>
          <w:rPr/>
          <w:fldChar w:fldCharType="end"/>
        </w:r>
      </w:del>
      <w:del w:id="1211" w:author="sc" w:date="2018-08-02T20:01:49Z">
        <w:r>
          <w:rPr>
            <w:rFonts w:ascii="SimSun" w:hAnsi="SimSun"/>
            <w:szCs w:val="36"/>
          </w:rPr>
          <w:fldChar w:fldCharType="end"/>
        </w:r>
      </w:del>
    </w:p>
    <w:p>
      <w:pPr>
        <w:pStyle w:val="22"/>
        <w:tabs>
          <w:tab w:val="right" w:leader="dot" w:pos="8306"/>
        </w:tabs>
        <w:rPr>
          <w:del w:id="1212" w:author="sc" w:date="2018-08-02T20:01:49Z"/>
        </w:rPr>
      </w:pPr>
      <w:del w:id="1213" w:author="sc" w:date="2018-08-02T20:01:49Z">
        <w:r>
          <w:rPr>
            <w:rFonts w:ascii="SimSun" w:hAnsi="SimSun"/>
            <w:szCs w:val="36"/>
          </w:rPr>
          <w:fldChar w:fldCharType="begin"/>
        </w:r>
      </w:del>
      <w:del w:id="1214" w:author="sc" w:date="2018-08-02T20:01:49Z">
        <w:r>
          <w:rPr>
            <w:rFonts w:ascii="SimSun" w:hAnsi="SimSun"/>
            <w:szCs w:val="36"/>
          </w:rPr>
          <w:delInstrText xml:space="preserve"> HYPERLINK \l _Toc1354899547 </w:delInstrText>
        </w:r>
      </w:del>
      <w:del w:id="1215" w:author="sc" w:date="2018-08-02T20:01:49Z">
        <w:r>
          <w:rPr>
            <w:rFonts w:ascii="SimSun" w:hAnsi="SimSun"/>
            <w:szCs w:val="36"/>
          </w:rPr>
          <w:fldChar w:fldCharType="separate"/>
        </w:r>
      </w:del>
      <w:del w:id="1216" w:author="sc" w:date="2018-08-02T20:01:49Z">
        <w:r>
          <w:rPr/>
          <w:delText xml:space="preserve">15.14 </w:delText>
        </w:r>
      </w:del>
      <w:del w:id="1217" w:author="sc" w:date="2018-08-02T20:01:49Z">
        <w:r>
          <w:rPr>
            <w:rFonts w:hint="eastAsia"/>
          </w:rPr>
          <w:delText>List</w:delText>
        </w:r>
      </w:del>
      <w:del w:id="1218" w:author="sc" w:date="2018-08-02T20:01:49Z">
        <w:r>
          <w:rPr/>
          <w:delText xml:space="preserve"> indexOf 方法注意要点</w:delText>
        </w:r>
      </w:del>
      <w:del w:id="1219" w:author="sc" w:date="2018-08-02T20:01:49Z">
        <w:r>
          <w:rPr/>
          <w:tab/>
        </w:r>
      </w:del>
      <w:del w:id="1220" w:author="sc" w:date="2018-08-02T20:01:49Z">
        <w:r>
          <w:rPr/>
          <w:fldChar w:fldCharType="begin"/>
        </w:r>
      </w:del>
      <w:del w:id="1221" w:author="sc" w:date="2018-08-02T20:01:49Z">
        <w:r>
          <w:rPr/>
          <w:delInstrText xml:space="preserve"> PAGEREF _Toc1354899547 </w:delInstrText>
        </w:r>
      </w:del>
      <w:del w:id="1222" w:author="sc" w:date="2018-08-02T20:01:49Z">
        <w:r>
          <w:rPr/>
          <w:fldChar w:fldCharType="separate"/>
        </w:r>
      </w:del>
      <w:del w:id="1223" w:author="sc" w:date="2018-08-02T20:01:49Z">
        <w:r>
          <w:rPr/>
          <w:delText>73</w:delText>
        </w:r>
      </w:del>
      <w:del w:id="1224" w:author="sc" w:date="2018-08-02T20:01:49Z">
        <w:r>
          <w:rPr/>
          <w:fldChar w:fldCharType="end"/>
        </w:r>
      </w:del>
      <w:del w:id="1225" w:author="sc" w:date="2018-08-02T20:01:49Z">
        <w:r>
          <w:rPr>
            <w:rFonts w:ascii="SimSun" w:hAnsi="SimSun"/>
            <w:szCs w:val="36"/>
          </w:rPr>
          <w:fldChar w:fldCharType="end"/>
        </w:r>
      </w:del>
    </w:p>
    <w:p>
      <w:pPr>
        <w:pStyle w:val="22"/>
        <w:tabs>
          <w:tab w:val="right" w:leader="dot" w:pos="8306"/>
        </w:tabs>
        <w:rPr>
          <w:del w:id="1226" w:author="sc" w:date="2018-08-02T20:01:49Z"/>
        </w:rPr>
      </w:pPr>
      <w:del w:id="1227" w:author="sc" w:date="2018-08-02T20:01:49Z">
        <w:r>
          <w:rPr>
            <w:rFonts w:ascii="SimSun" w:hAnsi="SimSun"/>
            <w:szCs w:val="36"/>
          </w:rPr>
          <w:fldChar w:fldCharType="begin"/>
        </w:r>
      </w:del>
      <w:del w:id="1228" w:author="sc" w:date="2018-08-02T20:01:49Z">
        <w:r>
          <w:rPr>
            <w:rFonts w:ascii="SimSun" w:hAnsi="SimSun"/>
            <w:szCs w:val="36"/>
          </w:rPr>
          <w:delInstrText xml:space="preserve"> HYPERLINK \l _Toc616959538 </w:delInstrText>
        </w:r>
      </w:del>
      <w:del w:id="1229" w:author="sc" w:date="2018-08-02T20:01:49Z">
        <w:r>
          <w:rPr>
            <w:rFonts w:ascii="SimSun" w:hAnsi="SimSun"/>
            <w:szCs w:val="36"/>
          </w:rPr>
          <w:fldChar w:fldCharType="separate"/>
        </w:r>
      </w:del>
      <w:del w:id="1230" w:author="sc" w:date="2018-08-02T20:01:49Z">
        <w:r>
          <w:rPr>
            <w:shd w:val="clear" w:fill="FFFFFF"/>
          </w:rPr>
          <w:delText xml:space="preserve">15.15 </w:delText>
        </w:r>
      </w:del>
      <w:del w:id="1231" w:author="sc" w:date="2018-08-02T20:01:49Z">
        <w:r>
          <w:rPr>
            <w:rFonts w:hint="eastAsia"/>
            <w:shd w:val="clear" w:color="auto" w:fill="FFFFFF"/>
          </w:rPr>
          <w:delText>Readline方法的正确使用方式</w:delText>
        </w:r>
      </w:del>
      <w:del w:id="1232" w:author="sc" w:date="2018-08-02T20:01:49Z">
        <w:r>
          <w:rPr/>
          <w:tab/>
        </w:r>
      </w:del>
      <w:del w:id="1233" w:author="sc" w:date="2018-08-02T20:01:49Z">
        <w:r>
          <w:rPr/>
          <w:fldChar w:fldCharType="begin"/>
        </w:r>
      </w:del>
      <w:del w:id="1234" w:author="sc" w:date="2018-08-02T20:01:49Z">
        <w:r>
          <w:rPr/>
          <w:delInstrText xml:space="preserve"> PAGEREF _Toc616959538 </w:delInstrText>
        </w:r>
      </w:del>
      <w:del w:id="1235" w:author="sc" w:date="2018-08-02T20:01:49Z">
        <w:r>
          <w:rPr/>
          <w:fldChar w:fldCharType="separate"/>
        </w:r>
      </w:del>
      <w:del w:id="1236" w:author="sc" w:date="2018-08-02T20:01:49Z">
        <w:r>
          <w:rPr/>
          <w:delText>74</w:delText>
        </w:r>
      </w:del>
      <w:del w:id="1237" w:author="sc" w:date="2018-08-02T20:01:49Z">
        <w:r>
          <w:rPr/>
          <w:fldChar w:fldCharType="end"/>
        </w:r>
      </w:del>
      <w:del w:id="1238" w:author="sc" w:date="2018-08-02T20:01:49Z">
        <w:r>
          <w:rPr>
            <w:rFonts w:ascii="SimSun" w:hAnsi="SimSun"/>
            <w:szCs w:val="36"/>
          </w:rPr>
          <w:fldChar w:fldCharType="end"/>
        </w:r>
      </w:del>
    </w:p>
    <w:p>
      <w:pPr>
        <w:pStyle w:val="22"/>
        <w:tabs>
          <w:tab w:val="right" w:leader="dot" w:pos="8306"/>
        </w:tabs>
        <w:rPr>
          <w:del w:id="1239" w:author="sc" w:date="2018-08-02T20:01:49Z"/>
        </w:rPr>
      </w:pPr>
      <w:del w:id="1240" w:author="sc" w:date="2018-08-02T20:01:49Z">
        <w:r>
          <w:rPr>
            <w:rFonts w:ascii="SimSun" w:hAnsi="SimSun"/>
            <w:szCs w:val="36"/>
          </w:rPr>
          <w:fldChar w:fldCharType="begin"/>
        </w:r>
      </w:del>
      <w:del w:id="1241" w:author="sc" w:date="2018-08-02T20:01:49Z">
        <w:r>
          <w:rPr>
            <w:rFonts w:ascii="SimSun" w:hAnsi="SimSun"/>
            <w:szCs w:val="36"/>
          </w:rPr>
          <w:delInstrText xml:space="preserve"> HYPERLINK \l _Toc432514628 </w:delInstrText>
        </w:r>
      </w:del>
      <w:del w:id="1242" w:author="sc" w:date="2018-08-02T20:01:49Z">
        <w:r>
          <w:rPr>
            <w:rFonts w:ascii="SimSun" w:hAnsi="SimSun"/>
            <w:szCs w:val="36"/>
          </w:rPr>
          <w:fldChar w:fldCharType="separate"/>
        </w:r>
      </w:del>
      <w:del w:id="1243" w:author="sc" w:date="2018-08-02T20:01:49Z">
        <w:r>
          <w:rPr/>
          <w:delText>15.16 读流在读文件时</w:delText>
        </w:r>
      </w:del>
      <w:del w:id="1244" w:author="sc" w:date="2018-08-02T20:01:49Z">
        <w:r>
          <w:rPr>
            <w:rFonts w:hint="eastAsia"/>
          </w:rPr>
          <w:delText>，</w:delText>
        </w:r>
      </w:del>
      <w:del w:id="1245" w:author="sc" w:date="2018-08-02T20:01:49Z">
        <w:r>
          <w:rPr/>
          <w:delText>需要增加判断</w:delText>
        </w:r>
      </w:del>
      <w:del w:id="1246" w:author="sc" w:date="2018-08-02T20:01:49Z">
        <w:r>
          <w:rPr/>
          <w:tab/>
        </w:r>
      </w:del>
      <w:del w:id="1247" w:author="sc" w:date="2018-08-02T20:01:49Z">
        <w:r>
          <w:rPr/>
          <w:fldChar w:fldCharType="begin"/>
        </w:r>
      </w:del>
      <w:del w:id="1248" w:author="sc" w:date="2018-08-02T20:01:49Z">
        <w:r>
          <w:rPr/>
          <w:delInstrText xml:space="preserve"> PAGEREF _Toc432514628 </w:delInstrText>
        </w:r>
      </w:del>
      <w:del w:id="1249" w:author="sc" w:date="2018-08-02T20:01:49Z">
        <w:r>
          <w:rPr/>
          <w:fldChar w:fldCharType="separate"/>
        </w:r>
      </w:del>
      <w:del w:id="1250" w:author="sc" w:date="2018-08-02T20:01:49Z">
        <w:r>
          <w:rPr/>
          <w:delText>75</w:delText>
        </w:r>
      </w:del>
      <w:del w:id="1251" w:author="sc" w:date="2018-08-02T20:01:49Z">
        <w:r>
          <w:rPr/>
          <w:fldChar w:fldCharType="end"/>
        </w:r>
      </w:del>
      <w:del w:id="1252" w:author="sc" w:date="2018-08-02T20:01:49Z">
        <w:r>
          <w:rPr>
            <w:rFonts w:ascii="SimSun" w:hAnsi="SimSun"/>
            <w:szCs w:val="36"/>
          </w:rPr>
          <w:fldChar w:fldCharType="end"/>
        </w:r>
      </w:del>
    </w:p>
    <w:p>
      <w:pPr>
        <w:pStyle w:val="22"/>
        <w:tabs>
          <w:tab w:val="right" w:leader="dot" w:pos="8306"/>
        </w:tabs>
        <w:rPr>
          <w:del w:id="1253" w:author="sc" w:date="2018-08-02T20:01:49Z"/>
        </w:rPr>
      </w:pPr>
      <w:del w:id="1254" w:author="sc" w:date="2018-08-02T20:01:49Z">
        <w:r>
          <w:rPr>
            <w:rFonts w:ascii="SimSun" w:hAnsi="SimSun"/>
            <w:szCs w:val="36"/>
          </w:rPr>
          <w:fldChar w:fldCharType="begin"/>
        </w:r>
      </w:del>
      <w:del w:id="1255" w:author="sc" w:date="2018-08-02T20:01:49Z">
        <w:r>
          <w:rPr>
            <w:rFonts w:ascii="SimSun" w:hAnsi="SimSun"/>
            <w:szCs w:val="36"/>
          </w:rPr>
          <w:delInstrText xml:space="preserve"> HYPERLINK \l _Toc574587186 </w:delInstrText>
        </w:r>
      </w:del>
      <w:del w:id="1256" w:author="sc" w:date="2018-08-02T20:01:49Z">
        <w:r>
          <w:rPr>
            <w:rFonts w:ascii="SimSun" w:hAnsi="SimSun"/>
            <w:szCs w:val="36"/>
          </w:rPr>
          <w:fldChar w:fldCharType="separate"/>
        </w:r>
      </w:del>
      <w:del w:id="1257" w:author="sc" w:date="2018-08-02T20:01:49Z">
        <w:r>
          <w:rPr/>
          <w:delText>15.17 "Calendars" and "DateFormats” 不</w:delText>
        </w:r>
      </w:del>
      <w:del w:id="1258" w:author="sc" w:date="2018-08-02T20:01:49Z">
        <w:r>
          <w:rPr>
            <w:rFonts w:hint="eastAsia"/>
          </w:rPr>
          <w:delText>能</w:delText>
        </w:r>
      </w:del>
      <w:del w:id="1259" w:author="sc" w:date="2018-08-02T20:01:49Z">
        <w:r>
          <w:rPr/>
          <w:delText>是静态的</w:delText>
        </w:r>
      </w:del>
      <w:del w:id="1260" w:author="sc" w:date="2018-08-02T20:01:49Z">
        <w:r>
          <w:rPr/>
          <w:tab/>
        </w:r>
      </w:del>
      <w:del w:id="1261" w:author="sc" w:date="2018-08-02T20:01:49Z">
        <w:r>
          <w:rPr/>
          <w:fldChar w:fldCharType="begin"/>
        </w:r>
      </w:del>
      <w:del w:id="1262" w:author="sc" w:date="2018-08-02T20:01:49Z">
        <w:r>
          <w:rPr/>
          <w:delInstrText xml:space="preserve"> PAGEREF _Toc574587186 </w:delInstrText>
        </w:r>
      </w:del>
      <w:del w:id="1263" w:author="sc" w:date="2018-08-02T20:01:49Z">
        <w:r>
          <w:rPr/>
          <w:fldChar w:fldCharType="separate"/>
        </w:r>
      </w:del>
      <w:del w:id="1264" w:author="sc" w:date="2018-08-02T20:01:49Z">
        <w:r>
          <w:rPr/>
          <w:delText>75</w:delText>
        </w:r>
      </w:del>
      <w:del w:id="1265" w:author="sc" w:date="2018-08-02T20:01:49Z">
        <w:r>
          <w:rPr/>
          <w:fldChar w:fldCharType="end"/>
        </w:r>
      </w:del>
      <w:del w:id="1266" w:author="sc" w:date="2018-08-02T20:01:49Z">
        <w:r>
          <w:rPr>
            <w:rFonts w:ascii="SimSun" w:hAnsi="SimSun"/>
            <w:szCs w:val="36"/>
          </w:rPr>
          <w:fldChar w:fldCharType="end"/>
        </w:r>
      </w:del>
    </w:p>
    <w:p>
      <w:pPr>
        <w:pStyle w:val="22"/>
        <w:tabs>
          <w:tab w:val="right" w:leader="dot" w:pos="8306"/>
        </w:tabs>
        <w:rPr>
          <w:del w:id="1267" w:author="sc" w:date="2018-08-02T20:01:49Z"/>
        </w:rPr>
      </w:pPr>
      <w:del w:id="1268" w:author="sc" w:date="2018-08-02T20:01:49Z">
        <w:r>
          <w:rPr>
            <w:rFonts w:ascii="SimSun" w:hAnsi="SimSun"/>
            <w:szCs w:val="36"/>
          </w:rPr>
          <w:fldChar w:fldCharType="begin"/>
        </w:r>
      </w:del>
      <w:del w:id="1269" w:author="sc" w:date="2018-08-02T20:01:49Z">
        <w:r>
          <w:rPr>
            <w:rFonts w:ascii="SimSun" w:hAnsi="SimSun"/>
            <w:szCs w:val="36"/>
          </w:rPr>
          <w:delInstrText xml:space="preserve"> HYPERLINK \l _Toc1487122162 </w:delInstrText>
        </w:r>
      </w:del>
      <w:del w:id="1270" w:author="sc" w:date="2018-08-02T20:01:49Z">
        <w:r>
          <w:rPr>
            <w:rFonts w:ascii="SimSun" w:hAnsi="SimSun"/>
            <w:szCs w:val="36"/>
          </w:rPr>
          <w:fldChar w:fldCharType="separate"/>
        </w:r>
      </w:del>
      <w:del w:id="1271" w:author="sc" w:date="2018-08-02T20:01:49Z">
        <w:r>
          <w:rPr/>
          <w:delText xml:space="preserve">15.18 </w:delText>
        </w:r>
      </w:del>
      <w:del w:id="1272" w:author="sc" w:date="2018-08-02T20:01:49Z">
        <w:r>
          <w:rPr>
            <w:rFonts w:hint="eastAsia"/>
          </w:rPr>
          <w:delText>Jun</w:delText>
        </w:r>
      </w:del>
      <w:del w:id="1273" w:author="sc" w:date="2018-08-02T20:01:49Z">
        <w:r>
          <w:rPr/>
          <w:delText>it 断言不应该出现在多线程的方法中</w:delText>
        </w:r>
      </w:del>
      <w:del w:id="1274" w:author="sc" w:date="2018-08-02T20:01:49Z">
        <w:r>
          <w:rPr/>
          <w:tab/>
        </w:r>
      </w:del>
      <w:del w:id="1275" w:author="sc" w:date="2018-08-02T20:01:49Z">
        <w:r>
          <w:rPr/>
          <w:fldChar w:fldCharType="begin"/>
        </w:r>
      </w:del>
      <w:del w:id="1276" w:author="sc" w:date="2018-08-02T20:01:49Z">
        <w:r>
          <w:rPr/>
          <w:delInstrText xml:space="preserve"> PAGEREF _Toc1487122162 </w:delInstrText>
        </w:r>
      </w:del>
      <w:del w:id="1277" w:author="sc" w:date="2018-08-02T20:01:49Z">
        <w:r>
          <w:rPr/>
          <w:fldChar w:fldCharType="separate"/>
        </w:r>
      </w:del>
      <w:del w:id="1278" w:author="sc" w:date="2018-08-02T20:01:49Z">
        <w:r>
          <w:rPr/>
          <w:delText>76</w:delText>
        </w:r>
      </w:del>
      <w:del w:id="1279" w:author="sc" w:date="2018-08-02T20:01:49Z">
        <w:r>
          <w:rPr/>
          <w:fldChar w:fldCharType="end"/>
        </w:r>
      </w:del>
      <w:del w:id="1280" w:author="sc" w:date="2018-08-02T20:01:49Z">
        <w:r>
          <w:rPr>
            <w:rFonts w:ascii="SimSun" w:hAnsi="SimSun"/>
            <w:szCs w:val="36"/>
          </w:rPr>
          <w:fldChar w:fldCharType="end"/>
        </w:r>
      </w:del>
    </w:p>
    <w:p>
      <w:pPr>
        <w:pStyle w:val="22"/>
        <w:tabs>
          <w:tab w:val="right" w:leader="dot" w:pos="8306"/>
        </w:tabs>
        <w:rPr>
          <w:del w:id="1281" w:author="sc" w:date="2018-08-02T20:01:49Z"/>
        </w:rPr>
      </w:pPr>
      <w:del w:id="1282" w:author="sc" w:date="2018-08-02T20:01:49Z">
        <w:r>
          <w:rPr>
            <w:rFonts w:ascii="SimSun" w:hAnsi="SimSun"/>
            <w:szCs w:val="36"/>
          </w:rPr>
          <w:fldChar w:fldCharType="begin"/>
        </w:r>
      </w:del>
      <w:del w:id="1283" w:author="sc" w:date="2018-08-02T20:01:49Z">
        <w:r>
          <w:rPr>
            <w:rFonts w:ascii="SimSun" w:hAnsi="SimSun"/>
            <w:szCs w:val="36"/>
          </w:rPr>
          <w:delInstrText xml:space="preserve"> HYPERLINK \l _Toc1685907905 </w:delInstrText>
        </w:r>
      </w:del>
      <w:del w:id="1284" w:author="sc" w:date="2018-08-02T20:01:49Z">
        <w:r>
          <w:rPr>
            <w:rFonts w:ascii="SimSun" w:hAnsi="SimSun"/>
            <w:szCs w:val="36"/>
          </w:rPr>
          <w:fldChar w:fldCharType="separate"/>
        </w:r>
      </w:del>
      <w:del w:id="1285" w:author="sc" w:date="2018-08-02T20:01:49Z">
        <w:r>
          <w:rPr>
            <w:shd w:val="clear" w:fill="FFFFFF"/>
          </w:rPr>
          <w:delText xml:space="preserve">15.19 </w:delText>
        </w:r>
      </w:del>
      <w:del w:id="1286" w:author="sc" w:date="2018-08-02T20:01:49Z">
        <w:r>
          <w:rPr>
            <w:rFonts w:hint="eastAsia"/>
            <w:shd w:val="clear" w:color="auto" w:fill="FFFFFF"/>
          </w:rPr>
          <w:delText>重写的Equals方法必须包含一定的判断</w:delText>
        </w:r>
      </w:del>
      <w:del w:id="1287" w:author="sc" w:date="2018-08-02T20:01:49Z">
        <w:r>
          <w:rPr/>
          <w:tab/>
        </w:r>
      </w:del>
      <w:del w:id="1288" w:author="sc" w:date="2018-08-02T20:01:49Z">
        <w:r>
          <w:rPr/>
          <w:fldChar w:fldCharType="begin"/>
        </w:r>
      </w:del>
      <w:del w:id="1289" w:author="sc" w:date="2018-08-02T20:01:49Z">
        <w:r>
          <w:rPr/>
          <w:delInstrText xml:space="preserve"> PAGEREF _Toc1685907905 </w:delInstrText>
        </w:r>
      </w:del>
      <w:del w:id="1290" w:author="sc" w:date="2018-08-02T20:01:49Z">
        <w:r>
          <w:rPr/>
          <w:fldChar w:fldCharType="separate"/>
        </w:r>
      </w:del>
      <w:del w:id="1291" w:author="sc" w:date="2018-08-02T20:01:49Z">
        <w:r>
          <w:rPr/>
          <w:delText>76</w:delText>
        </w:r>
      </w:del>
      <w:del w:id="1292" w:author="sc" w:date="2018-08-02T20:01:49Z">
        <w:r>
          <w:rPr/>
          <w:fldChar w:fldCharType="end"/>
        </w:r>
      </w:del>
      <w:del w:id="1293" w:author="sc" w:date="2018-08-02T20:01:49Z">
        <w:r>
          <w:rPr>
            <w:rFonts w:ascii="SimSun" w:hAnsi="SimSun"/>
            <w:szCs w:val="36"/>
          </w:rPr>
          <w:fldChar w:fldCharType="end"/>
        </w:r>
      </w:del>
    </w:p>
    <w:p>
      <w:pPr>
        <w:pStyle w:val="22"/>
        <w:tabs>
          <w:tab w:val="right" w:leader="dot" w:pos="8306"/>
        </w:tabs>
        <w:rPr>
          <w:del w:id="1294" w:author="sc" w:date="2018-08-02T20:01:49Z"/>
        </w:rPr>
      </w:pPr>
      <w:del w:id="1295" w:author="sc" w:date="2018-08-02T20:01:49Z">
        <w:r>
          <w:rPr>
            <w:rFonts w:ascii="SimSun" w:hAnsi="SimSun"/>
            <w:szCs w:val="36"/>
          </w:rPr>
          <w:fldChar w:fldCharType="begin"/>
        </w:r>
      </w:del>
      <w:del w:id="1296" w:author="sc" w:date="2018-08-02T20:01:49Z">
        <w:r>
          <w:rPr>
            <w:rFonts w:ascii="SimSun" w:hAnsi="SimSun"/>
            <w:szCs w:val="36"/>
          </w:rPr>
          <w:delInstrText xml:space="preserve"> HYPERLINK \l _Toc1530792217 </w:delInstrText>
        </w:r>
      </w:del>
      <w:del w:id="1297" w:author="sc" w:date="2018-08-02T20:01:49Z">
        <w:r>
          <w:rPr>
            <w:rFonts w:ascii="SimSun" w:hAnsi="SimSun"/>
            <w:szCs w:val="36"/>
          </w:rPr>
          <w:fldChar w:fldCharType="separate"/>
        </w:r>
      </w:del>
      <w:del w:id="1298" w:author="sc" w:date="2018-08-02T20:01:49Z">
        <w:r>
          <w:rPr>
            <w:shd w:val="clear" w:fill="FFFFFF"/>
          </w:rPr>
          <w:delText xml:space="preserve">15.20 </w:delText>
        </w:r>
      </w:del>
      <w:del w:id="1299" w:author="sc" w:date="2018-08-02T20:01:49Z">
        <w:r>
          <w:rPr>
            <w:rFonts w:hint="eastAsia"/>
            <w:shd w:val="clear" w:color="auto" w:fill="FFFFFF"/>
          </w:rPr>
          <w:delText>Cookies 写入时 安全设置必须为true</w:delText>
        </w:r>
      </w:del>
      <w:del w:id="1300" w:author="sc" w:date="2018-08-02T20:01:49Z">
        <w:r>
          <w:rPr/>
          <w:tab/>
        </w:r>
      </w:del>
      <w:del w:id="1301" w:author="sc" w:date="2018-08-02T20:01:49Z">
        <w:r>
          <w:rPr/>
          <w:fldChar w:fldCharType="begin"/>
        </w:r>
      </w:del>
      <w:del w:id="1302" w:author="sc" w:date="2018-08-02T20:01:49Z">
        <w:r>
          <w:rPr/>
          <w:delInstrText xml:space="preserve"> PAGEREF _Toc1530792217 </w:delInstrText>
        </w:r>
      </w:del>
      <w:del w:id="1303" w:author="sc" w:date="2018-08-02T20:01:49Z">
        <w:r>
          <w:rPr/>
          <w:fldChar w:fldCharType="separate"/>
        </w:r>
      </w:del>
      <w:del w:id="1304" w:author="sc" w:date="2018-08-02T20:01:49Z">
        <w:r>
          <w:rPr/>
          <w:delText>76</w:delText>
        </w:r>
      </w:del>
      <w:del w:id="1305" w:author="sc" w:date="2018-08-02T20:01:49Z">
        <w:r>
          <w:rPr/>
          <w:fldChar w:fldCharType="end"/>
        </w:r>
      </w:del>
      <w:del w:id="1306" w:author="sc" w:date="2018-08-02T20:01:49Z">
        <w:r>
          <w:rPr>
            <w:rFonts w:ascii="SimSun" w:hAnsi="SimSun"/>
            <w:szCs w:val="36"/>
          </w:rPr>
          <w:fldChar w:fldCharType="end"/>
        </w:r>
      </w:del>
    </w:p>
    <w:p>
      <w:pPr>
        <w:pStyle w:val="22"/>
        <w:tabs>
          <w:tab w:val="right" w:leader="dot" w:pos="8306"/>
        </w:tabs>
        <w:rPr>
          <w:del w:id="1307" w:author="sc" w:date="2018-08-02T20:01:49Z"/>
        </w:rPr>
      </w:pPr>
      <w:del w:id="1308" w:author="sc" w:date="2018-08-02T20:01:49Z">
        <w:r>
          <w:rPr>
            <w:rFonts w:ascii="SimSun" w:hAnsi="SimSun"/>
            <w:szCs w:val="36"/>
          </w:rPr>
          <w:fldChar w:fldCharType="begin"/>
        </w:r>
      </w:del>
      <w:del w:id="1309" w:author="sc" w:date="2018-08-02T20:01:49Z">
        <w:r>
          <w:rPr>
            <w:rFonts w:ascii="SimSun" w:hAnsi="SimSun"/>
            <w:szCs w:val="36"/>
          </w:rPr>
          <w:delInstrText xml:space="preserve"> HYPERLINK \l _Toc1163317422 </w:delInstrText>
        </w:r>
      </w:del>
      <w:del w:id="1310" w:author="sc" w:date="2018-08-02T20:01:49Z">
        <w:r>
          <w:rPr>
            <w:rFonts w:ascii="SimSun" w:hAnsi="SimSun"/>
            <w:szCs w:val="36"/>
          </w:rPr>
          <w:fldChar w:fldCharType="separate"/>
        </w:r>
      </w:del>
      <w:del w:id="1311" w:author="sc" w:date="2018-08-02T20:01:49Z">
        <w:r>
          <w:rPr>
            <w:shd w:val="clear" w:fill="FFFFFF"/>
          </w:rPr>
          <w:delText xml:space="preserve">15.21 </w:delText>
        </w:r>
      </w:del>
      <w:del w:id="1312" w:author="sc" w:date="2018-08-02T20:01:49Z">
        <w:r>
          <w:rPr>
            <w:rFonts w:hint="eastAsia"/>
            <w:shd w:val="clear" w:color="auto" w:fill="FFFFFF"/>
          </w:rPr>
          <w:delText>循环的判断条件至少要运行一次</w:delText>
        </w:r>
      </w:del>
      <w:del w:id="1313" w:author="sc" w:date="2018-08-02T20:01:49Z">
        <w:r>
          <w:rPr/>
          <w:tab/>
        </w:r>
      </w:del>
      <w:del w:id="1314" w:author="sc" w:date="2018-08-02T20:01:49Z">
        <w:r>
          <w:rPr/>
          <w:fldChar w:fldCharType="begin"/>
        </w:r>
      </w:del>
      <w:del w:id="1315" w:author="sc" w:date="2018-08-02T20:01:49Z">
        <w:r>
          <w:rPr/>
          <w:delInstrText xml:space="preserve"> PAGEREF _Toc1163317422 </w:delInstrText>
        </w:r>
      </w:del>
      <w:del w:id="1316" w:author="sc" w:date="2018-08-02T20:01:49Z">
        <w:r>
          <w:rPr/>
          <w:fldChar w:fldCharType="separate"/>
        </w:r>
      </w:del>
      <w:del w:id="1317" w:author="sc" w:date="2018-08-02T20:01:49Z">
        <w:r>
          <w:rPr/>
          <w:delText>77</w:delText>
        </w:r>
      </w:del>
      <w:del w:id="1318" w:author="sc" w:date="2018-08-02T20:01:49Z">
        <w:r>
          <w:rPr/>
          <w:fldChar w:fldCharType="end"/>
        </w:r>
      </w:del>
      <w:del w:id="1319" w:author="sc" w:date="2018-08-02T20:01:49Z">
        <w:r>
          <w:rPr>
            <w:rFonts w:ascii="SimSun" w:hAnsi="SimSun"/>
            <w:szCs w:val="36"/>
          </w:rPr>
          <w:fldChar w:fldCharType="end"/>
        </w:r>
      </w:del>
    </w:p>
    <w:p>
      <w:pPr>
        <w:pStyle w:val="22"/>
        <w:tabs>
          <w:tab w:val="right" w:leader="dot" w:pos="8306"/>
        </w:tabs>
        <w:rPr>
          <w:del w:id="1320" w:author="sc" w:date="2018-08-02T20:01:49Z"/>
        </w:rPr>
      </w:pPr>
      <w:del w:id="1321" w:author="sc" w:date="2018-08-02T20:01:49Z">
        <w:r>
          <w:rPr>
            <w:rFonts w:ascii="SimSun" w:hAnsi="SimSun"/>
            <w:szCs w:val="36"/>
          </w:rPr>
          <w:fldChar w:fldCharType="begin"/>
        </w:r>
      </w:del>
      <w:del w:id="1322" w:author="sc" w:date="2018-08-02T20:01:49Z">
        <w:r>
          <w:rPr>
            <w:rFonts w:ascii="SimSun" w:hAnsi="SimSun"/>
            <w:szCs w:val="36"/>
          </w:rPr>
          <w:delInstrText xml:space="preserve"> HYPERLINK \l _Toc218605021 </w:delInstrText>
        </w:r>
      </w:del>
      <w:del w:id="1323" w:author="sc" w:date="2018-08-02T20:01:49Z">
        <w:r>
          <w:rPr>
            <w:rFonts w:ascii="SimSun" w:hAnsi="SimSun"/>
            <w:szCs w:val="36"/>
          </w:rPr>
          <w:fldChar w:fldCharType="separate"/>
        </w:r>
      </w:del>
      <w:del w:id="1324" w:author="sc" w:date="2018-08-02T20:01:49Z">
        <w:r>
          <w:rPr>
            <w:shd w:val="clear" w:fill="FFFFFF"/>
          </w:rPr>
          <w:delText xml:space="preserve">15.22 </w:delText>
        </w:r>
      </w:del>
      <w:del w:id="1325" w:author="sc" w:date="2018-08-02T20:01:49Z">
        <w:r>
          <w:rPr>
            <w:rFonts w:hint="eastAsia"/>
            <w:shd w:val="clear" w:color="auto" w:fill="FFFFFF"/>
          </w:rPr>
          <w:delText>线程加入同步锁时，使用wait代替sleep</w:delText>
        </w:r>
      </w:del>
      <w:del w:id="1326" w:author="sc" w:date="2018-08-02T20:01:49Z">
        <w:r>
          <w:rPr/>
          <w:tab/>
        </w:r>
      </w:del>
      <w:del w:id="1327" w:author="sc" w:date="2018-08-02T20:01:49Z">
        <w:r>
          <w:rPr/>
          <w:fldChar w:fldCharType="begin"/>
        </w:r>
      </w:del>
      <w:del w:id="1328" w:author="sc" w:date="2018-08-02T20:01:49Z">
        <w:r>
          <w:rPr/>
          <w:delInstrText xml:space="preserve"> PAGEREF _Toc218605021 </w:delInstrText>
        </w:r>
      </w:del>
      <w:del w:id="1329" w:author="sc" w:date="2018-08-02T20:01:49Z">
        <w:r>
          <w:rPr/>
          <w:fldChar w:fldCharType="separate"/>
        </w:r>
      </w:del>
      <w:del w:id="1330" w:author="sc" w:date="2018-08-02T20:01:49Z">
        <w:r>
          <w:rPr/>
          <w:delText>77</w:delText>
        </w:r>
      </w:del>
      <w:del w:id="1331" w:author="sc" w:date="2018-08-02T20:01:49Z">
        <w:r>
          <w:rPr/>
          <w:fldChar w:fldCharType="end"/>
        </w:r>
      </w:del>
      <w:del w:id="1332" w:author="sc" w:date="2018-08-02T20:01:49Z">
        <w:r>
          <w:rPr>
            <w:rFonts w:ascii="SimSun" w:hAnsi="SimSun"/>
            <w:szCs w:val="36"/>
          </w:rPr>
          <w:fldChar w:fldCharType="end"/>
        </w:r>
      </w:del>
    </w:p>
    <w:p>
      <w:pPr>
        <w:pStyle w:val="22"/>
        <w:tabs>
          <w:tab w:val="right" w:leader="dot" w:pos="8306"/>
        </w:tabs>
        <w:rPr>
          <w:del w:id="1333" w:author="sc" w:date="2018-08-02T20:01:49Z"/>
        </w:rPr>
      </w:pPr>
      <w:del w:id="1334" w:author="sc" w:date="2018-08-02T20:01:49Z">
        <w:r>
          <w:rPr>
            <w:rFonts w:ascii="SimSun" w:hAnsi="SimSun"/>
            <w:szCs w:val="36"/>
          </w:rPr>
          <w:fldChar w:fldCharType="begin"/>
        </w:r>
      </w:del>
      <w:del w:id="1335" w:author="sc" w:date="2018-08-02T20:01:49Z">
        <w:r>
          <w:rPr>
            <w:rFonts w:ascii="SimSun" w:hAnsi="SimSun"/>
            <w:szCs w:val="36"/>
          </w:rPr>
          <w:delInstrText xml:space="preserve"> HYPERLINK \l _Toc202994958 </w:delInstrText>
        </w:r>
      </w:del>
      <w:del w:id="1336" w:author="sc" w:date="2018-08-02T20:01:49Z">
        <w:r>
          <w:rPr>
            <w:rFonts w:ascii="SimSun" w:hAnsi="SimSun"/>
            <w:szCs w:val="36"/>
          </w:rPr>
          <w:fldChar w:fldCharType="separate"/>
        </w:r>
      </w:del>
      <w:del w:id="1337" w:author="sc" w:date="2018-08-02T20:01:49Z">
        <w:r>
          <w:rPr>
            <w:shd w:val="clear" w:fill="FFFFFF"/>
          </w:rPr>
          <w:delText xml:space="preserve">15.23 </w:delText>
        </w:r>
      </w:del>
      <w:del w:id="1338" w:author="sc" w:date="2018-08-02T20:01:49Z">
        <w:r>
          <w:rPr>
            <w:rFonts w:hint="eastAsia"/>
            <w:shd w:val="clear" w:color="auto" w:fill="FFFFFF"/>
          </w:rPr>
          <w:delText>对象写入文件时必须实现序列化接口</w:delText>
        </w:r>
      </w:del>
      <w:del w:id="1339" w:author="sc" w:date="2018-08-02T20:01:49Z">
        <w:r>
          <w:rPr/>
          <w:tab/>
        </w:r>
      </w:del>
      <w:del w:id="1340" w:author="sc" w:date="2018-08-02T20:01:49Z">
        <w:r>
          <w:rPr/>
          <w:fldChar w:fldCharType="begin"/>
        </w:r>
      </w:del>
      <w:del w:id="1341" w:author="sc" w:date="2018-08-02T20:01:49Z">
        <w:r>
          <w:rPr/>
          <w:delInstrText xml:space="preserve"> PAGEREF _Toc202994958 </w:delInstrText>
        </w:r>
      </w:del>
      <w:del w:id="1342" w:author="sc" w:date="2018-08-02T20:01:49Z">
        <w:r>
          <w:rPr/>
          <w:fldChar w:fldCharType="separate"/>
        </w:r>
      </w:del>
      <w:del w:id="1343" w:author="sc" w:date="2018-08-02T20:01:49Z">
        <w:r>
          <w:rPr/>
          <w:delText>77</w:delText>
        </w:r>
      </w:del>
      <w:del w:id="1344" w:author="sc" w:date="2018-08-02T20:01:49Z">
        <w:r>
          <w:rPr/>
          <w:fldChar w:fldCharType="end"/>
        </w:r>
      </w:del>
      <w:del w:id="1345" w:author="sc" w:date="2018-08-02T20:01:49Z">
        <w:r>
          <w:rPr>
            <w:rFonts w:ascii="SimSun" w:hAnsi="SimSun"/>
            <w:szCs w:val="36"/>
          </w:rPr>
          <w:fldChar w:fldCharType="end"/>
        </w:r>
      </w:del>
    </w:p>
    <w:p>
      <w:pPr>
        <w:pStyle w:val="22"/>
        <w:tabs>
          <w:tab w:val="right" w:leader="dot" w:pos="8306"/>
        </w:tabs>
        <w:rPr>
          <w:del w:id="1346" w:author="sc" w:date="2018-08-02T20:01:49Z"/>
        </w:rPr>
      </w:pPr>
      <w:del w:id="1347" w:author="sc" w:date="2018-08-02T20:01:49Z">
        <w:r>
          <w:rPr>
            <w:rFonts w:ascii="SimSun" w:hAnsi="SimSun"/>
            <w:szCs w:val="36"/>
          </w:rPr>
          <w:fldChar w:fldCharType="begin"/>
        </w:r>
      </w:del>
      <w:del w:id="1348" w:author="sc" w:date="2018-08-02T20:01:49Z">
        <w:r>
          <w:rPr>
            <w:rFonts w:ascii="SimSun" w:hAnsi="SimSun"/>
            <w:szCs w:val="36"/>
          </w:rPr>
          <w:delInstrText xml:space="preserve"> HYPERLINK \l _Toc438116962 </w:delInstrText>
        </w:r>
      </w:del>
      <w:del w:id="1349" w:author="sc" w:date="2018-08-02T20:01:49Z">
        <w:r>
          <w:rPr>
            <w:rFonts w:ascii="SimSun" w:hAnsi="SimSun"/>
            <w:szCs w:val="36"/>
          </w:rPr>
          <w:fldChar w:fldCharType="separate"/>
        </w:r>
      </w:del>
      <w:del w:id="1350" w:author="sc" w:date="2018-08-02T20:01:49Z">
        <w:r>
          <w:rPr>
            <w:shd w:val="clear" w:fill="FFFFFF"/>
          </w:rPr>
          <w:delText xml:space="preserve">15.24 </w:delText>
        </w:r>
      </w:del>
      <w:del w:id="1351" w:author="sc" w:date="2018-08-02T20:01:49Z">
        <w:r>
          <w:rPr>
            <w:shd w:val="clear" w:color="auto" w:fill="FFFFFF"/>
          </w:rPr>
          <w:delText>时间的参数范围</w:delText>
        </w:r>
      </w:del>
      <w:del w:id="1352" w:author="sc" w:date="2018-08-02T20:01:49Z">
        <w:r>
          <w:rPr/>
          <w:tab/>
        </w:r>
      </w:del>
      <w:del w:id="1353" w:author="sc" w:date="2018-08-02T20:01:49Z">
        <w:r>
          <w:rPr/>
          <w:fldChar w:fldCharType="begin"/>
        </w:r>
      </w:del>
      <w:del w:id="1354" w:author="sc" w:date="2018-08-02T20:01:49Z">
        <w:r>
          <w:rPr/>
          <w:delInstrText xml:space="preserve"> PAGEREF _Toc438116962 </w:delInstrText>
        </w:r>
      </w:del>
      <w:del w:id="1355" w:author="sc" w:date="2018-08-02T20:01:49Z">
        <w:r>
          <w:rPr/>
          <w:fldChar w:fldCharType="separate"/>
        </w:r>
      </w:del>
      <w:del w:id="1356" w:author="sc" w:date="2018-08-02T20:01:49Z">
        <w:r>
          <w:rPr/>
          <w:delText>78</w:delText>
        </w:r>
      </w:del>
      <w:del w:id="1357" w:author="sc" w:date="2018-08-02T20:01:49Z">
        <w:r>
          <w:rPr/>
          <w:fldChar w:fldCharType="end"/>
        </w:r>
      </w:del>
      <w:del w:id="1358" w:author="sc" w:date="2018-08-02T20:01:49Z">
        <w:r>
          <w:rPr>
            <w:rFonts w:ascii="SimSun" w:hAnsi="SimSun"/>
            <w:szCs w:val="36"/>
          </w:rPr>
          <w:fldChar w:fldCharType="end"/>
        </w:r>
      </w:del>
    </w:p>
    <w:p>
      <w:pPr>
        <w:pStyle w:val="22"/>
        <w:tabs>
          <w:tab w:val="right" w:leader="dot" w:pos="8306"/>
        </w:tabs>
        <w:rPr>
          <w:del w:id="1359" w:author="sc" w:date="2018-08-02T20:01:49Z"/>
        </w:rPr>
      </w:pPr>
      <w:del w:id="1360" w:author="sc" w:date="2018-08-02T20:01:49Z">
        <w:r>
          <w:rPr>
            <w:rFonts w:ascii="SimSun" w:hAnsi="SimSun"/>
            <w:szCs w:val="36"/>
          </w:rPr>
          <w:fldChar w:fldCharType="begin"/>
        </w:r>
      </w:del>
      <w:del w:id="1361" w:author="sc" w:date="2018-08-02T20:01:49Z">
        <w:r>
          <w:rPr>
            <w:rFonts w:ascii="SimSun" w:hAnsi="SimSun"/>
            <w:szCs w:val="36"/>
          </w:rPr>
          <w:delInstrText xml:space="preserve"> HYPERLINK \l _Toc1056618183 </w:delInstrText>
        </w:r>
      </w:del>
      <w:del w:id="1362" w:author="sc" w:date="2018-08-02T20:01:49Z">
        <w:r>
          <w:rPr>
            <w:rFonts w:ascii="SimSun" w:hAnsi="SimSun"/>
            <w:szCs w:val="36"/>
          </w:rPr>
          <w:fldChar w:fldCharType="separate"/>
        </w:r>
      </w:del>
      <w:del w:id="1363" w:author="sc" w:date="2018-08-02T20:01:49Z">
        <w:r>
          <w:rPr>
            <w:shd w:val="clear" w:fill="FFFFFF"/>
          </w:rPr>
          <w:delText xml:space="preserve">15.25 </w:delText>
        </w:r>
      </w:del>
      <w:del w:id="1364" w:author="sc" w:date="2018-08-02T20:01:49Z">
        <w:r>
          <w:rPr>
            <w:rFonts w:hint="eastAsia"/>
            <w:shd w:val="clear" w:color="auto" w:fill="FFFFFF"/>
          </w:rPr>
          <w:delText>方法："BigDecimal(double)" 不应该这样调用。</w:delText>
        </w:r>
      </w:del>
      <w:del w:id="1365" w:author="sc" w:date="2018-08-02T20:01:49Z">
        <w:r>
          <w:rPr/>
          <w:tab/>
        </w:r>
      </w:del>
      <w:del w:id="1366" w:author="sc" w:date="2018-08-02T20:01:49Z">
        <w:r>
          <w:rPr/>
          <w:fldChar w:fldCharType="begin"/>
        </w:r>
      </w:del>
      <w:del w:id="1367" w:author="sc" w:date="2018-08-02T20:01:49Z">
        <w:r>
          <w:rPr/>
          <w:delInstrText xml:space="preserve"> PAGEREF _Toc1056618183 </w:delInstrText>
        </w:r>
      </w:del>
      <w:del w:id="1368" w:author="sc" w:date="2018-08-02T20:01:49Z">
        <w:r>
          <w:rPr/>
          <w:fldChar w:fldCharType="separate"/>
        </w:r>
      </w:del>
      <w:del w:id="1369" w:author="sc" w:date="2018-08-02T20:01:49Z">
        <w:r>
          <w:rPr/>
          <w:delText>79</w:delText>
        </w:r>
      </w:del>
      <w:del w:id="1370" w:author="sc" w:date="2018-08-02T20:01:49Z">
        <w:r>
          <w:rPr/>
          <w:fldChar w:fldCharType="end"/>
        </w:r>
      </w:del>
      <w:del w:id="1371" w:author="sc" w:date="2018-08-02T20:01:49Z">
        <w:r>
          <w:rPr>
            <w:rFonts w:ascii="SimSun" w:hAnsi="SimSun"/>
            <w:szCs w:val="36"/>
          </w:rPr>
          <w:fldChar w:fldCharType="end"/>
        </w:r>
      </w:del>
    </w:p>
    <w:p>
      <w:pPr>
        <w:pStyle w:val="22"/>
        <w:tabs>
          <w:tab w:val="right" w:leader="dot" w:pos="8306"/>
        </w:tabs>
        <w:rPr>
          <w:del w:id="1372" w:author="sc" w:date="2018-08-02T20:01:49Z"/>
        </w:rPr>
      </w:pPr>
      <w:del w:id="1373" w:author="sc" w:date="2018-08-02T20:01:49Z">
        <w:r>
          <w:rPr>
            <w:rFonts w:ascii="SimSun" w:hAnsi="SimSun"/>
            <w:szCs w:val="36"/>
          </w:rPr>
          <w:fldChar w:fldCharType="begin"/>
        </w:r>
      </w:del>
      <w:del w:id="1374" w:author="sc" w:date="2018-08-02T20:01:49Z">
        <w:r>
          <w:rPr>
            <w:rFonts w:ascii="SimSun" w:hAnsi="SimSun"/>
            <w:szCs w:val="36"/>
          </w:rPr>
          <w:delInstrText xml:space="preserve"> HYPERLINK \l _Toc1221860378 </w:delInstrText>
        </w:r>
      </w:del>
      <w:del w:id="1375" w:author="sc" w:date="2018-08-02T20:01:49Z">
        <w:r>
          <w:rPr>
            <w:rFonts w:ascii="SimSun" w:hAnsi="SimSun"/>
            <w:szCs w:val="36"/>
          </w:rPr>
          <w:fldChar w:fldCharType="separate"/>
        </w:r>
      </w:del>
      <w:del w:id="1376" w:author="sc" w:date="2018-08-02T20:01:49Z">
        <w:r>
          <w:rPr>
            <w:shd w:val="clear" w:fill="FFFFFF"/>
          </w:rPr>
          <w:delText xml:space="preserve">15.26 </w:delText>
        </w:r>
      </w:del>
      <w:del w:id="1377" w:author="sc" w:date="2018-08-02T20:01:49Z">
        <w:r>
          <w:rPr>
            <w:rFonts w:hint="eastAsia"/>
            <w:shd w:val="clear" w:color="auto" w:fill="FFFFFF"/>
          </w:rPr>
          <w:delText>StringFromat的使用规范</w:delText>
        </w:r>
      </w:del>
      <w:del w:id="1378" w:author="sc" w:date="2018-08-02T20:01:49Z">
        <w:r>
          <w:rPr/>
          <w:tab/>
        </w:r>
      </w:del>
      <w:del w:id="1379" w:author="sc" w:date="2018-08-02T20:01:49Z">
        <w:r>
          <w:rPr/>
          <w:fldChar w:fldCharType="begin"/>
        </w:r>
      </w:del>
      <w:del w:id="1380" w:author="sc" w:date="2018-08-02T20:01:49Z">
        <w:r>
          <w:rPr/>
          <w:delInstrText xml:space="preserve"> PAGEREF _Toc1221860378 </w:delInstrText>
        </w:r>
      </w:del>
      <w:del w:id="1381" w:author="sc" w:date="2018-08-02T20:01:49Z">
        <w:r>
          <w:rPr/>
          <w:fldChar w:fldCharType="separate"/>
        </w:r>
      </w:del>
      <w:del w:id="1382" w:author="sc" w:date="2018-08-02T20:01:49Z">
        <w:r>
          <w:rPr/>
          <w:delText>79</w:delText>
        </w:r>
      </w:del>
      <w:del w:id="1383" w:author="sc" w:date="2018-08-02T20:01:49Z">
        <w:r>
          <w:rPr/>
          <w:fldChar w:fldCharType="end"/>
        </w:r>
      </w:del>
      <w:del w:id="1384" w:author="sc" w:date="2018-08-02T20:01:49Z">
        <w:r>
          <w:rPr>
            <w:rFonts w:ascii="SimSun" w:hAnsi="SimSun"/>
            <w:szCs w:val="36"/>
          </w:rPr>
          <w:fldChar w:fldCharType="end"/>
        </w:r>
      </w:del>
    </w:p>
    <w:p>
      <w:pPr>
        <w:pStyle w:val="22"/>
        <w:tabs>
          <w:tab w:val="right" w:leader="dot" w:pos="8306"/>
        </w:tabs>
        <w:rPr>
          <w:del w:id="1385" w:author="sc" w:date="2018-08-02T20:01:49Z"/>
        </w:rPr>
      </w:pPr>
      <w:del w:id="1386" w:author="sc" w:date="2018-08-02T20:01:49Z">
        <w:r>
          <w:rPr>
            <w:rFonts w:ascii="SimSun" w:hAnsi="SimSun"/>
            <w:szCs w:val="36"/>
          </w:rPr>
          <w:fldChar w:fldCharType="begin"/>
        </w:r>
      </w:del>
      <w:del w:id="1387" w:author="sc" w:date="2018-08-02T20:01:49Z">
        <w:r>
          <w:rPr>
            <w:rFonts w:ascii="SimSun" w:hAnsi="SimSun"/>
            <w:szCs w:val="36"/>
          </w:rPr>
          <w:delInstrText xml:space="preserve"> HYPERLINK \l _Toc597144811 </w:delInstrText>
        </w:r>
      </w:del>
      <w:del w:id="1388" w:author="sc" w:date="2018-08-02T20:01:49Z">
        <w:r>
          <w:rPr>
            <w:rFonts w:ascii="SimSun" w:hAnsi="SimSun"/>
            <w:szCs w:val="36"/>
          </w:rPr>
          <w:fldChar w:fldCharType="separate"/>
        </w:r>
      </w:del>
      <w:del w:id="1389" w:author="sc" w:date="2018-08-02T20:01:49Z">
        <w:r>
          <w:rPr>
            <w:shd w:val="clear" w:fill="FFFFFF"/>
          </w:rPr>
          <w:delText xml:space="preserve">15.27 </w:delText>
        </w:r>
      </w:del>
      <w:del w:id="1390" w:author="sc" w:date="2018-08-02T20:01:49Z">
        <w:r>
          <w:rPr>
            <w:rFonts w:hint="eastAsia"/>
            <w:shd w:val="clear" w:color="auto" w:fill="FFFFFF"/>
          </w:rPr>
          <w:delText>"static final" 修饰的数组应该是 "private"</w:delText>
        </w:r>
      </w:del>
      <w:del w:id="1391" w:author="sc" w:date="2018-08-02T20:01:49Z">
        <w:r>
          <w:rPr/>
          <w:tab/>
        </w:r>
      </w:del>
      <w:del w:id="1392" w:author="sc" w:date="2018-08-02T20:01:49Z">
        <w:r>
          <w:rPr/>
          <w:fldChar w:fldCharType="begin"/>
        </w:r>
      </w:del>
      <w:del w:id="1393" w:author="sc" w:date="2018-08-02T20:01:49Z">
        <w:r>
          <w:rPr/>
          <w:delInstrText xml:space="preserve"> PAGEREF _Toc597144811 </w:delInstrText>
        </w:r>
      </w:del>
      <w:del w:id="1394" w:author="sc" w:date="2018-08-02T20:01:49Z">
        <w:r>
          <w:rPr/>
          <w:fldChar w:fldCharType="separate"/>
        </w:r>
      </w:del>
      <w:del w:id="1395" w:author="sc" w:date="2018-08-02T20:01:49Z">
        <w:r>
          <w:rPr/>
          <w:delText>80</w:delText>
        </w:r>
      </w:del>
      <w:del w:id="1396" w:author="sc" w:date="2018-08-02T20:01:49Z">
        <w:r>
          <w:rPr/>
          <w:fldChar w:fldCharType="end"/>
        </w:r>
      </w:del>
      <w:del w:id="1397" w:author="sc" w:date="2018-08-02T20:01:49Z">
        <w:r>
          <w:rPr>
            <w:rFonts w:ascii="SimSun" w:hAnsi="SimSun"/>
            <w:szCs w:val="36"/>
          </w:rPr>
          <w:fldChar w:fldCharType="end"/>
        </w:r>
      </w:del>
    </w:p>
    <w:p>
      <w:pPr>
        <w:pStyle w:val="22"/>
        <w:tabs>
          <w:tab w:val="right" w:leader="dot" w:pos="8306"/>
        </w:tabs>
        <w:rPr>
          <w:del w:id="1398" w:author="sc" w:date="2018-08-02T20:01:49Z"/>
        </w:rPr>
      </w:pPr>
      <w:del w:id="1399" w:author="sc" w:date="2018-08-02T20:01:49Z">
        <w:r>
          <w:rPr>
            <w:rFonts w:ascii="SimSun" w:hAnsi="SimSun"/>
            <w:szCs w:val="36"/>
          </w:rPr>
          <w:fldChar w:fldCharType="begin"/>
        </w:r>
      </w:del>
      <w:del w:id="1400" w:author="sc" w:date="2018-08-02T20:01:49Z">
        <w:r>
          <w:rPr>
            <w:rFonts w:ascii="SimSun" w:hAnsi="SimSun"/>
            <w:szCs w:val="36"/>
          </w:rPr>
          <w:delInstrText xml:space="preserve"> HYPERLINK \l _Toc754964225 </w:delInstrText>
        </w:r>
      </w:del>
      <w:del w:id="1401" w:author="sc" w:date="2018-08-02T20:01:49Z">
        <w:r>
          <w:rPr>
            <w:rFonts w:ascii="SimSun" w:hAnsi="SimSun"/>
            <w:szCs w:val="36"/>
          </w:rPr>
          <w:fldChar w:fldCharType="separate"/>
        </w:r>
      </w:del>
      <w:del w:id="1402" w:author="sc" w:date="2018-08-02T20:01:49Z">
        <w:r>
          <w:rPr>
            <w:shd w:val="clear" w:fill="FFFFFF"/>
          </w:rPr>
          <w:delText xml:space="preserve">15.28 </w:delText>
        </w:r>
      </w:del>
      <w:del w:id="1403" w:author="sc" w:date="2018-08-02T20:01:49Z">
        <w:r>
          <w:rPr>
            <w:rFonts w:hint="eastAsia"/>
            <w:shd w:val="clear" w:color="auto" w:fill="FFFFFF"/>
          </w:rPr>
          <w:delText>实现"Cloneable" 应该重写clone方法</w:delText>
        </w:r>
      </w:del>
      <w:del w:id="1404" w:author="sc" w:date="2018-08-02T20:01:49Z">
        <w:r>
          <w:rPr/>
          <w:tab/>
        </w:r>
      </w:del>
      <w:del w:id="1405" w:author="sc" w:date="2018-08-02T20:01:49Z">
        <w:r>
          <w:rPr/>
          <w:fldChar w:fldCharType="begin"/>
        </w:r>
      </w:del>
      <w:del w:id="1406" w:author="sc" w:date="2018-08-02T20:01:49Z">
        <w:r>
          <w:rPr/>
          <w:delInstrText xml:space="preserve"> PAGEREF _Toc754964225 </w:delInstrText>
        </w:r>
      </w:del>
      <w:del w:id="1407" w:author="sc" w:date="2018-08-02T20:01:49Z">
        <w:r>
          <w:rPr/>
          <w:fldChar w:fldCharType="separate"/>
        </w:r>
      </w:del>
      <w:del w:id="1408" w:author="sc" w:date="2018-08-02T20:01:49Z">
        <w:r>
          <w:rPr/>
          <w:delText>81</w:delText>
        </w:r>
      </w:del>
      <w:del w:id="1409" w:author="sc" w:date="2018-08-02T20:01:49Z">
        <w:r>
          <w:rPr/>
          <w:fldChar w:fldCharType="end"/>
        </w:r>
      </w:del>
      <w:del w:id="1410" w:author="sc" w:date="2018-08-02T20:01:49Z">
        <w:r>
          <w:rPr>
            <w:rFonts w:ascii="SimSun" w:hAnsi="SimSun"/>
            <w:szCs w:val="36"/>
          </w:rPr>
          <w:fldChar w:fldCharType="end"/>
        </w:r>
      </w:del>
    </w:p>
    <w:p>
      <w:pPr>
        <w:pStyle w:val="22"/>
        <w:tabs>
          <w:tab w:val="right" w:leader="dot" w:pos="8306"/>
        </w:tabs>
        <w:rPr>
          <w:del w:id="1411" w:author="sc" w:date="2018-08-02T20:01:49Z"/>
        </w:rPr>
      </w:pPr>
      <w:del w:id="1412" w:author="sc" w:date="2018-08-02T20:01:49Z">
        <w:r>
          <w:rPr>
            <w:rFonts w:ascii="SimSun" w:hAnsi="SimSun"/>
            <w:szCs w:val="36"/>
          </w:rPr>
          <w:fldChar w:fldCharType="begin"/>
        </w:r>
      </w:del>
      <w:del w:id="1413" w:author="sc" w:date="2018-08-02T20:01:49Z">
        <w:r>
          <w:rPr>
            <w:rFonts w:ascii="SimSun" w:hAnsi="SimSun"/>
            <w:szCs w:val="36"/>
          </w:rPr>
          <w:delInstrText xml:space="preserve"> HYPERLINK \l _Toc855932197 </w:delInstrText>
        </w:r>
      </w:del>
      <w:del w:id="1414" w:author="sc" w:date="2018-08-02T20:01:49Z">
        <w:r>
          <w:rPr>
            <w:rFonts w:ascii="SimSun" w:hAnsi="SimSun"/>
            <w:szCs w:val="36"/>
          </w:rPr>
          <w:fldChar w:fldCharType="separate"/>
        </w:r>
      </w:del>
      <w:del w:id="1415" w:author="sc" w:date="2018-08-02T20:01:49Z">
        <w:r>
          <w:rPr>
            <w:shd w:val="clear" w:fill="FFFFFF"/>
          </w:rPr>
          <w:delText xml:space="preserve">15.29 </w:delText>
        </w:r>
      </w:del>
      <w:del w:id="1416" w:author="sc" w:date="2018-08-02T20:01:49Z">
        <w:r>
          <w:rPr/>
          <w:delText>后加加</w:delText>
        </w:r>
      </w:del>
      <w:del w:id="1417" w:author="sc" w:date="2018-08-02T20:01:49Z">
        <w:r>
          <w:rPr>
            <w:rFonts w:hint="eastAsia"/>
          </w:rPr>
          <w:delText xml:space="preserve"> 前加加的使用规范</w:delText>
        </w:r>
      </w:del>
      <w:del w:id="1418" w:author="sc" w:date="2018-08-02T20:01:49Z">
        <w:r>
          <w:rPr/>
          <w:tab/>
        </w:r>
      </w:del>
      <w:del w:id="1419" w:author="sc" w:date="2018-08-02T20:01:49Z">
        <w:r>
          <w:rPr/>
          <w:fldChar w:fldCharType="begin"/>
        </w:r>
      </w:del>
      <w:del w:id="1420" w:author="sc" w:date="2018-08-02T20:01:49Z">
        <w:r>
          <w:rPr/>
          <w:delInstrText xml:space="preserve"> PAGEREF _Toc855932197 </w:delInstrText>
        </w:r>
      </w:del>
      <w:del w:id="1421" w:author="sc" w:date="2018-08-02T20:01:49Z">
        <w:r>
          <w:rPr/>
          <w:fldChar w:fldCharType="separate"/>
        </w:r>
      </w:del>
      <w:del w:id="1422" w:author="sc" w:date="2018-08-02T20:01:49Z">
        <w:r>
          <w:rPr/>
          <w:delText>82</w:delText>
        </w:r>
      </w:del>
      <w:del w:id="1423" w:author="sc" w:date="2018-08-02T20:01:49Z">
        <w:r>
          <w:rPr/>
          <w:fldChar w:fldCharType="end"/>
        </w:r>
      </w:del>
      <w:del w:id="1424" w:author="sc" w:date="2018-08-02T20:01:49Z">
        <w:r>
          <w:rPr>
            <w:rFonts w:ascii="SimSun" w:hAnsi="SimSun"/>
            <w:szCs w:val="36"/>
          </w:rPr>
          <w:fldChar w:fldCharType="end"/>
        </w:r>
      </w:del>
    </w:p>
    <w:p>
      <w:pPr>
        <w:pStyle w:val="22"/>
        <w:tabs>
          <w:tab w:val="right" w:leader="dot" w:pos="8306"/>
        </w:tabs>
        <w:rPr>
          <w:del w:id="1425" w:author="sc" w:date="2018-08-02T20:01:49Z"/>
        </w:rPr>
      </w:pPr>
      <w:del w:id="1426" w:author="sc" w:date="2018-08-02T20:01:49Z">
        <w:r>
          <w:rPr>
            <w:rFonts w:ascii="SimSun" w:hAnsi="SimSun"/>
            <w:szCs w:val="36"/>
          </w:rPr>
          <w:fldChar w:fldCharType="begin"/>
        </w:r>
      </w:del>
      <w:del w:id="1427" w:author="sc" w:date="2018-08-02T20:01:49Z">
        <w:r>
          <w:rPr>
            <w:rFonts w:ascii="SimSun" w:hAnsi="SimSun"/>
            <w:szCs w:val="36"/>
          </w:rPr>
          <w:delInstrText xml:space="preserve"> HYPERLINK \l _Toc397665059 </w:delInstrText>
        </w:r>
      </w:del>
      <w:del w:id="1428" w:author="sc" w:date="2018-08-02T20:01:49Z">
        <w:r>
          <w:rPr>
            <w:rFonts w:ascii="SimSun" w:hAnsi="SimSun"/>
            <w:szCs w:val="36"/>
          </w:rPr>
          <w:fldChar w:fldCharType="separate"/>
        </w:r>
      </w:del>
      <w:del w:id="1429" w:author="sc" w:date="2018-08-02T20:01:49Z">
        <w:r>
          <w:rPr>
            <w:shd w:val="clear" w:fill="FFFFFF"/>
          </w:rPr>
          <w:delText xml:space="preserve">15.30 </w:delText>
        </w:r>
      </w:del>
      <w:del w:id="1430" w:author="sc" w:date="2018-08-02T20:01:49Z">
        <w:r>
          <w:rPr>
            <w:rFonts w:hint="eastAsia"/>
            <w:shd w:val="clear" w:color="auto" w:fill="FFFFFF"/>
          </w:rPr>
          <w:delText>属性必须加修饰符</w:delText>
        </w:r>
      </w:del>
      <w:del w:id="1431" w:author="sc" w:date="2018-08-02T20:01:49Z">
        <w:r>
          <w:rPr/>
          <w:tab/>
        </w:r>
      </w:del>
      <w:del w:id="1432" w:author="sc" w:date="2018-08-02T20:01:49Z">
        <w:r>
          <w:rPr/>
          <w:fldChar w:fldCharType="begin"/>
        </w:r>
      </w:del>
      <w:del w:id="1433" w:author="sc" w:date="2018-08-02T20:01:49Z">
        <w:r>
          <w:rPr/>
          <w:delInstrText xml:space="preserve"> PAGEREF _Toc397665059 </w:delInstrText>
        </w:r>
      </w:del>
      <w:del w:id="1434" w:author="sc" w:date="2018-08-02T20:01:49Z">
        <w:r>
          <w:rPr/>
          <w:fldChar w:fldCharType="separate"/>
        </w:r>
      </w:del>
      <w:del w:id="1435" w:author="sc" w:date="2018-08-02T20:01:49Z">
        <w:r>
          <w:rPr/>
          <w:delText>82</w:delText>
        </w:r>
      </w:del>
      <w:del w:id="1436" w:author="sc" w:date="2018-08-02T20:01:49Z">
        <w:r>
          <w:rPr/>
          <w:fldChar w:fldCharType="end"/>
        </w:r>
      </w:del>
      <w:del w:id="1437" w:author="sc" w:date="2018-08-02T20:01:49Z">
        <w:r>
          <w:rPr>
            <w:rFonts w:ascii="SimSun" w:hAnsi="SimSun"/>
            <w:szCs w:val="36"/>
          </w:rPr>
          <w:fldChar w:fldCharType="end"/>
        </w:r>
      </w:del>
    </w:p>
    <w:p>
      <w:pPr>
        <w:pStyle w:val="22"/>
        <w:tabs>
          <w:tab w:val="right" w:leader="dot" w:pos="8306"/>
        </w:tabs>
        <w:rPr>
          <w:del w:id="1438" w:author="sc" w:date="2018-08-02T20:01:49Z"/>
        </w:rPr>
      </w:pPr>
      <w:del w:id="1439" w:author="sc" w:date="2018-08-02T20:01:49Z">
        <w:r>
          <w:rPr>
            <w:rFonts w:ascii="SimSun" w:hAnsi="SimSun"/>
            <w:szCs w:val="36"/>
          </w:rPr>
          <w:fldChar w:fldCharType="begin"/>
        </w:r>
      </w:del>
      <w:del w:id="1440" w:author="sc" w:date="2018-08-02T20:01:49Z">
        <w:r>
          <w:rPr>
            <w:rFonts w:ascii="SimSun" w:hAnsi="SimSun"/>
            <w:szCs w:val="36"/>
          </w:rPr>
          <w:delInstrText xml:space="preserve"> HYPERLINK \l _Toc1995277003 </w:delInstrText>
        </w:r>
      </w:del>
      <w:del w:id="1441" w:author="sc" w:date="2018-08-02T20:01:49Z">
        <w:r>
          <w:rPr>
            <w:rFonts w:ascii="SimSun" w:hAnsi="SimSun"/>
            <w:szCs w:val="36"/>
          </w:rPr>
          <w:fldChar w:fldCharType="separate"/>
        </w:r>
      </w:del>
      <w:del w:id="1442" w:author="sc" w:date="2018-08-02T20:01:49Z">
        <w:r>
          <w:rPr/>
          <w:delText>15.31 If判断规则</w:delText>
        </w:r>
      </w:del>
      <w:del w:id="1443" w:author="sc" w:date="2018-08-02T20:01:49Z">
        <w:r>
          <w:rPr/>
          <w:tab/>
        </w:r>
      </w:del>
      <w:del w:id="1444" w:author="sc" w:date="2018-08-02T20:01:49Z">
        <w:r>
          <w:rPr/>
          <w:fldChar w:fldCharType="begin"/>
        </w:r>
      </w:del>
      <w:del w:id="1445" w:author="sc" w:date="2018-08-02T20:01:49Z">
        <w:r>
          <w:rPr/>
          <w:delInstrText xml:space="preserve"> PAGEREF _Toc1995277003 </w:delInstrText>
        </w:r>
      </w:del>
      <w:del w:id="1446" w:author="sc" w:date="2018-08-02T20:01:49Z">
        <w:r>
          <w:rPr/>
          <w:fldChar w:fldCharType="separate"/>
        </w:r>
      </w:del>
      <w:del w:id="1447" w:author="sc" w:date="2018-08-02T20:01:49Z">
        <w:r>
          <w:rPr/>
          <w:delText>83</w:delText>
        </w:r>
      </w:del>
      <w:del w:id="1448" w:author="sc" w:date="2018-08-02T20:01:49Z">
        <w:r>
          <w:rPr/>
          <w:fldChar w:fldCharType="end"/>
        </w:r>
      </w:del>
      <w:del w:id="1449" w:author="sc" w:date="2018-08-02T20:01:49Z">
        <w:r>
          <w:rPr>
            <w:rFonts w:ascii="SimSun" w:hAnsi="SimSun"/>
            <w:szCs w:val="36"/>
          </w:rPr>
          <w:fldChar w:fldCharType="end"/>
        </w:r>
      </w:del>
    </w:p>
    <w:p>
      <w:pPr>
        <w:pStyle w:val="22"/>
        <w:tabs>
          <w:tab w:val="right" w:leader="dot" w:pos="8306"/>
        </w:tabs>
        <w:rPr>
          <w:del w:id="1450" w:author="sc" w:date="2018-08-02T20:01:49Z"/>
        </w:rPr>
      </w:pPr>
      <w:del w:id="1451" w:author="sc" w:date="2018-08-02T20:01:49Z">
        <w:r>
          <w:rPr>
            <w:rFonts w:ascii="SimSun" w:hAnsi="SimSun"/>
            <w:szCs w:val="36"/>
          </w:rPr>
          <w:fldChar w:fldCharType="begin"/>
        </w:r>
      </w:del>
      <w:del w:id="1452" w:author="sc" w:date="2018-08-02T20:01:49Z">
        <w:r>
          <w:rPr>
            <w:rFonts w:ascii="SimSun" w:hAnsi="SimSun"/>
            <w:szCs w:val="36"/>
          </w:rPr>
          <w:delInstrText xml:space="preserve"> HYPERLINK \l _Toc325673221 </w:delInstrText>
        </w:r>
      </w:del>
      <w:del w:id="1453" w:author="sc" w:date="2018-08-02T20:01:49Z">
        <w:r>
          <w:rPr>
            <w:rFonts w:ascii="SimSun" w:hAnsi="SimSun"/>
            <w:szCs w:val="36"/>
          </w:rPr>
          <w:fldChar w:fldCharType="separate"/>
        </w:r>
      </w:del>
      <w:del w:id="1454" w:author="sc" w:date="2018-08-02T20:01:49Z">
        <w:r>
          <w:rPr/>
          <w:delText xml:space="preserve">15.32 </w:delText>
        </w:r>
      </w:del>
      <w:del w:id="1455" w:author="sc" w:date="2018-08-02T20:01:49Z">
        <w:r>
          <w:rPr>
            <w:rFonts w:hint="eastAsia"/>
          </w:rPr>
          <w:delText>错误的逻辑判断，不应该出现</w:delText>
        </w:r>
      </w:del>
      <w:del w:id="1456" w:author="sc" w:date="2018-08-02T20:01:49Z">
        <w:r>
          <w:rPr/>
          <w:tab/>
        </w:r>
      </w:del>
      <w:del w:id="1457" w:author="sc" w:date="2018-08-02T20:01:49Z">
        <w:r>
          <w:rPr/>
          <w:fldChar w:fldCharType="begin"/>
        </w:r>
      </w:del>
      <w:del w:id="1458" w:author="sc" w:date="2018-08-02T20:01:49Z">
        <w:r>
          <w:rPr/>
          <w:delInstrText xml:space="preserve"> PAGEREF _Toc325673221 </w:delInstrText>
        </w:r>
      </w:del>
      <w:del w:id="1459" w:author="sc" w:date="2018-08-02T20:01:49Z">
        <w:r>
          <w:rPr/>
          <w:fldChar w:fldCharType="separate"/>
        </w:r>
      </w:del>
      <w:del w:id="1460" w:author="sc" w:date="2018-08-02T20:01:49Z">
        <w:r>
          <w:rPr/>
          <w:delText>83</w:delText>
        </w:r>
      </w:del>
      <w:del w:id="1461" w:author="sc" w:date="2018-08-02T20:01:49Z">
        <w:r>
          <w:rPr/>
          <w:fldChar w:fldCharType="end"/>
        </w:r>
      </w:del>
      <w:del w:id="1462" w:author="sc" w:date="2018-08-02T20:01:49Z">
        <w:r>
          <w:rPr>
            <w:rFonts w:ascii="SimSun" w:hAnsi="SimSun"/>
            <w:szCs w:val="36"/>
          </w:rPr>
          <w:fldChar w:fldCharType="end"/>
        </w:r>
      </w:del>
    </w:p>
    <w:p>
      <w:pPr>
        <w:pStyle w:val="22"/>
        <w:tabs>
          <w:tab w:val="right" w:leader="dot" w:pos="8306"/>
        </w:tabs>
        <w:rPr>
          <w:del w:id="1463" w:author="sc" w:date="2018-08-02T20:01:49Z"/>
        </w:rPr>
      </w:pPr>
      <w:del w:id="1464" w:author="sc" w:date="2018-08-02T20:01:49Z">
        <w:r>
          <w:rPr>
            <w:rFonts w:ascii="SimSun" w:hAnsi="SimSun"/>
            <w:szCs w:val="36"/>
          </w:rPr>
          <w:fldChar w:fldCharType="begin"/>
        </w:r>
      </w:del>
      <w:del w:id="1465" w:author="sc" w:date="2018-08-02T20:01:49Z">
        <w:r>
          <w:rPr>
            <w:rFonts w:ascii="SimSun" w:hAnsi="SimSun"/>
            <w:szCs w:val="36"/>
          </w:rPr>
          <w:delInstrText xml:space="preserve"> HYPERLINK \l _Toc819204797 </w:delInstrText>
        </w:r>
      </w:del>
      <w:del w:id="1466" w:author="sc" w:date="2018-08-02T20:01:49Z">
        <w:r>
          <w:rPr>
            <w:rFonts w:ascii="SimSun" w:hAnsi="SimSun"/>
            <w:szCs w:val="36"/>
          </w:rPr>
          <w:fldChar w:fldCharType="separate"/>
        </w:r>
      </w:del>
      <w:del w:id="1467" w:author="sc" w:date="2018-08-02T20:01:49Z">
        <w:r>
          <w:rPr>
            <w:shd w:val="clear" w:fill="FFFFFF"/>
          </w:rPr>
          <w:delText xml:space="preserve">15.33 </w:delText>
        </w:r>
      </w:del>
      <w:del w:id="1468" w:author="sc" w:date="2018-08-02T20:01:49Z">
        <w:r>
          <w:rPr>
            <w:rFonts w:hint="eastAsia"/>
            <w:shd w:val="clear" w:color="auto" w:fill="FFFFFF"/>
          </w:rPr>
          <w:delText>代码中打印到控制台的异常信息应该使用log代替</w:delText>
        </w:r>
      </w:del>
      <w:del w:id="1469" w:author="sc" w:date="2018-08-02T20:01:49Z">
        <w:r>
          <w:rPr/>
          <w:tab/>
        </w:r>
      </w:del>
      <w:del w:id="1470" w:author="sc" w:date="2018-08-02T20:01:49Z">
        <w:r>
          <w:rPr/>
          <w:fldChar w:fldCharType="begin"/>
        </w:r>
      </w:del>
      <w:del w:id="1471" w:author="sc" w:date="2018-08-02T20:01:49Z">
        <w:r>
          <w:rPr/>
          <w:delInstrText xml:space="preserve"> PAGEREF _Toc819204797 </w:delInstrText>
        </w:r>
      </w:del>
      <w:del w:id="1472" w:author="sc" w:date="2018-08-02T20:01:49Z">
        <w:r>
          <w:rPr/>
          <w:fldChar w:fldCharType="separate"/>
        </w:r>
      </w:del>
      <w:del w:id="1473" w:author="sc" w:date="2018-08-02T20:01:49Z">
        <w:r>
          <w:rPr/>
          <w:delText>84</w:delText>
        </w:r>
      </w:del>
      <w:del w:id="1474" w:author="sc" w:date="2018-08-02T20:01:49Z">
        <w:r>
          <w:rPr/>
          <w:fldChar w:fldCharType="end"/>
        </w:r>
      </w:del>
      <w:del w:id="1475" w:author="sc" w:date="2018-08-02T20:01:49Z">
        <w:r>
          <w:rPr>
            <w:rFonts w:ascii="SimSun" w:hAnsi="SimSun"/>
            <w:szCs w:val="36"/>
          </w:rPr>
          <w:fldChar w:fldCharType="end"/>
        </w:r>
      </w:del>
    </w:p>
    <w:p>
      <w:pPr>
        <w:pStyle w:val="22"/>
        <w:tabs>
          <w:tab w:val="right" w:leader="dot" w:pos="8306"/>
        </w:tabs>
        <w:rPr>
          <w:del w:id="1476" w:author="sc" w:date="2018-08-02T20:01:49Z"/>
        </w:rPr>
      </w:pPr>
      <w:del w:id="1477" w:author="sc" w:date="2018-08-02T20:01:49Z">
        <w:r>
          <w:rPr>
            <w:rFonts w:ascii="SimSun" w:hAnsi="SimSun"/>
            <w:szCs w:val="36"/>
          </w:rPr>
          <w:fldChar w:fldCharType="begin"/>
        </w:r>
      </w:del>
      <w:del w:id="1478" w:author="sc" w:date="2018-08-02T20:01:49Z">
        <w:r>
          <w:rPr>
            <w:rFonts w:ascii="SimSun" w:hAnsi="SimSun"/>
            <w:szCs w:val="36"/>
          </w:rPr>
          <w:delInstrText xml:space="preserve"> HYPERLINK \l _Toc1654578795 </w:delInstrText>
        </w:r>
      </w:del>
      <w:del w:id="1479" w:author="sc" w:date="2018-08-02T20:01:49Z">
        <w:r>
          <w:rPr>
            <w:rFonts w:ascii="SimSun" w:hAnsi="SimSun"/>
            <w:szCs w:val="36"/>
          </w:rPr>
          <w:fldChar w:fldCharType="separate"/>
        </w:r>
      </w:del>
      <w:del w:id="1480" w:author="sc" w:date="2018-08-02T20:01:49Z">
        <w:r>
          <w:rPr>
            <w:shd w:val="clear" w:fill="FFFFFF"/>
          </w:rPr>
          <w:delText xml:space="preserve">15.34 </w:delText>
        </w:r>
      </w:del>
      <w:del w:id="1481" w:author="sc" w:date="2018-08-02T20:01:49Z">
        <w:r>
          <w:rPr>
            <w:rFonts w:hint="eastAsia"/>
            <w:shd w:val="clear" w:color="auto" w:fill="FFFFFF"/>
          </w:rPr>
          <w:delText>对象判断NULL条件的规则</w:delText>
        </w:r>
      </w:del>
      <w:del w:id="1482" w:author="sc" w:date="2018-08-02T20:01:49Z">
        <w:r>
          <w:rPr/>
          <w:tab/>
        </w:r>
      </w:del>
      <w:del w:id="1483" w:author="sc" w:date="2018-08-02T20:01:49Z">
        <w:r>
          <w:rPr/>
          <w:fldChar w:fldCharType="begin"/>
        </w:r>
      </w:del>
      <w:del w:id="1484" w:author="sc" w:date="2018-08-02T20:01:49Z">
        <w:r>
          <w:rPr/>
          <w:delInstrText xml:space="preserve"> PAGEREF _Toc1654578795 </w:delInstrText>
        </w:r>
      </w:del>
      <w:del w:id="1485" w:author="sc" w:date="2018-08-02T20:01:49Z">
        <w:r>
          <w:rPr/>
          <w:fldChar w:fldCharType="separate"/>
        </w:r>
      </w:del>
      <w:del w:id="1486" w:author="sc" w:date="2018-08-02T20:01:49Z">
        <w:r>
          <w:rPr/>
          <w:delText>84</w:delText>
        </w:r>
      </w:del>
      <w:del w:id="1487" w:author="sc" w:date="2018-08-02T20:01:49Z">
        <w:r>
          <w:rPr/>
          <w:fldChar w:fldCharType="end"/>
        </w:r>
      </w:del>
      <w:del w:id="1488" w:author="sc" w:date="2018-08-02T20:01:49Z">
        <w:r>
          <w:rPr>
            <w:rFonts w:ascii="SimSun" w:hAnsi="SimSun"/>
            <w:szCs w:val="36"/>
          </w:rPr>
          <w:fldChar w:fldCharType="end"/>
        </w:r>
      </w:del>
    </w:p>
    <w:p>
      <w:pPr>
        <w:pStyle w:val="22"/>
        <w:tabs>
          <w:tab w:val="right" w:leader="dot" w:pos="8306"/>
        </w:tabs>
        <w:rPr>
          <w:del w:id="1489" w:author="sc" w:date="2018-08-02T20:01:49Z"/>
        </w:rPr>
      </w:pPr>
      <w:del w:id="1490" w:author="sc" w:date="2018-08-02T20:01:49Z">
        <w:r>
          <w:rPr>
            <w:rFonts w:ascii="SimSun" w:hAnsi="SimSun"/>
            <w:szCs w:val="36"/>
          </w:rPr>
          <w:fldChar w:fldCharType="begin"/>
        </w:r>
      </w:del>
      <w:del w:id="1491" w:author="sc" w:date="2018-08-02T20:01:49Z">
        <w:r>
          <w:rPr>
            <w:rFonts w:ascii="SimSun" w:hAnsi="SimSun"/>
            <w:szCs w:val="36"/>
          </w:rPr>
          <w:delInstrText xml:space="preserve"> HYPERLINK \l _Toc2087233155 </w:delInstrText>
        </w:r>
      </w:del>
      <w:del w:id="1492" w:author="sc" w:date="2018-08-02T20:01:49Z">
        <w:r>
          <w:rPr>
            <w:rFonts w:ascii="SimSun" w:hAnsi="SimSun"/>
            <w:szCs w:val="36"/>
          </w:rPr>
          <w:fldChar w:fldCharType="separate"/>
        </w:r>
      </w:del>
      <w:del w:id="1493" w:author="sc" w:date="2018-08-02T20:01:49Z">
        <w:r>
          <w:rPr>
            <w:shd w:val="clear" w:fill="FFFFFF"/>
          </w:rPr>
          <w:delText xml:space="preserve">15.35 </w:delText>
        </w:r>
      </w:del>
      <w:del w:id="1494" w:author="sc" w:date="2018-08-02T20:01:49Z">
        <w:r>
          <w:rPr>
            <w:rFonts w:hint="eastAsia"/>
            <w:shd w:val="clear" w:color="auto" w:fill="FFFFFF"/>
          </w:rPr>
          <w:delText>IF/IF ELSE 条件判断不应该出现重复判断</w:delText>
        </w:r>
      </w:del>
      <w:del w:id="1495" w:author="sc" w:date="2018-08-02T20:01:49Z">
        <w:r>
          <w:rPr/>
          <w:tab/>
        </w:r>
      </w:del>
      <w:del w:id="1496" w:author="sc" w:date="2018-08-02T20:01:49Z">
        <w:r>
          <w:rPr/>
          <w:fldChar w:fldCharType="begin"/>
        </w:r>
      </w:del>
      <w:del w:id="1497" w:author="sc" w:date="2018-08-02T20:01:49Z">
        <w:r>
          <w:rPr/>
          <w:delInstrText xml:space="preserve"> PAGEREF _Toc2087233155 </w:delInstrText>
        </w:r>
      </w:del>
      <w:del w:id="1498" w:author="sc" w:date="2018-08-02T20:01:49Z">
        <w:r>
          <w:rPr/>
          <w:fldChar w:fldCharType="separate"/>
        </w:r>
      </w:del>
      <w:del w:id="1499" w:author="sc" w:date="2018-08-02T20:01:49Z">
        <w:r>
          <w:rPr/>
          <w:delText>85</w:delText>
        </w:r>
      </w:del>
      <w:del w:id="1500" w:author="sc" w:date="2018-08-02T20:01:49Z">
        <w:r>
          <w:rPr/>
          <w:fldChar w:fldCharType="end"/>
        </w:r>
      </w:del>
      <w:del w:id="1501" w:author="sc" w:date="2018-08-02T20:01:49Z">
        <w:r>
          <w:rPr>
            <w:rFonts w:ascii="SimSun" w:hAnsi="SimSun"/>
            <w:szCs w:val="36"/>
          </w:rPr>
          <w:fldChar w:fldCharType="end"/>
        </w:r>
      </w:del>
    </w:p>
    <w:p>
      <w:pPr>
        <w:pStyle w:val="22"/>
        <w:tabs>
          <w:tab w:val="right" w:leader="dot" w:pos="8306"/>
        </w:tabs>
        <w:rPr>
          <w:del w:id="1502" w:author="sc" w:date="2018-08-02T20:01:49Z"/>
        </w:rPr>
      </w:pPr>
      <w:del w:id="1503" w:author="sc" w:date="2018-08-02T20:01:49Z">
        <w:r>
          <w:rPr>
            <w:rFonts w:ascii="SimSun" w:hAnsi="SimSun"/>
            <w:szCs w:val="36"/>
          </w:rPr>
          <w:fldChar w:fldCharType="begin"/>
        </w:r>
      </w:del>
      <w:del w:id="1504" w:author="sc" w:date="2018-08-02T20:01:49Z">
        <w:r>
          <w:rPr>
            <w:rFonts w:ascii="SimSun" w:hAnsi="SimSun"/>
            <w:szCs w:val="36"/>
          </w:rPr>
          <w:delInstrText xml:space="preserve"> HYPERLINK \l _Toc713384745 </w:delInstrText>
        </w:r>
      </w:del>
      <w:del w:id="1505" w:author="sc" w:date="2018-08-02T20:01:49Z">
        <w:r>
          <w:rPr>
            <w:rFonts w:ascii="SimSun" w:hAnsi="SimSun"/>
            <w:szCs w:val="36"/>
          </w:rPr>
          <w:fldChar w:fldCharType="separate"/>
        </w:r>
      </w:del>
      <w:del w:id="1506" w:author="sc" w:date="2018-08-02T20:01:49Z">
        <w:r>
          <w:rPr>
            <w:shd w:val="clear" w:fill="FFFFFF"/>
          </w:rPr>
          <w:delText xml:space="preserve">15.36 </w:delText>
        </w:r>
      </w:del>
      <w:del w:id="1507" w:author="sc" w:date="2018-08-02T20:01:49Z">
        <w:r>
          <w:rPr>
            <w:rFonts w:hint="eastAsia"/>
            <w:shd w:val="clear" w:color="auto" w:fill="FFFFFF"/>
          </w:rPr>
          <w:delText>Finally 模块不能抛出异常</w:delText>
        </w:r>
      </w:del>
      <w:del w:id="1508" w:author="sc" w:date="2018-08-02T20:01:49Z">
        <w:r>
          <w:rPr/>
          <w:tab/>
        </w:r>
      </w:del>
      <w:del w:id="1509" w:author="sc" w:date="2018-08-02T20:01:49Z">
        <w:r>
          <w:rPr/>
          <w:fldChar w:fldCharType="begin"/>
        </w:r>
      </w:del>
      <w:del w:id="1510" w:author="sc" w:date="2018-08-02T20:01:49Z">
        <w:r>
          <w:rPr/>
          <w:delInstrText xml:space="preserve"> PAGEREF _Toc713384745 </w:delInstrText>
        </w:r>
      </w:del>
      <w:del w:id="1511" w:author="sc" w:date="2018-08-02T20:01:49Z">
        <w:r>
          <w:rPr/>
          <w:fldChar w:fldCharType="separate"/>
        </w:r>
      </w:del>
      <w:del w:id="1512" w:author="sc" w:date="2018-08-02T20:01:49Z">
        <w:r>
          <w:rPr/>
          <w:delText>85</w:delText>
        </w:r>
      </w:del>
      <w:del w:id="1513" w:author="sc" w:date="2018-08-02T20:01:49Z">
        <w:r>
          <w:rPr/>
          <w:fldChar w:fldCharType="end"/>
        </w:r>
      </w:del>
      <w:del w:id="1514" w:author="sc" w:date="2018-08-02T20:01:49Z">
        <w:r>
          <w:rPr>
            <w:rFonts w:ascii="SimSun" w:hAnsi="SimSun"/>
            <w:szCs w:val="36"/>
          </w:rPr>
          <w:fldChar w:fldCharType="end"/>
        </w:r>
      </w:del>
    </w:p>
    <w:p>
      <w:pPr>
        <w:pStyle w:val="22"/>
        <w:tabs>
          <w:tab w:val="right" w:leader="dot" w:pos="8306"/>
        </w:tabs>
        <w:rPr>
          <w:del w:id="1515" w:author="sc" w:date="2018-08-02T20:01:49Z"/>
        </w:rPr>
      </w:pPr>
      <w:del w:id="1516" w:author="sc" w:date="2018-08-02T20:01:49Z">
        <w:r>
          <w:rPr>
            <w:rFonts w:ascii="SimSun" w:hAnsi="SimSun"/>
            <w:szCs w:val="36"/>
          </w:rPr>
          <w:fldChar w:fldCharType="begin"/>
        </w:r>
      </w:del>
      <w:del w:id="1517" w:author="sc" w:date="2018-08-02T20:01:49Z">
        <w:r>
          <w:rPr>
            <w:rFonts w:ascii="SimSun" w:hAnsi="SimSun"/>
            <w:szCs w:val="36"/>
          </w:rPr>
          <w:delInstrText xml:space="preserve"> HYPERLINK \l _Toc1322696463 </w:delInstrText>
        </w:r>
      </w:del>
      <w:del w:id="1518" w:author="sc" w:date="2018-08-02T20:01:49Z">
        <w:r>
          <w:rPr>
            <w:rFonts w:ascii="SimSun" w:hAnsi="SimSun"/>
            <w:szCs w:val="36"/>
          </w:rPr>
          <w:fldChar w:fldCharType="separate"/>
        </w:r>
      </w:del>
      <w:del w:id="1519" w:author="sc" w:date="2018-08-02T20:01:49Z">
        <w:r>
          <w:rPr>
            <w:shd w:val="clear" w:fill="FFFFFF"/>
          </w:rPr>
          <w:delText xml:space="preserve">15.37 </w:delText>
        </w:r>
      </w:del>
      <w:del w:id="1520" w:author="sc" w:date="2018-08-02T20:01:49Z">
        <w:r>
          <w:rPr>
            <w:rFonts w:hint="eastAsia"/>
            <w:shd w:val="clear" w:color="auto" w:fill="FFFFFF"/>
          </w:rPr>
          <w:delText>赋值时，不应该自己给自己赋值</w:delText>
        </w:r>
      </w:del>
      <w:del w:id="1521" w:author="sc" w:date="2018-08-02T20:01:49Z">
        <w:r>
          <w:rPr/>
          <w:tab/>
        </w:r>
      </w:del>
      <w:del w:id="1522" w:author="sc" w:date="2018-08-02T20:01:49Z">
        <w:r>
          <w:rPr/>
          <w:fldChar w:fldCharType="begin"/>
        </w:r>
      </w:del>
      <w:del w:id="1523" w:author="sc" w:date="2018-08-02T20:01:49Z">
        <w:r>
          <w:rPr/>
          <w:delInstrText xml:space="preserve"> PAGEREF _Toc1322696463 </w:delInstrText>
        </w:r>
      </w:del>
      <w:del w:id="1524" w:author="sc" w:date="2018-08-02T20:01:49Z">
        <w:r>
          <w:rPr/>
          <w:fldChar w:fldCharType="separate"/>
        </w:r>
      </w:del>
      <w:del w:id="1525" w:author="sc" w:date="2018-08-02T20:01:49Z">
        <w:r>
          <w:rPr/>
          <w:delText>86</w:delText>
        </w:r>
      </w:del>
      <w:del w:id="1526" w:author="sc" w:date="2018-08-02T20:01:49Z">
        <w:r>
          <w:rPr/>
          <w:fldChar w:fldCharType="end"/>
        </w:r>
      </w:del>
      <w:del w:id="1527" w:author="sc" w:date="2018-08-02T20:01:49Z">
        <w:r>
          <w:rPr>
            <w:rFonts w:ascii="SimSun" w:hAnsi="SimSun"/>
            <w:szCs w:val="36"/>
          </w:rPr>
          <w:fldChar w:fldCharType="end"/>
        </w:r>
      </w:del>
    </w:p>
    <w:p>
      <w:pPr>
        <w:pStyle w:val="22"/>
        <w:tabs>
          <w:tab w:val="right" w:leader="dot" w:pos="8306"/>
        </w:tabs>
        <w:rPr>
          <w:del w:id="1528" w:author="sc" w:date="2018-08-02T20:01:49Z"/>
        </w:rPr>
      </w:pPr>
      <w:del w:id="1529" w:author="sc" w:date="2018-08-02T20:01:49Z">
        <w:r>
          <w:rPr>
            <w:rFonts w:ascii="SimSun" w:hAnsi="SimSun"/>
            <w:szCs w:val="36"/>
          </w:rPr>
          <w:fldChar w:fldCharType="begin"/>
        </w:r>
      </w:del>
      <w:del w:id="1530" w:author="sc" w:date="2018-08-02T20:01:49Z">
        <w:r>
          <w:rPr>
            <w:rFonts w:ascii="SimSun" w:hAnsi="SimSun"/>
            <w:szCs w:val="36"/>
          </w:rPr>
          <w:delInstrText xml:space="preserve"> HYPERLINK \l _Toc1253569378 </w:delInstrText>
        </w:r>
      </w:del>
      <w:del w:id="1531" w:author="sc" w:date="2018-08-02T20:01:49Z">
        <w:r>
          <w:rPr>
            <w:rFonts w:ascii="SimSun" w:hAnsi="SimSun"/>
            <w:szCs w:val="36"/>
          </w:rPr>
          <w:fldChar w:fldCharType="separate"/>
        </w:r>
      </w:del>
      <w:del w:id="1532" w:author="sc" w:date="2018-08-02T20:01:49Z">
        <w:r>
          <w:rPr>
            <w:shd w:val="clear" w:fill="FFFFFF"/>
          </w:rPr>
          <w:delText xml:space="preserve">15.38 </w:delText>
        </w:r>
      </w:del>
      <w:del w:id="1533" w:author="sc" w:date="2018-08-02T20:01:49Z">
        <w:r>
          <w:rPr>
            <w:rFonts w:hint="eastAsia"/>
            <w:shd w:val="clear" w:color="auto" w:fill="FFFFFF"/>
          </w:rPr>
          <w:delText>Public static 后面应该加入final</w:delText>
        </w:r>
      </w:del>
      <w:del w:id="1534" w:author="sc" w:date="2018-08-02T20:01:49Z">
        <w:r>
          <w:rPr/>
          <w:tab/>
        </w:r>
      </w:del>
      <w:del w:id="1535" w:author="sc" w:date="2018-08-02T20:01:49Z">
        <w:r>
          <w:rPr/>
          <w:fldChar w:fldCharType="begin"/>
        </w:r>
      </w:del>
      <w:del w:id="1536" w:author="sc" w:date="2018-08-02T20:01:49Z">
        <w:r>
          <w:rPr/>
          <w:delInstrText xml:space="preserve"> PAGEREF _Toc1253569378 </w:delInstrText>
        </w:r>
      </w:del>
      <w:del w:id="1537" w:author="sc" w:date="2018-08-02T20:01:49Z">
        <w:r>
          <w:rPr/>
          <w:fldChar w:fldCharType="separate"/>
        </w:r>
      </w:del>
      <w:del w:id="1538" w:author="sc" w:date="2018-08-02T20:01:49Z">
        <w:r>
          <w:rPr/>
          <w:delText>86</w:delText>
        </w:r>
      </w:del>
      <w:del w:id="1539" w:author="sc" w:date="2018-08-02T20:01:49Z">
        <w:r>
          <w:rPr/>
          <w:fldChar w:fldCharType="end"/>
        </w:r>
      </w:del>
      <w:del w:id="1540" w:author="sc" w:date="2018-08-02T20:01:49Z">
        <w:r>
          <w:rPr>
            <w:rFonts w:ascii="SimSun" w:hAnsi="SimSun"/>
            <w:szCs w:val="36"/>
          </w:rPr>
          <w:fldChar w:fldCharType="end"/>
        </w:r>
      </w:del>
    </w:p>
    <w:p>
      <w:pPr>
        <w:pStyle w:val="22"/>
        <w:tabs>
          <w:tab w:val="right" w:leader="dot" w:pos="8306"/>
        </w:tabs>
        <w:rPr>
          <w:del w:id="1541" w:author="sc" w:date="2018-08-02T20:01:49Z"/>
        </w:rPr>
      </w:pPr>
      <w:del w:id="1542" w:author="sc" w:date="2018-08-02T20:01:49Z">
        <w:r>
          <w:rPr>
            <w:rFonts w:ascii="SimSun" w:hAnsi="SimSun"/>
            <w:szCs w:val="36"/>
          </w:rPr>
          <w:fldChar w:fldCharType="begin"/>
        </w:r>
      </w:del>
      <w:del w:id="1543" w:author="sc" w:date="2018-08-02T20:01:49Z">
        <w:r>
          <w:rPr>
            <w:rFonts w:ascii="SimSun" w:hAnsi="SimSun"/>
            <w:szCs w:val="36"/>
          </w:rPr>
          <w:delInstrText xml:space="preserve"> HYPERLINK \l _Toc1035630356 </w:delInstrText>
        </w:r>
      </w:del>
      <w:del w:id="1544" w:author="sc" w:date="2018-08-02T20:01:49Z">
        <w:r>
          <w:rPr>
            <w:rFonts w:ascii="SimSun" w:hAnsi="SimSun"/>
            <w:szCs w:val="36"/>
          </w:rPr>
          <w:fldChar w:fldCharType="separate"/>
        </w:r>
      </w:del>
      <w:del w:id="1545" w:author="sc" w:date="2018-08-02T20:01:49Z">
        <w:r>
          <w:rPr>
            <w:shd w:val="clear" w:fill="FFFFFF"/>
          </w:rPr>
          <w:delText xml:space="preserve">15.39 </w:delText>
        </w:r>
      </w:del>
      <w:del w:id="1546" w:author="sc" w:date="2018-08-02T20:01:49Z">
        <w:r>
          <w:rPr>
            <w:rFonts w:hint="eastAsia"/>
            <w:shd w:val="clear" w:color="auto" w:fill="FFFFFF"/>
          </w:rPr>
          <w:delText>Finally模块中不能出现return</w:delText>
        </w:r>
      </w:del>
      <w:del w:id="1547" w:author="sc" w:date="2018-08-02T20:01:49Z">
        <w:r>
          <w:rPr/>
          <w:tab/>
        </w:r>
      </w:del>
      <w:del w:id="1548" w:author="sc" w:date="2018-08-02T20:01:49Z">
        <w:r>
          <w:rPr/>
          <w:fldChar w:fldCharType="begin"/>
        </w:r>
      </w:del>
      <w:del w:id="1549" w:author="sc" w:date="2018-08-02T20:01:49Z">
        <w:r>
          <w:rPr/>
          <w:delInstrText xml:space="preserve"> PAGEREF _Toc1035630356 </w:delInstrText>
        </w:r>
      </w:del>
      <w:del w:id="1550" w:author="sc" w:date="2018-08-02T20:01:49Z">
        <w:r>
          <w:rPr/>
          <w:fldChar w:fldCharType="separate"/>
        </w:r>
      </w:del>
      <w:del w:id="1551" w:author="sc" w:date="2018-08-02T20:01:49Z">
        <w:r>
          <w:rPr/>
          <w:delText>86</w:delText>
        </w:r>
      </w:del>
      <w:del w:id="1552" w:author="sc" w:date="2018-08-02T20:01:49Z">
        <w:r>
          <w:rPr/>
          <w:fldChar w:fldCharType="end"/>
        </w:r>
      </w:del>
      <w:del w:id="1553" w:author="sc" w:date="2018-08-02T20:01:49Z">
        <w:r>
          <w:rPr>
            <w:rFonts w:ascii="SimSun" w:hAnsi="SimSun"/>
            <w:szCs w:val="36"/>
          </w:rPr>
          <w:fldChar w:fldCharType="end"/>
        </w:r>
      </w:del>
    </w:p>
    <w:p>
      <w:pPr>
        <w:pStyle w:val="22"/>
        <w:tabs>
          <w:tab w:val="right" w:leader="dot" w:pos="8306"/>
        </w:tabs>
        <w:rPr>
          <w:del w:id="1554" w:author="sc" w:date="2018-08-02T20:01:49Z"/>
        </w:rPr>
      </w:pPr>
      <w:del w:id="1555" w:author="sc" w:date="2018-08-02T20:01:49Z">
        <w:r>
          <w:rPr>
            <w:rFonts w:ascii="SimSun" w:hAnsi="SimSun"/>
            <w:szCs w:val="36"/>
          </w:rPr>
          <w:fldChar w:fldCharType="begin"/>
        </w:r>
      </w:del>
      <w:del w:id="1556" w:author="sc" w:date="2018-08-02T20:01:49Z">
        <w:r>
          <w:rPr>
            <w:rFonts w:ascii="SimSun" w:hAnsi="SimSun"/>
            <w:szCs w:val="36"/>
          </w:rPr>
          <w:delInstrText xml:space="preserve"> HYPERLINK \l _Toc2014679110 </w:delInstrText>
        </w:r>
      </w:del>
      <w:del w:id="1557" w:author="sc" w:date="2018-08-02T20:01:49Z">
        <w:r>
          <w:rPr>
            <w:rFonts w:ascii="SimSun" w:hAnsi="SimSun"/>
            <w:szCs w:val="36"/>
          </w:rPr>
          <w:fldChar w:fldCharType="separate"/>
        </w:r>
      </w:del>
      <w:del w:id="1558" w:author="sc" w:date="2018-08-02T20:01:49Z">
        <w:r>
          <w:rPr>
            <w:shd w:val="clear" w:fill="FFFFFF"/>
          </w:rPr>
          <w:delText xml:space="preserve">15.40 </w:delText>
        </w:r>
      </w:del>
      <w:del w:id="1559" w:author="sc" w:date="2018-08-02T20:01:49Z">
        <w:r>
          <w:rPr>
            <w:rFonts w:hint="eastAsia"/>
            <w:shd w:val="clear" w:color="auto" w:fill="FFFFFF"/>
          </w:rPr>
          <w:delText>compareTo 方法 和equals方法 必须一起重写</w:delText>
        </w:r>
      </w:del>
      <w:del w:id="1560" w:author="sc" w:date="2018-08-02T20:01:49Z">
        <w:r>
          <w:rPr/>
          <w:tab/>
        </w:r>
      </w:del>
      <w:del w:id="1561" w:author="sc" w:date="2018-08-02T20:01:49Z">
        <w:r>
          <w:rPr/>
          <w:fldChar w:fldCharType="begin"/>
        </w:r>
      </w:del>
      <w:del w:id="1562" w:author="sc" w:date="2018-08-02T20:01:49Z">
        <w:r>
          <w:rPr/>
          <w:delInstrText xml:space="preserve"> PAGEREF _Toc2014679110 </w:delInstrText>
        </w:r>
      </w:del>
      <w:del w:id="1563" w:author="sc" w:date="2018-08-02T20:01:49Z">
        <w:r>
          <w:rPr/>
          <w:fldChar w:fldCharType="separate"/>
        </w:r>
      </w:del>
      <w:del w:id="1564" w:author="sc" w:date="2018-08-02T20:01:49Z">
        <w:r>
          <w:rPr/>
          <w:delText>87</w:delText>
        </w:r>
      </w:del>
      <w:del w:id="1565" w:author="sc" w:date="2018-08-02T20:01:49Z">
        <w:r>
          <w:rPr/>
          <w:fldChar w:fldCharType="end"/>
        </w:r>
      </w:del>
      <w:del w:id="1566" w:author="sc" w:date="2018-08-02T20:01:49Z">
        <w:r>
          <w:rPr>
            <w:rFonts w:ascii="SimSun" w:hAnsi="SimSun"/>
            <w:szCs w:val="36"/>
          </w:rPr>
          <w:fldChar w:fldCharType="end"/>
        </w:r>
      </w:del>
    </w:p>
    <w:p>
      <w:pPr>
        <w:pStyle w:val="22"/>
        <w:tabs>
          <w:tab w:val="right" w:leader="dot" w:pos="8306"/>
        </w:tabs>
        <w:rPr>
          <w:del w:id="1567" w:author="sc" w:date="2018-08-02T20:01:49Z"/>
        </w:rPr>
      </w:pPr>
      <w:del w:id="1568" w:author="sc" w:date="2018-08-02T20:01:49Z">
        <w:r>
          <w:rPr>
            <w:rFonts w:ascii="SimSun" w:hAnsi="SimSun"/>
            <w:szCs w:val="36"/>
          </w:rPr>
          <w:fldChar w:fldCharType="begin"/>
        </w:r>
      </w:del>
      <w:del w:id="1569" w:author="sc" w:date="2018-08-02T20:01:49Z">
        <w:r>
          <w:rPr>
            <w:rFonts w:ascii="SimSun" w:hAnsi="SimSun"/>
            <w:szCs w:val="36"/>
          </w:rPr>
          <w:delInstrText xml:space="preserve"> HYPERLINK \l _Toc124142933 </w:delInstrText>
        </w:r>
      </w:del>
      <w:del w:id="1570" w:author="sc" w:date="2018-08-02T20:01:49Z">
        <w:r>
          <w:rPr>
            <w:rFonts w:ascii="SimSun" w:hAnsi="SimSun"/>
            <w:szCs w:val="36"/>
          </w:rPr>
          <w:fldChar w:fldCharType="separate"/>
        </w:r>
      </w:del>
      <w:del w:id="1571" w:author="sc" w:date="2018-08-02T20:01:49Z">
        <w:r>
          <w:rPr>
            <w:shd w:val="clear" w:fill="FFFFFF"/>
          </w:rPr>
          <w:delText xml:space="preserve">15.41 </w:delText>
        </w:r>
      </w:del>
      <w:del w:id="1572" w:author="sc" w:date="2018-08-02T20:01:49Z">
        <w:r>
          <w:rPr>
            <w:rFonts w:hint="eastAsia"/>
            <w:shd w:val="clear" w:color="auto" w:fill="FFFFFF"/>
          </w:rPr>
          <w:delText>使用StringBuffer代替加号</w:delText>
        </w:r>
      </w:del>
      <w:del w:id="1573" w:author="sc" w:date="2018-08-02T20:01:49Z">
        <w:r>
          <w:rPr/>
          <w:tab/>
        </w:r>
      </w:del>
      <w:del w:id="1574" w:author="sc" w:date="2018-08-02T20:01:49Z">
        <w:r>
          <w:rPr/>
          <w:fldChar w:fldCharType="begin"/>
        </w:r>
      </w:del>
      <w:del w:id="1575" w:author="sc" w:date="2018-08-02T20:01:49Z">
        <w:r>
          <w:rPr/>
          <w:delInstrText xml:space="preserve"> PAGEREF _Toc124142933 </w:delInstrText>
        </w:r>
      </w:del>
      <w:del w:id="1576" w:author="sc" w:date="2018-08-02T20:01:49Z">
        <w:r>
          <w:rPr/>
          <w:fldChar w:fldCharType="separate"/>
        </w:r>
      </w:del>
      <w:del w:id="1577" w:author="sc" w:date="2018-08-02T20:01:49Z">
        <w:r>
          <w:rPr/>
          <w:delText>88</w:delText>
        </w:r>
      </w:del>
      <w:del w:id="1578" w:author="sc" w:date="2018-08-02T20:01:49Z">
        <w:r>
          <w:rPr/>
          <w:fldChar w:fldCharType="end"/>
        </w:r>
      </w:del>
      <w:del w:id="1579" w:author="sc" w:date="2018-08-02T20:01:49Z">
        <w:r>
          <w:rPr>
            <w:rFonts w:ascii="SimSun" w:hAnsi="SimSun"/>
            <w:szCs w:val="36"/>
          </w:rPr>
          <w:fldChar w:fldCharType="end"/>
        </w:r>
      </w:del>
    </w:p>
    <w:p>
      <w:pPr>
        <w:pStyle w:val="22"/>
        <w:tabs>
          <w:tab w:val="right" w:leader="dot" w:pos="8306"/>
        </w:tabs>
        <w:rPr>
          <w:del w:id="1580" w:author="sc" w:date="2018-08-02T20:01:49Z"/>
        </w:rPr>
      </w:pPr>
      <w:del w:id="1581" w:author="sc" w:date="2018-08-02T20:01:49Z">
        <w:r>
          <w:rPr>
            <w:rFonts w:ascii="SimSun" w:hAnsi="SimSun"/>
            <w:szCs w:val="36"/>
          </w:rPr>
          <w:fldChar w:fldCharType="begin"/>
        </w:r>
      </w:del>
      <w:del w:id="1582" w:author="sc" w:date="2018-08-02T20:01:49Z">
        <w:r>
          <w:rPr>
            <w:rFonts w:ascii="SimSun" w:hAnsi="SimSun"/>
            <w:szCs w:val="36"/>
          </w:rPr>
          <w:delInstrText xml:space="preserve"> HYPERLINK \l _Toc1449173182 </w:delInstrText>
        </w:r>
      </w:del>
      <w:del w:id="1583" w:author="sc" w:date="2018-08-02T20:01:49Z">
        <w:r>
          <w:rPr>
            <w:rFonts w:ascii="SimSun" w:hAnsi="SimSun"/>
            <w:szCs w:val="36"/>
          </w:rPr>
          <w:fldChar w:fldCharType="separate"/>
        </w:r>
      </w:del>
      <w:del w:id="1584" w:author="sc" w:date="2018-08-02T20:01:49Z">
        <w:r>
          <w:rPr/>
          <w:delText xml:space="preserve">15.42 </w:delText>
        </w:r>
      </w:del>
      <w:del w:id="1585" w:author="sc" w:date="2018-08-02T20:01:49Z">
        <w:r>
          <w:rPr>
            <w:rFonts w:hint="eastAsia"/>
            <w:shd w:val="clear" w:color="auto" w:fill="FFFFFF"/>
          </w:rPr>
          <w:delText>无限循环递归将加入代码检测</w:delText>
        </w:r>
      </w:del>
      <w:del w:id="1586" w:author="sc" w:date="2018-08-02T20:01:49Z">
        <w:r>
          <w:rPr/>
          <w:tab/>
        </w:r>
      </w:del>
      <w:del w:id="1587" w:author="sc" w:date="2018-08-02T20:01:49Z">
        <w:r>
          <w:rPr/>
          <w:fldChar w:fldCharType="begin"/>
        </w:r>
      </w:del>
      <w:del w:id="1588" w:author="sc" w:date="2018-08-02T20:01:49Z">
        <w:r>
          <w:rPr/>
          <w:delInstrText xml:space="preserve"> PAGEREF _Toc1449173182 </w:delInstrText>
        </w:r>
      </w:del>
      <w:del w:id="1589" w:author="sc" w:date="2018-08-02T20:01:49Z">
        <w:r>
          <w:rPr/>
          <w:fldChar w:fldCharType="separate"/>
        </w:r>
      </w:del>
      <w:del w:id="1590" w:author="sc" w:date="2018-08-02T20:01:49Z">
        <w:r>
          <w:rPr/>
          <w:delText>88</w:delText>
        </w:r>
      </w:del>
      <w:del w:id="1591" w:author="sc" w:date="2018-08-02T20:01:49Z">
        <w:r>
          <w:rPr/>
          <w:fldChar w:fldCharType="end"/>
        </w:r>
      </w:del>
      <w:del w:id="1592" w:author="sc" w:date="2018-08-02T20:01:49Z">
        <w:r>
          <w:rPr>
            <w:rFonts w:ascii="SimSun" w:hAnsi="SimSun"/>
            <w:szCs w:val="36"/>
          </w:rPr>
          <w:fldChar w:fldCharType="end"/>
        </w:r>
      </w:del>
    </w:p>
    <w:p>
      <w:pPr>
        <w:pStyle w:val="22"/>
        <w:tabs>
          <w:tab w:val="right" w:leader="dot" w:pos="8306"/>
        </w:tabs>
        <w:rPr>
          <w:del w:id="1593" w:author="sc" w:date="2018-08-02T20:01:49Z"/>
        </w:rPr>
      </w:pPr>
      <w:del w:id="1594" w:author="sc" w:date="2018-08-02T20:01:49Z">
        <w:r>
          <w:rPr>
            <w:rFonts w:ascii="SimSun" w:hAnsi="SimSun"/>
            <w:szCs w:val="36"/>
          </w:rPr>
          <w:fldChar w:fldCharType="begin"/>
        </w:r>
      </w:del>
      <w:del w:id="1595" w:author="sc" w:date="2018-08-02T20:01:49Z">
        <w:r>
          <w:rPr>
            <w:rFonts w:ascii="SimSun" w:hAnsi="SimSun"/>
            <w:szCs w:val="36"/>
          </w:rPr>
          <w:delInstrText xml:space="preserve"> HYPERLINK \l _Toc585347287 </w:delInstrText>
        </w:r>
      </w:del>
      <w:del w:id="1596" w:author="sc" w:date="2018-08-02T20:01:49Z">
        <w:r>
          <w:rPr>
            <w:rFonts w:ascii="SimSun" w:hAnsi="SimSun"/>
            <w:szCs w:val="36"/>
          </w:rPr>
          <w:fldChar w:fldCharType="separate"/>
        </w:r>
      </w:del>
      <w:del w:id="1597" w:author="sc" w:date="2018-08-02T20:01:49Z">
        <w:r>
          <w:rPr>
            <w:shd w:val="clear" w:fill="FFFFFF"/>
          </w:rPr>
          <w:delText xml:space="preserve">15.43 </w:delText>
        </w:r>
      </w:del>
      <w:del w:id="1598" w:author="sc" w:date="2018-08-02T20:01:49Z">
        <w:r>
          <w:rPr>
            <w:rFonts w:hint="eastAsia"/>
            <w:shd w:val="clear" w:color="auto" w:fill="FFFFFF"/>
          </w:rPr>
          <w:delText>父类强转子类加入代码检测</w:delText>
        </w:r>
      </w:del>
      <w:del w:id="1599" w:author="sc" w:date="2018-08-02T20:01:49Z">
        <w:r>
          <w:rPr/>
          <w:tab/>
        </w:r>
      </w:del>
      <w:del w:id="1600" w:author="sc" w:date="2018-08-02T20:01:49Z">
        <w:r>
          <w:rPr/>
          <w:fldChar w:fldCharType="begin"/>
        </w:r>
      </w:del>
      <w:del w:id="1601" w:author="sc" w:date="2018-08-02T20:01:49Z">
        <w:r>
          <w:rPr/>
          <w:delInstrText xml:space="preserve"> PAGEREF _Toc585347287 </w:delInstrText>
        </w:r>
      </w:del>
      <w:del w:id="1602" w:author="sc" w:date="2018-08-02T20:01:49Z">
        <w:r>
          <w:rPr/>
          <w:fldChar w:fldCharType="separate"/>
        </w:r>
      </w:del>
      <w:del w:id="1603" w:author="sc" w:date="2018-08-02T20:01:49Z">
        <w:r>
          <w:rPr/>
          <w:delText>88</w:delText>
        </w:r>
      </w:del>
      <w:del w:id="1604" w:author="sc" w:date="2018-08-02T20:01:49Z">
        <w:r>
          <w:rPr/>
          <w:fldChar w:fldCharType="end"/>
        </w:r>
      </w:del>
      <w:del w:id="1605" w:author="sc" w:date="2018-08-02T20:01:49Z">
        <w:r>
          <w:rPr>
            <w:rFonts w:ascii="SimSun" w:hAnsi="SimSun"/>
            <w:szCs w:val="36"/>
          </w:rPr>
          <w:fldChar w:fldCharType="end"/>
        </w:r>
      </w:del>
    </w:p>
    <w:p>
      <w:pPr>
        <w:pStyle w:val="22"/>
        <w:tabs>
          <w:tab w:val="right" w:leader="dot" w:pos="8306"/>
        </w:tabs>
        <w:rPr>
          <w:del w:id="1606" w:author="sc" w:date="2018-08-02T20:01:49Z"/>
        </w:rPr>
      </w:pPr>
      <w:del w:id="1607" w:author="sc" w:date="2018-08-02T20:01:49Z">
        <w:r>
          <w:rPr>
            <w:rFonts w:ascii="SimSun" w:hAnsi="SimSun"/>
            <w:szCs w:val="36"/>
          </w:rPr>
          <w:fldChar w:fldCharType="begin"/>
        </w:r>
      </w:del>
      <w:del w:id="1608" w:author="sc" w:date="2018-08-02T20:01:49Z">
        <w:r>
          <w:rPr>
            <w:rFonts w:ascii="SimSun" w:hAnsi="SimSun"/>
            <w:szCs w:val="36"/>
          </w:rPr>
          <w:delInstrText xml:space="preserve"> HYPERLINK \l _Toc1694961442 </w:delInstrText>
        </w:r>
      </w:del>
      <w:del w:id="1609" w:author="sc" w:date="2018-08-02T20:01:49Z">
        <w:r>
          <w:rPr>
            <w:rFonts w:ascii="SimSun" w:hAnsi="SimSun"/>
            <w:szCs w:val="36"/>
          </w:rPr>
          <w:fldChar w:fldCharType="separate"/>
        </w:r>
      </w:del>
      <w:del w:id="1610" w:author="sc" w:date="2018-08-02T20:01:49Z">
        <w:r>
          <w:rPr/>
          <w:delText xml:space="preserve">15.44 </w:delText>
        </w:r>
      </w:del>
      <w:del w:id="1611" w:author="sc" w:date="2018-08-02T20:01:49Z">
        <w:r>
          <w:rPr>
            <w:rFonts w:hint="eastAsia"/>
          </w:rPr>
          <w:delText>空引用加入代码检测</w:delText>
        </w:r>
      </w:del>
      <w:del w:id="1612" w:author="sc" w:date="2018-08-02T20:01:49Z">
        <w:r>
          <w:rPr/>
          <w:tab/>
        </w:r>
      </w:del>
      <w:del w:id="1613" w:author="sc" w:date="2018-08-02T20:01:49Z">
        <w:r>
          <w:rPr/>
          <w:fldChar w:fldCharType="begin"/>
        </w:r>
      </w:del>
      <w:del w:id="1614" w:author="sc" w:date="2018-08-02T20:01:49Z">
        <w:r>
          <w:rPr/>
          <w:delInstrText xml:space="preserve"> PAGEREF _Toc1694961442 </w:delInstrText>
        </w:r>
      </w:del>
      <w:del w:id="1615" w:author="sc" w:date="2018-08-02T20:01:49Z">
        <w:r>
          <w:rPr/>
          <w:fldChar w:fldCharType="separate"/>
        </w:r>
      </w:del>
      <w:del w:id="1616" w:author="sc" w:date="2018-08-02T20:01:49Z">
        <w:r>
          <w:rPr/>
          <w:delText>88</w:delText>
        </w:r>
      </w:del>
      <w:del w:id="1617" w:author="sc" w:date="2018-08-02T20:01:49Z">
        <w:r>
          <w:rPr/>
          <w:fldChar w:fldCharType="end"/>
        </w:r>
      </w:del>
      <w:del w:id="1618" w:author="sc" w:date="2018-08-02T20:01:49Z">
        <w:r>
          <w:rPr>
            <w:rFonts w:ascii="SimSun" w:hAnsi="SimSun"/>
            <w:szCs w:val="36"/>
          </w:rPr>
          <w:fldChar w:fldCharType="end"/>
        </w:r>
      </w:del>
    </w:p>
    <w:p>
      <w:pPr>
        <w:pStyle w:val="22"/>
        <w:tabs>
          <w:tab w:val="right" w:leader="dot" w:pos="8306"/>
        </w:tabs>
        <w:rPr>
          <w:del w:id="1619" w:author="sc" w:date="2018-08-02T20:01:49Z"/>
        </w:rPr>
      </w:pPr>
      <w:del w:id="1620" w:author="sc" w:date="2018-08-02T20:01:49Z">
        <w:r>
          <w:rPr>
            <w:rFonts w:ascii="SimSun" w:hAnsi="SimSun"/>
            <w:szCs w:val="36"/>
          </w:rPr>
          <w:fldChar w:fldCharType="begin"/>
        </w:r>
      </w:del>
      <w:del w:id="1621" w:author="sc" w:date="2018-08-02T20:01:49Z">
        <w:r>
          <w:rPr>
            <w:rFonts w:ascii="SimSun" w:hAnsi="SimSun"/>
            <w:szCs w:val="36"/>
          </w:rPr>
          <w:delInstrText xml:space="preserve"> HYPERLINK \l _Toc656589081 </w:delInstrText>
        </w:r>
      </w:del>
      <w:del w:id="1622" w:author="sc" w:date="2018-08-02T20:01:49Z">
        <w:r>
          <w:rPr>
            <w:rFonts w:ascii="SimSun" w:hAnsi="SimSun"/>
            <w:szCs w:val="36"/>
          </w:rPr>
          <w:fldChar w:fldCharType="separate"/>
        </w:r>
      </w:del>
      <w:del w:id="1623" w:author="sc" w:date="2018-08-02T20:01:49Z">
        <w:r>
          <w:rPr/>
          <w:delText xml:space="preserve">15.45 </w:delText>
        </w:r>
      </w:del>
      <w:del w:id="1624" w:author="sc" w:date="2018-08-02T20:01:49Z">
        <w:r>
          <w:rPr>
            <w:rFonts w:hint="eastAsia"/>
          </w:rPr>
          <w:delText>奇数的正确判断方式</w:delText>
        </w:r>
      </w:del>
      <w:del w:id="1625" w:author="sc" w:date="2018-08-02T20:01:49Z">
        <w:r>
          <w:rPr/>
          <w:tab/>
        </w:r>
      </w:del>
      <w:del w:id="1626" w:author="sc" w:date="2018-08-02T20:01:49Z">
        <w:r>
          <w:rPr/>
          <w:fldChar w:fldCharType="begin"/>
        </w:r>
      </w:del>
      <w:del w:id="1627" w:author="sc" w:date="2018-08-02T20:01:49Z">
        <w:r>
          <w:rPr/>
          <w:delInstrText xml:space="preserve"> PAGEREF _Toc656589081 </w:delInstrText>
        </w:r>
      </w:del>
      <w:del w:id="1628" w:author="sc" w:date="2018-08-02T20:01:49Z">
        <w:r>
          <w:rPr/>
          <w:fldChar w:fldCharType="separate"/>
        </w:r>
      </w:del>
      <w:del w:id="1629" w:author="sc" w:date="2018-08-02T20:01:49Z">
        <w:r>
          <w:rPr/>
          <w:delText>89</w:delText>
        </w:r>
      </w:del>
      <w:del w:id="1630" w:author="sc" w:date="2018-08-02T20:01:49Z">
        <w:r>
          <w:rPr/>
          <w:fldChar w:fldCharType="end"/>
        </w:r>
      </w:del>
      <w:del w:id="1631" w:author="sc" w:date="2018-08-02T20:01:49Z">
        <w:r>
          <w:rPr>
            <w:rFonts w:ascii="SimSun" w:hAnsi="SimSun"/>
            <w:szCs w:val="36"/>
          </w:rPr>
          <w:fldChar w:fldCharType="end"/>
        </w:r>
      </w:del>
    </w:p>
    <w:p>
      <w:pPr>
        <w:pStyle w:val="22"/>
        <w:tabs>
          <w:tab w:val="right" w:leader="dot" w:pos="8306"/>
        </w:tabs>
        <w:rPr>
          <w:del w:id="1632" w:author="sc" w:date="2018-08-02T20:01:49Z"/>
        </w:rPr>
      </w:pPr>
      <w:del w:id="1633" w:author="sc" w:date="2018-08-02T20:01:49Z">
        <w:r>
          <w:rPr>
            <w:rFonts w:ascii="SimSun" w:hAnsi="SimSun"/>
            <w:szCs w:val="36"/>
          </w:rPr>
          <w:fldChar w:fldCharType="begin"/>
        </w:r>
      </w:del>
      <w:del w:id="1634" w:author="sc" w:date="2018-08-02T20:01:49Z">
        <w:r>
          <w:rPr>
            <w:rFonts w:ascii="SimSun" w:hAnsi="SimSun"/>
            <w:szCs w:val="36"/>
          </w:rPr>
          <w:delInstrText xml:space="preserve"> HYPERLINK \l _Toc1202306825 </w:delInstrText>
        </w:r>
      </w:del>
      <w:del w:id="1635" w:author="sc" w:date="2018-08-02T20:01:49Z">
        <w:r>
          <w:rPr>
            <w:rFonts w:ascii="SimSun" w:hAnsi="SimSun"/>
            <w:szCs w:val="36"/>
          </w:rPr>
          <w:fldChar w:fldCharType="separate"/>
        </w:r>
      </w:del>
      <w:del w:id="1636" w:author="sc" w:date="2018-08-02T20:01:49Z">
        <w:r>
          <w:rPr/>
          <w:delText xml:space="preserve">15.46 </w:delText>
        </w:r>
      </w:del>
      <w:del w:id="1637" w:author="sc" w:date="2018-08-02T20:01:49Z">
        <w:r>
          <w:rPr>
            <w:rFonts w:hint="eastAsia"/>
          </w:rPr>
          <w:delText>整型计算转DOUBLE</w:delText>
        </w:r>
      </w:del>
      <w:del w:id="1638" w:author="sc" w:date="2018-08-02T20:01:49Z">
        <w:r>
          <w:rPr/>
          <w:tab/>
        </w:r>
      </w:del>
      <w:del w:id="1639" w:author="sc" w:date="2018-08-02T20:01:49Z">
        <w:r>
          <w:rPr/>
          <w:fldChar w:fldCharType="begin"/>
        </w:r>
      </w:del>
      <w:del w:id="1640" w:author="sc" w:date="2018-08-02T20:01:49Z">
        <w:r>
          <w:rPr/>
          <w:delInstrText xml:space="preserve"> PAGEREF _Toc1202306825 </w:delInstrText>
        </w:r>
      </w:del>
      <w:del w:id="1641" w:author="sc" w:date="2018-08-02T20:01:49Z">
        <w:r>
          <w:rPr/>
          <w:fldChar w:fldCharType="separate"/>
        </w:r>
      </w:del>
      <w:del w:id="1642" w:author="sc" w:date="2018-08-02T20:01:49Z">
        <w:r>
          <w:rPr/>
          <w:delText>89</w:delText>
        </w:r>
      </w:del>
      <w:del w:id="1643" w:author="sc" w:date="2018-08-02T20:01:49Z">
        <w:r>
          <w:rPr/>
          <w:fldChar w:fldCharType="end"/>
        </w:r>
      </w:del>
      <w:del w:id="1644" w:author="sc" w:date="2018-08-02T20:01:49Z">
        <w:r>
          <w:rPr>
            <w:rFonts w:ascii="SimSun" w:hAnsi="SimSun"/>
            <w:szCs w:val="36"/>
          </w:rPr>
          <w:fldChar w:fldCharType="end"/>
        </w:r>
      </w:del>
    </w:p>
    <w:p>
      <w:pPr>
        <w:pStyle w:val="22"/>
        <w:tabs>
          <w:tab w:val="right" w:leader="dot" w:pos="8306"/>
        </w:tabs>
        <w:rPr>
          <w:del w:id="1645" w:author="sc" w:date="2018-08-02T20:01:49Z"/>
        </w:rPr>
      </w:pPr>
      <w:del w:id="1646" w:author="sc" w:date="2018-08-02T20:01:49Z">
        <w:r>
          <w:rPr>
            <w:rFonts w:ascii="SimSun" w:hAnsi="SimSun"/>
            <w:szCs w:val="36"/>
          </w:rPr>
          <w:fldChar w:fldCharType="begin"/>
        </w:r>
      </w:del>
      <w:del w:id="1647" w:author="sc" w:date="2018-08-02T20:01:49Z">
        <w:r>
          <w:rPr>
            <w:rFonts w:ascii="SimSun" w:hAnsi="SimSun"/>
            <w:szCs w:val="36"/>
          </w:rPr>
          <w:delInstrText xml:space="preserve"> HYPERLINK \l _Toc2127476070 </w:delInstrText>
        </w:r>
      </w:del>
      <w:del w:id="1648" w:author="sc" w:date="2018-08-02T20:01:49Z">
        <w:r>
          <w:rPr>
            <w:rFonts w:ascii="SimSun" w:hAnsi="SimSun"/>
            <w:szCs w:val="36"/>
          </w:rPr>
          <w:fldChar w:fldCharType="separate"/>
        </w:r>
      </w:del>
      <w:del w:id="1649" w:author="sc" w:date="2018-08-02T20:01:49Z">
        <w:r>
          <w:rPr>
            <w:shd w:val="clear" w:fill="FFFFFF"/>
          </w:rPr>
          <w:delText xml:space="preserve">15.47 </w:delText>
        </w:r>
      </w:del>
      <w:del w:id="1650" w:author="sc" w:date="2018-08-02T20:01:49Z">
        <w:r>
          <w:rPr>
            <w:rFonts w:hint="eastAsia"/>
            <w:shd w:val="clear" w:color="auto" w:fill="FFFFFF"/>
          </w:rPr>
          <w:delText>equals()在调用前检查是否为NULL</w:delText>
        </w:r>
      </w:del>
      <w:del w:id="1651" w:author="sc" w:date="2018-08-02T20:01:49Z">
        <w:r>
          <w:rPr/>
          <w:tab/>
        </w:r>
      </w:del>
      <w:del w:id="1652" w:author="sc" w:date="2018-08-02T20:01:49Z">
        <w:r>
          <w:rPr/>
          <w:fldChar w:fldCharType="begin"/>
        </w:r>
      </w:del>
      <w:del w:id="1653" w:author="sc" w:date="2018-08-02T20:01:49Z">
        <w:r>
          <w:rPr/>
          <w:delInstrText xml:space="preserve"> PAGEREF _Toc2127476070 </w:delInstrText>
        </w:r>
      </w:del>
      <w:del w:id="1654" w:author="sc" w:date="2018-08-02T20:01:49Z">
        <w:r>
          <w:rPr/>
          <w:fldChar w:fldCharType="separate"/>
        </w:r>
      </w:del>
      <w:del w:id="1655" w:author="sc" w:date="2018-08-02T20:01:49Z">
        <w:r>
          <w:rPr/>
          <w:delText>89</w:delText>
        </w:r>
      </w:del>
      <w:del w:id="1656" w:author="sc" w:date="2018-08-02T20:01:49Z">
        <w:r>
          <w:rPr/>
          <w:fldChar w:fldCharType="end"/>
        </w:r>
      </w:del>
      <w:del w:id="1657" w:author="sc" w:date="2018-08-02T20:01:49Z">
        <w:r>
          <w:rPr>
            <w:rFonts w:ascii="SimSun" w:hAnsi="SimSun"/>
            <w:szCs w:val="36"/>
          </w:rPr>
          <w:fldChar w:fldCharType="end"/>
        </w:r>
      </w:del>
    </w:p>
    <w:p>
      <w:pPr>
        <w:pStyle w:val="22"/>
        <w:tabs>
          <w:tab w:val="right" w:leader="dot" w:pos="8306"/>
        </w:tabs>
        <w:rPr>
          <w:del w:id="1658" w:author="sc" w:date="2018-08-02T20:01:49Z"/>
        </w:rPr>
      </w:pPr>
      <w:del w:id="1659" w:author="sc" w:date="2018-08-02T20:01:49Z">
        <w:r>
          <w:rPr>
            <w:rFonts w:ascii="SimSun" w:hAnsi="SimSun"/>
            <w:szCs w:val="36"/>
          </w:rPr>
          <w:fldChar w:fldCharType="begin"/>
        </w:r>
      </w:del>
      <w:del w:id="1660" w:author="sc" w:date="2018-08-02T20:01:49Z">
        <w:r>
          <w:rPr>
            <w:rFonts w:ascii="SimSun" w:hAnsi="SimSun"/>
            <w:szCs w:val="36"/>
          </w:rPr>
          <w:delInstrText xml:space="preserve"> HYPERLINK \l _Toc1231176267 </w:delInstrText>
        </w:r>
      </w:del>
      <w:del w:id="1661" w:author="sc" w:date="2018-08-02T20:01:49Z">
        <w:r>
          <w:rPr>
            <w:rFonts w:ascii="SimSun" w:hAnsi="SimSun"/>
            <w:szCs w:val="36"/>
          </w:rPr>
          <w:fldChar w:fldCharType="separate"/>
        </w:r>
      </w:del>
      <w:del w:id="1662" w:author="sc" w:date="2018-08-02T20:01:49Z">
        <w:r>
          <w:rPr>
            <w:shd w:val="clear" w:fill="FFFFFF"/>
          </w:rPr>
          <w:delText xml:space="preserve">15.48 </w:delText>
        </w:r>
      </w:del>
      <w:del w:id="1663" w:author="sc" w:date="2018-08-02T20:01:49Z">
        <w:r>
          <w:rPr>
            <w:shd w:val="clear" w:color="auto" w:fill="FFFFFF"/>
          </w:rPr>
          <w:delText>集合清空方式</w:delText>
        </w:r>
      </w:del>
      <w:del w:id="1664" w:author="sc" w:date="2018-08-02T20:01:49Z">
        <w:r>
          <w:rPr/>
          <w:tab/>
        </w:r>
      </w:del>
      <w:del w:id="1665" w:author="sc" w:date="2018-08-02T20:01:49Z">
        <w:r>
          <w:rPr/>
          <w:fldChar w:fldCharType="begin"/>
        </w:r>
      </w:del>
      <w:del w:id="1666" w:author="sc" w:date="2018-08-02T20:01:49Z">
        <w:r>
          <w:rPr/>
          <w:delInstrText xml:space="preserve"> PAGEREF _Toc1231176267 </w:delInstrText>
        </w:r>
      </w:del>
      <w:del w:id="1667" w:author="sc" w:date="2018-08-02T20:01:49Z">
        <w:r>
          <w:rPr/>
          <w:fldChar w:fldCharType="separate"/>
        </w:r>
      </w:del>
      <w:del w:id="1668" w:author="sc" w:date="2018-08-02T20:01:49Z">
        <w:r>
          <w:rPr/>
          <w:delText>89</w:delText>
        </w:r>
      </w:del>
      <w:del w:id="1669" w:author="sc" w:date="2018-08-02T20:01:49Z">
        <w:r>
          <w:rPr/>
          <w:fldChar w:fldCharType="end"/>
        </w:r>
      </w:del>
      <w:del w:id="1670" w:author="sc" w:date="2018-08-02T20:01:49Z">
        <w:r>
          <w:rPr>
            <w:rFonts w:ascii="SimSun" w:hAnsi="SimSun"/>
            <w:szCs w:val="36"/>
          </w:rPr>
          <w:fldChar w:fldCharType="end"/>
        </w:r>
      </w:del>
    </w:p>
    <w:p>
      <w:pPr>
        <w:pStyle w:val="22"/>
        <w:tabs>
          <w:tab w:val="right" w:leader="dot" w:pos="8306"/>
        </w:tabs>
        <w:rPr>
          <w:del w:id="1671" w:author="sc" w:date="2018-08-02T20:01:49Z"/>
        </w:rPr>
      </w:pPr>
      <w:del w:id="1672" w:author="sc" w:date="2018-08-02T20:01:49Z">
        <w:r>
          <w:rPr>
            <w:rFonts w:ascii="SimSun" w:hAnsi="SimSun"/>
            <w:szCs w:val="36"/>
          </w:rPr>
          <w:fldChar w:fldCharType="begin"/>
        </w:r>
      </w:del>
      <w:del w:id="1673" w:author="sc" w:date="2018-08-02T20:01:49Z">
        <w:r>
          <w:rPr>
            <w:rFonts w:ascii="SimSun" w:hAnsi="SimSun"/>
            <w:szCs w:val="36"/>
          </w:rPr>
          <w:delInstrText xml:space="preserve"> HYPERLINK \l _Toc541945340 </w:delInstrText>
        </w:r>
      </w:del>
      <w:del w:id="1674" w:author="sc" w:date="2018-08-02T20:01:49Z">
        <w:r>
          <w:rPr>
            <w:rFonts w:ascii="SimSun" w:hAnsi="SimSun"/>
            <w:szCs w:val="36"/>
          </w:rPr>
          <w:fldChar w:fldCharType="separate"/>
        </w:r>
      </w:del>
      <w:del w:id="1675" w:author="sc" w:date="2018-08-02T20:01:49Z">
        <w:r>
          <w:rPr>
            <w:shd w:val="clear" w:fill="FFFFFF"/>
          </w:rPr>
          <w:delText xml:space="preserve">15.49 </w:delText>
        </w:r>
      </w:del>
      <w:del w:id="1676" w:author="sc" w:date="2018-08-02T20:01:49Z">
        <w:r>
          <w:rPr>
            <w:rFonts w:hint="eastAsia"/>
            <w:shd w:val="clear" w:color="auto" w:fill="FFFFFF"/>
          </w:rPr>
          <w:delText>重写Eqlues方法 必须同时重写hashCode方法</w:delText>
        </w:r>
      </w:del>
      <w:del w:id="1677" w:author="sc" w:date="2018-08-02T20:01:49Z">
        <w:r>
          <w:rPr/>
          <w:tab/>
        </w:r>
      </w:del>
      <w:del w:id="1678" w:author="sc" w:date="2018-08-02T20:01:49Z">
        <w:r>
          <w:rPr/>
          <w:fldChar w:fldCharType="begin"/>
        </w:r>
      </w:del>
      <w:del w:id="1679" w:author="sc" w:date="2018-08-02T20:01:49Z">
        <w:r>
          <w:rPr/>
          <w:delInstrText xml:space="preserve"> PAGEREF _Toc541945340 </w:delInstrText>
        </w:r>
      </w:del>
      <w:del w:id="1680" w:author="sc" w:date="2018-08-02T20:01:49Z">
        <w:r>
          <w:rPr/>
          <w:fldChar w:fldCharType="separate"/>
        </w:r>
      </w:del>
      <w:del w:id="1681" w:author="sc" w:date="2018-08-02T20:01:49Z">
        <w:r>
          <w:rPr/>
          <w:delText>89</w:delText>
        </w:r>
      </w:del>
      <w:del w:id="1682" w:author="sc" w:date="2018-08-02T20:01:49Z">
        <w:r>
          <w:rPr/>
          <w:fldChar w:fldCharType="end"/>
        </w:r>
      </w:del>
      <w:del w:id="1683" w:author="sc" w:date="2018-08-02T20:01:49Z">
        <w:r>
          <w:rPr>
            <w:rFonts w:ascii="SimSun" w:hAnsi="SimSun"/>
            <w:szCs w:val="36"/>
          </w:rPr>
          <w:fldChar w:fldCharType="end"/>
        </w:r>
      </w:del>
    </w:p>
    <w:p>
      <w:pPr>
        <w:pStyle w:val="22"/>
        <w:tabs>
          <w:tab w:val="right" w:leader="dot" w:pos="8306"/>
        </w:tabs>
        <w:rPr>
          <w:del w:id="1684" w:author="sc" w:date="2018-08-02T20:01:49Z"/>
        </w:rPr>
      </w:pPr>
      <w:del w:id="1685" w:author="sc" w:date="2018-08-02T20:01:49Z">
        <w:r>
          <w:rPr>
            <w:rFonts w:ascii="SimSun" w:hAnsi="SimSun"/>
            <w:szCs w:val="36"/>
          </w:rPr>
          <w:fldChar w:fldCharType="begin"/>
        </w:r>
      </w:del>
      <w:del w:id="1686" w:author="sc" w:date="2018-08-02T20:01:49Z">
        <w:r>
          <w:rPr>
            <w:rFonts w:ascii="SimSun" w:hAnsi="SimSun"/>
            <w:szCs w:val="36"/>
          </w:rPr>
          <w:delInstrText xml:space="preserve"> HYPERLINK \l _Toc1665900327 </w:delInstrText>
        </w:r>
      </w:del>
      <w:del w:id="1687" w:author="sc" w:date="2018-08-02T20:01:49Z">
        <w:r>
          <w:rPr>
            <w:rFonts w:ascii="SimSun" w:hAnsi="SimSun"/>
            <w:szCs w:val="36"/>
          </w:rPr>
          <w:fldChar w:fldCharType="separate"/>
        </w:r>
      </w:del>
      <w:del w:id="1688" w:author="sc" w:date="2018-08-02T20:01:49Z">
        <w:r>
          <w:rPr/>
          <w:delText xml:space="preserve">15.50 </w:delText>
        </w:r>
      </w:del>
      <w:del w:id="1689" w:author="sc" w:date="2018-08-02T20:01:49Z">
        <w:r>
          <w:rPr>
            <w:rFonts w:hint="eastAsia"/>
            <w:shd w:val="clear" w:color="auto" w:fill="FFFFFF"/>
          </w:rPr>
          <w:delText>serialVersionUID 必须是final的</w:delText>
        </w:r>
      </w:del>
      <w:del w:id="1690" w:author="sc" w:date="2018-08-02T20:01:49Z">
        <w:r>
          <w:rPr/>
          <w:tab/>
        </w:r>
      </w:del>
      <w:del w:id="1691" w:author="sc" w:date="2018-08-02T20:01:49Z">
        <w:r>
          <w:rPr/>
          <w:fldChar w:fldCharType="begin"/>
        </w:r>
      </w:del>
      <w:del w:id="1692" w:author="sc" w:date="2018-08-02T20:01:49Z">
        <w:r>
          <w:rPr/>
          <w:delInstrText xml:space="preserve"> PAGEREF _Toc1665900327 </w:delInstrText>
        </w:r>
      </w:del>
      <w:del w:id="1693" w:author="sc" w:date="2018-08-02T20:01:49Z">
        <w:r>
          <w:rPr/>
          <w:fldChar w:fldCharType="separate"/>
        </w:r>
      </w:del>
      <w:del w:id="1694" w:author="sc" w:date="2018-08-02T20:01:49Z">
        <w:r>
          <w:rPr/>
          <w:delText>89</w:delText>
        </w:r>
      </w:del>
      <w:del w:id="1695" w:author="sc" w:date="2018-08-02T20:01:49Z">
        <w:r>
          <w:rPr/>
          <w:fldChar w:fldCharType="end"/>
        </w:r>
      </w:del>
      <w:del w:id="1696" w:author="sc" w:date="2018-08-02T20:01:49Z">
        <w:r>
          <w:rPr>
            <w:rFonts w:ascii="SimSun" w:hAnsi="SimSun"/>
            <w:szCs w:val="36"/>
          </w:rPr>
          <w:fldChar w:fldCharType="end"/>
        </w:r>
      </w:del>
    </w:p>
    <w:p>
      <w:pPr>
        <w:pStyle w:val="22"/>
        <w:tabs>
          <w:tab w:val="right" w:leader="dot" w:pos="8306"/>
        </w:tabs>
        <w:rPr>
          <w:del w:id="1697" w:author="sc" w:date="2018-08-02T20:01:49Z"/>
        </w:rPr>
      </w:pPr>
      <w:del w:id="1698" w:author="sc" w:date="2018-08-02T20:01:49Z">
        <w:r>
          <w:rPr>
            <w:rFonts w:ascii="SimSun" w:hAnsi="SimSun"/>
            <w:szCs w:val="36"/>
          </w:rPr>
          <w:fldChar w:fldCharType="begin"/>
        </w:r>
      </w:del>
      <w:del w:id="1699" w:author="sc" w:date="2018-08-02T20:01:49Z">
        <w:r>
          <w:rPr>
            <w:rFonts w:ascii="SimSun" w:hAnsi="SimSun"/>
            <w:szCs w:val="36"/>
          </w:rPr>
          <w:delInstrText xml:space="preserve"> HYPERLINK \l _Toc614484836 </w:delInstrText>
        </w:r>
      </w:del>
      <w:del w:id="1700" w:author="sc" w:date="2018-08-02T20:01:49Z">
        <w:r>
          <w:rPr>
            <w:rFonts w:ascii="SimSun" w:hAnsi="SimSun"/>
            <w:szCs w:val="36"/>
          </w:rPr>
          <w:fldChar w:fldCharType="separate"/>
        </w:r>
      </w:del>
      <w:del w:id="1701" w:author="sc" w:date="2018-08-02T20:01:49Z">
        <w:r>
          <w:rPr>
            <w:shd w:val="clear" w:fill="FFFFFF"/>
          </w:rPr>
          <w:delText xml:space="preserve">15.51 </w:delText>
        </w:r>
      </w:del>
      <w:del w:id="1702" w:author="sc" w:date="2018-08-02T20:01:49Z">
        <w:r>
          <w:rPr>
            <w:rFonts w:hint="eastAsia"/>
            <w:shd w:val="clear" w:color="auto" w:fill="FFFFFF"/>
          </w:rPr>
          <w:delText>String的substring方法 参数传0的时候 会返回原值</w:delText>
        </w:r>
      </w:del>
      <w:del w:id="1703" w:author="sc" w:date="2018-08-02T20:01:49Z">
        <w:r>
          <w:rPr/>
          <w:tab/>
        </w:r>
      </w:del>
      <w:del w:id="1704" w:author="sc" w:date="2018-08-02T20:01:49Z">
        <w:r>
          <w:rPr/>
          <w:fldChar w:fldCharType="begin"/>
        </w:r>
      </w:del>
      <w:del w:id="1705" w:author="sc" w:date="2018-08-02T20:01:49Z">
        <w:r>
          <w:rPr/>
          <w:delInstrText xml:space="preserve"> PAGEREF _Toc614484836 </w:delInstrText>
        </w:r>
      </w:del>
      <w:del w:id="1706" w:author="sc" w:date="2018-08-02T20:01:49Z">
        <w:r>
          <w:rPr/>
          <w:fldChar w:fldCharType="separate"/>
        </w:r>
      </w:del>
      <w:del w:id="1707" w:author="sc" w:date="2018-08-02T20:01:49Z">
        <w:r>
          <w:rPr/>
          <w:delText>89</w:delText>
        </w:r>
      </w:del>
      <w:del w:id="1708" w:author="sc" w:date="2018-08-02T20:01:49Z">
        <w:r>
          <w:rPr/>
          <w:fldChar w:fldCharType="end"/>
        </w:r>
      </w:del>
      <w:del w:id="1709" w:author="sc" w:date="2018-08-02T20:01:49Z">
        <w:r>
          <w:rPr>
            <w:rFonts w:ascii="SimSun" w:hAnsi="SimSun"/>
            <w:szCs w:val="36"/>
          </w:rPr>
          <w:fldChar w:fldCharType="end"/>
        </w:r>
      </w:del>
    </w:p>
    <w:p>
      <w:pPr>
        <w:pStyle w:val="22"/>
        <w:tabs>
          <w:tab w:val="right" w:leader="dot" w:pos="8306"/>
        </w:tabs>
        <w:rPr>
          <w:del w:id="1710" w:author="sc" w:date="2018-08-02T20:01:49Z"/>
        </w:rPr>
      </w:pPr>
      <w:del w:id="1711" w:author="sc" w:date="2018-08-02T20:01:49Z">
        <w:r>
          <w:rPr>
            <w:rFonts w:ascii="SimSun" w:hAnsi="SimSun"/>
            <w:szCs w:val="36"/>
          </w:rPr>
          <w:fldChar w:fldCharType="begin"/>
        </w:r>
      </w:del>
      <w:del w:id="1712" w:author="sc" w:date="2018-08-02T20:01:49Z">
        <w:r>
          <w:rPr>
            <w:rFonts w:ascii="SimSun" w:hAnsi="SimSun"/>
            <w:szCs w:val="36"/>
          </w:rPr>
          <w:delInstrText xml:space="preserve"> HYPERLINK \l _Toc1705262762 </w:delInstrText>
        </w:r>
      </w:del>
      <w:del w:id="1713" w:author="sc" w:date="2018-08-02T20:01:49Z">
        <w:r>
          <w:rPr>
            <w:rFonts w:ascii="SimSun" w:hAnsi="SimSun"/>
            <w:szCs w:val="36"/>
          </w:rPr>
          <w:fldChar w:fldCharType="separate"/>
        </w:r>
      </w:del>
      <w:del w:id="1714" w:author="sc" w:date="2018-08-02T20:01:49Z">
        <w:r>
          <w:rPr/>
          <w:delText>15.52 securerandom</w:delText>
        </w:r>
      </w:del>
      <w:del w:id="1715" w:author="sc" w:date="2018-08-02T20:01:49Z">
        <w:r>
          <w:rPr>
            <w:shd w:val="clear" w:color="auto" w:fill="FFFFFF"/>
          </w:rPr>
          <w:delText xml:space="preserve"> 代替Random方法</w:delText>
        </w:r>
      </w:del>
      <w:del w:id="1716" w:author="sc" w:date="2018-08-02T20:01:49Z">
        <w:r>
          <w:rPr/>
          <w:tab/>
        </w:r>
      </w:del>
      <w:del w:id="1717" w:author="sc" w:date="2018-08-02T20:01:49Z">
        <w:r>
          <w:rPr/>
          <w:fldChar w:fldCharType="begin"/>
        </w:r>
      </w:del>
      <w:del w:id="1718" w:author="sc" w:date="2018-08-02T20:01:49Z">
        <w:r>
          <w:rPr/>
          <w:delInstrText xml:space="preserve"> PAGEREF _Toc1705262762 </w:delInstrText>
        </w:r>
      </w:del>
      <w:del w:id="1719" w:author="sc" w:date="2018-08-02T20:01:49Z">
        <w:r>
          <w:rPr/>
          <w:fldChar w:fldCharType="separate"/>
        </w:r>
      </w:del>
      <w:del w:id="1720" w:author="sc" w:date="2018-08-02T20:01:49Z">
        <w:r>
          <w:rPr/>
          <w:delText>90</w:delText>
        </w:r>
      </w:del>
      <w:del w:id="1721" w:author="sc" w:date="2018-08-02T20:01:49Z">
        <w:r>
          <w:rPr/>
          <w:fldChar w:fldCharType="end"/>
        </w:r>
      </w:del>
      <w:del w:id="1722" w:author="sc" w:date="2018-08-02T20:01:49Z">
        <w:r>
          <w:rPr>
            <w:rFonts w:ascii="SimSun" w:hAnsi="SimSun"/>
            <w:szCs w:val="36"/>
          </w:rPr>
          <w:fldChar w:fldCharType="end"/>
        </w:r>
      </w:del>
    </w:p>
    <w:p>
      <w:pPr>
        <w:pStyle w:val="22"/>
        <w:tabs>
          <w:tab w:val="right" w:leader="dot" w:pos="8306"/>
        </w:tabs>
        <w:rPr>
          <w:del w:id="1723" w:author="sc" w:date="2018-08-02T20:01:49Z"/>
        </w:rPr>
      </w:pPr>
      <w:del w:id="1724" w:author="sc" w:date="2018-08-02T20:01:49Z">
        <w:r>
          <w:rPr>
            <w:rFonts w:ascii="SimSun" w:hAnsi="SimSun"/>
            <w:szCs w:val="36"/>
          </w:rPr>
          <w:fldChar w:fldCharType="begin"/>
        </w:r>
      </w:del>
      <w:del w:id="1725" w:author="sc" w:date="2018-08-02T20:01:49Z">
        <w:r>
          <w:rPr>
            <w:rFonts w:ascii="SimSun" w:hAnsi="SimSun"/>
            <w:szCs w:val="36"/>
          </w:rPr>
          <w:delInstrText xml:space="preserve"> HYPERLINK \l _Toc1884505348 </w:delInstrText>
        </w:r>
      </w:del>
      <w:del w:id="1726" w:author="sc" w:date="2018-08-02T20:01:49Z">
        <w:r>
          <w:rPr>
            <w:rFonts w:ascii="SimSun" w:hAnsi="SimSun"/>
            <w:szCs w:val="36"/>
          </w:rPr>
          <w:fldChar w:fldCharType="separate"/>
        </w:r>
      </w:del>
      <w:del w:id="1727" w:author="sc" w:date="2018-08-02T20:01:49Z">
        <w:r>
          <w:rPr>
            <w:shd w:val="clear" w:fill="FFFFFF"/>
          </w:rPr>
          <w:delText xml:space="preserve">15.53 </w:delText>
        </w:r>
      </w:del>
      <w:del w:id="1728" w:author="sc" w:date="2018-08-02T20:01:49Z">
        <w:r>
          <w:rPr>
            <w:rFonts w:hint="eastAsia"/>
            <w:shd w:val="clear" w:color="auto" w:fill="FFFFFF"/>
          </w:rPr>
          <w:delText>String判断使用equals</w:delText>
        </w:r>
      </w:del>
      <w:del w:id="1729" w:author="sc" w:date="2018-08-02T20:01:49Z">
        <w:r>
          <w:rPr/>
          <w:tab/>
        </w:r>
      </w:del>
      <w:del w:id="1730" w:author="sc" w:date="2018-08-02T20:01:49Z">
        <w:r>
          <w:rPr/>
          <w:fldChar w:fldCharType="begin"/>
        </w:r>
      </w:del>
      <w:del w:id="1731" w:author="sc" w:date="2018-08-02T20:01:49Z">
        <w:r>
          <w:rPr/>
          <w:delInstrText xml:space="preserve"> PAGEREF _Toc1884505348 </w:delInstrText>
        </w:r>
      </w:del>
      <w:del w:id="1732" w:author="sc" w:date="2018-08-02T20:01:49Z">
        <w:r>
          <w:rPr/>
          <w:fldChar w:fldCharType="separate"/>
        </w:r>
      </w:del>
      <w:del w:id="1733" w:author="sc" w:date="2018-08-02T20:01:49Z">
        <w:r>
          <w:rPr/>
          <w:delText>90</w:delText>
        </w:r>
      </w:del>
      <w:del w:id="1734" w:author="sc" w:date="2018-08-02T20:01:49Z">
        <w:r>
          <w:rPr/>
          <w:fldChar w:fldCharType="end"/>
        </w:r>
      </w:del>
      <w:del w:id="1735" w:author="sc" w:date="2018-08-02T20:01:49Z">
        <w:r>
          <w:rPr>
            <w:rFonts w:ascii="SimSun" w:hAnsi="SimSun"/>
            <w:szCs w:val="36"/>
          </w:rPr>
          <w:fldChar w:fldCharType="end"/>
        </w:r>
      </w:del>
    </w:p>
    <w:p>
      <w:pPr>
        <w:pStyle w:val="21"/>
        <w:tabs>
          <w:tab w:val="right" w:leader="dot" w:pos="8306"/>
        </w:tabs>
        <w:rPr>
          <w:del w:id="1736" w:author="sc" w:date="2018-08-02T20:01:49Z"/>
        </w:rPr>
      </w:pPr>
      <w:del w:id="1737" w:author="sc" w:date="2018-08-02T20:01:49Z">
        <w:r>
          <w:rPr>
            <w:rFonts w:ascii="SimSun" w:hAnsi="SimSun"/>
            <w:szCs w:val="36"/>
          </w:rPr>
          <w:fldChar w:fldCharType="begin"/>
        </w:r>
      </w:del>
      <w:del w:id="1738" w:author="sc" w:date="2018-08-02T20:01:49Z">
        <w:r>
          <w:rPr>
            <w:rFonts w:ascii="SimSun" w:hAnsi="SimSun"/>
            <w:szCs w:val="36"/>
          </w:rPr>
          <w:delInstrText xml:space="preserve"> HYPERLINK \l _Toc817479794 </w:delInstrText>
        </w:r>
      </w:del>
      <w:del w:id="1739" w:author="sc" w:date="2018-08-02T20:01:49Z">
        <w:r>
          <w:rPr>
            <w:rFonts w:ascii="SimSun" w:hAnsi="SimSun"/>
            <w:szCs w:val="36"/>
          </w:rPr>
          <w:fldChar w:fldCharType="separate"/>
        </w:r>
      </w:del>
      <w:del w:id="1740" w:author="sc" w:date="2018-08-02T20:01:49Z">
        <w:r>
          <w:rPr/>
          <w:delText xml:space="preserve">16 </w:delText>
        </w:r>
      </w:del>
      <w:del w:id="1741" w:author="sc" w:date="2018-08-02T20:01:49Z">
        <w:r>
          <w:rPr>
            <w:rFonts w:hint="eastAsia"/>
          </w:rPr>
          <w:delText>Restful前后端分离开发规范（1.2）</w:delText>
        </w:r>
      </w:del>
      <w:del w:id="1742" w:author="sc" w:date="2018-08-02T20:01:49Z">
        <w:r>
          <w:rPr/>
          <w:tab/>
        </w:r>
      </w:del>
      <w:del w:id="1743" w:author="sc" w:date="2018-08-02T20:01:49Z">
        <w:r>
          <w:rPr/>
          <w:fldChar w:fldCharType="begin"/>
        </w:r>
      </w:del>
      <w:del w:id="1744" w:author="sc" w:date="2018-08-02T20:01:49Z">
        <w:r>
          <w:rPr/>
          <w:delInstrText xml:space="preserve"> PAGEREF _Toc817479794 </w:delInstrText>
        </w:r>
      </w:del>
      <w:del w:id="1745" w:author="sc" w:date="2018-08-02T20:01:49Z">
        <w:r>
          <w:rPr/>
          <w:fldChar w:fldCharType="separate"/>
        </w:r>
      </w:del>
      <w:del w:id="1746" w:author="sc" w:date="2018-08-02T20:01:49Z">
        <w:r>
          <w:rPr/>
          <w:delText>91</w:delText>
        </w:r>
      </w:del>
      <w:del w:id="1747" w:author="sc" w:date="2018-08-02T20:01:49Z">
        <w:r>
          <w:rPr/>
          <w:fldChar w:fldCharType="end"/>
        </w:r>
      </w:del>
      <w:del w:id="1748" w:author="sc" w:date="2018-08-02T20:01:49Z">
        <w:r>
          <w:rPr>
            <w:rFonts w:ascii="SimSun" w:hAnsi="SimSun"/>
            <w:szCs w:val="36"/>
          </w:rPr>
          <w:fldChar w:fldCharType="end"/>
        </w:r>
      </w:del>
    </w:p>
    <w:p>
      <w:pPr>
        <w:pStyle w:val="22"/>
        <w:tabs>
          <w:tab w:val="right" w:leader="dot" w:pos="8306"/>
        </w:tabs>
        <w:rPr>
          <w:del w:id="1749" w:author="sc" w:date="2018-08-02T20:01:49Z"/>
        </w:rPr>
      </w:pPr>
      <w:del w:id="1750" w:author="sc" w:date="2018-08-02T20:01:49Z">
        <w:r>
          <w:rPr>
            <w:rFonts w:ascii="SimSun" w:hAnsi="SimSun"/>
            <w:szCs w:val="36"/>
          </w:rPr>
          <w:fldChar w:fldCharType="begin"/>
        </w:r>
      </w:del>
      <w:del w:id="1751" w:author="sc" w:date="2018-08-02T20:01:49Z">
        <w:r>
          <w:rPr>
            <w:rFonts w:ascii="SimSun" w:hAnsi="SimSun"/>
            <w:szCs w:val="36"/>
          </w:rPr>
          <w:delInstrText xml:space="preserve"> HYPERLINK \l _Toc2143379724 </w:delInstrText>
        </w:r>
      </w:del>
      <w:del w:id="1752" w:author="sc" w:date="2018-08-02T20:01:49Z">
        <w:r>
          <w:rPr>
            <w:rFonts w:ascii="SimSun" w:hAnsi="SimSun"/>
            <w:szCs w:val="36"/>
          </w:rPr>
          <w:fldChar w:fldCharType="separate"/>
        </w:r>
      </w:del>
      <w:del w:id="1753" w:author="sc" w:date="2018-08-02T20:01:49Z">
        <w:r>
          <w:rPr/>
          <w:delText xml:space="preserve">16.1 </w:delText>
        </w:r>
      </w:del>
      <w:del w:id="1754" w:author="sc" w:date="2018-08-02T20:01:49Z">
        <w:r>
          <w:rPr>
            <w:rFonts w:hint="eastAsia"/>
          </w:rPr>
          <w:delText>背景、概述及目标</w:delText>
        </w:r>
      </w:del>
      <w:del w:id="1755" w:author="sc" w:date="2018-08-02T20:01:49Z">
        <w:r>
          <w:rPr/>
          <w:tab/>
        </w:r>
      </w:del>
      <w:del w:id="1756" w:author="sc" w:date="2018-08-02T20:01:49Z">
        <w:r>
          <w:rPr/>
          <w:fldChar w:fldCharType="begin"/>
        </w:r>
      </w:del>
      <w:del w:id="1757" w:author="sc" w:date="2018-08-02T20:01:49Z">
        <w:r>
          <w:rPr/>
          <w:delInstrText xml:space="preserve"> PAGEREF _Toc2143379724 </w:delInstrText>
        </w:r>
      </w:del>
      <w:del w:id="1758" w:author="sc" w:date="2018-08-02T20:01:49Z">
        <w:r>
          <w:rPr/>
          <w:fldChar w:fldCharType="separate"/>
        </w:r>
      </w:del>
      <w:del w:id="1759" w:author="sc" w:date="2018-08-02T20:01:49Z">
        <w:r>
          <w:rPr/>
          <w:delText>92</w:delText>
        </w:r>
      </w:del>
      <w:del w:id="1760" w:author="sc" w:date="2018-08-02T20:01:49Z">
        <w:r>
          <w:rPr/>
          <w:fldChar w:fldCharType="end"/>
        </w:r>
      </w:del>
      <w:del w:id="1761" w:author="sc" w:date="2018-08-02T20:01:49Z">
        <w:r>
          <w:rPr>
            <w:rFonts w:ascii="SimSun" w:hAnsi="SimSun"/>
            <w:szCs w:val="36"/>
          </w:rPr>
          <w:fldChar w:fldCharType="end"/>
        </w:r>
      </w:del>
    </w:p>
    <w:p>
      <w:pPr>
        <w:pStyle w:val="22"/>
        <w:tabs>
          <w:tab w:val="right" w:leader="dot" w:pos="8306"/>
        </w:tabs>
        <w:rPr>
          <w:del w:id="1762" w:author="sc" w:date="2018-08-02T20:01:49Z"/>
        </w:rPr>
      </w:pPr>
      <w:del w:id="1763" w:author="sc" w:date="2018-08-02T20:01:49Z">
        <w:r>
          <w:rPr>
            <w:rFonts w:ascii="SimSun" w:hAnsi="SimSun"/>
            <w:szCs w:val="36"/>
          </w:rPr>
          <w:fldChar w:fldCharType="begin"/>
        </w:r>
      </w:del>
      <w:del w:id="1764" w:author="sc" w:date="2018-08-02T20:01:49Z">
        <w:r>
          <w:rPr>
            <w:rFonts w:ascii="SimSun" w:hAnsi="SimSun"/>
            <w:szCs w:val="36"/>
          </w:rPr>
          <w:delInstrText xml:space="preserve"> HYPERLINK \l _Toc793639883 </w:delInstrText>
        </w:r>
      </w:del>
      <w:del w:id="1765" w:author="sc" w:date="2018-08-02T20:01:49Z">
        <w:r>
          <w:rPr>
            <w:rFonts w:ascii="SimSun" w:hAnsi="SimSun"/>
            <w:szCs w:val="36"/>
          </w:rPr>
          <w:fldChar w:fldCharType="separate"/>
        </w:r>
      </w:del>
      <w:del w:id="1766" w:author="sc" w:date="2018-08-02T20:01:49Z">
        <w:r>
          <w:rPr/>
          <w:delText xml:space="preserve">16.2 </w:delText>
        </w:r>
      </w:del>
      <w:del w:id="1767" w:author="sc" w:date="2018-08-02T20:01:49Z">
        <w:r>
          <w:rPr>
            <w:rFonts w:hint="eastAsia"/>
          </w:rPr>
          <w:delText>基本原则</w:delText>
        </w:r>
      </w:del>
      <w:del w:id="1768" w:author="sc" w:date="2018-08-02T20:01:49Z">
        <w:r>
          <w:rPr/>
          <w:tab/>
        </w:r>
      </w:del>
      <w:del w:id="1769" w:author="sc" w:date="2018-08-02T20:01:49Z">
        <w:r>
          <w:rPr/>
          <w:fldChar w:fldCharType="begin"/>
        </w:r>
      </w:del>
      <w:del w:id="1770" w:author="sc" w:date="2018-08-02T20:01:49Z">
        <w:r>
          <w:rPr/>
          <w:delInstrText xml:space="preserve"> PAGEREF _Toc793639883 </w:delInstrText>
        </w:r>
      </w:del>
      <w:del w:id="1771" w:author="sc" w:date="2018-08-02T20:01:49Z">
        <w:r>
          <w:rPr/>
          <w:fldChar w:fldCharType="separate"/>
        </w:r>
      </w:del>
      <w:del w:id="1772" w:author="sc" w:date="2018-08-02T20:01:49Z">
        <w:r>
          <w:rPr/>
          <w:delText>92</w:delText>
        </w:r>
      </w:del>
      <w:del w:id="1773" w:author="sc" w:date="2018-08-02T20:01:49Z">
        <w:r>
          <w:rPr/>
          <w:fldChar w:fldCharType="end"/>
        </w:r>
      </w:del>
      <w:del w:id="1774" w:author="sc" w:date="2018-08-02T20:01:49Z">
        <w:r>
          <w:rPr>
            <w:rFonts w:ascii="SimSun" w:hAnsi="SimSun"/>
            <w:szCs w:val="36"/>
          </w:rPr>
          <w:fldChar w:fldCharType="end"/>
        </w:r>
      </w:del>
    </w:p>
    <w:p>
      <w:pPr>
        <w:pStyle w:val="22"/>
        <w:tabs>
          <w:tab w:val="right" w:leader="dot" w:pos="8306"/>
        </w:tabs>
        <w:rPr>
          <w:del w:id="1775" w:author="sc" w:date="2018-08-02T20:01:49Z"/>
        </w:rPr>
      </w:pPr>
      <w:del w:id="1776" w:author="sc" w:date="2018-08-02T20:01:49Z">
        <w:r>
          <w:rPr>
            <w:rFonts w:ascii="SimSun" w:hAnsi="SimSun"/>
            <w:szCs w:val="36"/>
          </w:rPr>
          <w:fldChar w:fldCharType="begin"/>
        </w:r>
      </w:del>
      <w:del w:id="1777" w:author="sc" w:date="2018-08-02T20:01:49Z">
        <w:r>
          <w:rPr>
            <w:rFonts w:ascii="SimSun" w:hAnsi="SimSun"/>
            <w:szCs w:val="36"/>
          </w:rPr>
          <w:delInstrText xml:space="preserve"> HYPERLINK \l _Toc2039340173 </w:delInstrText>
        </w:r>
      </w:del>
      <w:del w:id="1778" w:author="sc" w:date="2018-08-02T20:01:49Z">
        <w:r>
          <w:rPr>
            <w:rFonts w:ascii="SimSun" w:hAnsi="SimSun"/>
            <w:szCs w:val="36"/>
          </w:rPr>
          <w:fldChar w:fldCharType="separate"/>
        </w:r>
      </w:del>
      <w:del w:id="1779" w:author="sc" w:date="2018-08-02T20:01:49Z">
        <w:r>
          <w:rPr/>
          <w:delText xml:space="preserve">16.3 </w:delText>
        </w:r>
      </w:del>
      <w:del w:id="1780" w:author="sc" w:date="2018-08-02T20:01:49Z">
        <w:r>
          <w:rPr>
            <w:rFonts w:hint="eastAsia"/>
          </w:rPr>
          <w:delText>规范方案</w:delText>
        </w:r>
      </w:del>
      <w:del w:id="1781" w:author="sc" w:date="2018-08-02T20:01:49Z">
        <w:r>
          <w:rPr/>
          <w:tab/>
        </w:r>
      </w:del>
      <w:del w:id="1782" w:author="sc" w:date="2018-08-02T20:01:49Z">
        <w:r>
          <w:rPr/>
          <w:fldChar w:fldCharType="begin"/>
        </w:r>
      </w:del>
      <w:del w:id="1783" w:author="sc" w:date="2018-08-02T20:01:49Z">
        <w:r>
          <w:rPr/>
          <w:delInstrText xml:space="preserve"> PAGEREF _Toc2039340173 </w:delInstrText>
        </w:r>
      </w:del>
      <w:del w:id="1784" w:author="sc" w:date="2018-08-02T20:01:49Z">
        <w:r>
          <w:rPr/>
          <w:fldChar w:fldCharType="separate"/>
        </w:r>
      </w:del>
      <w:del w:id="1785" w:author="sc" w:date="2018-08-02T20:01:49Z">
        <w:r>
          <w:rPr/>
          <w:delText>92</w:delText>
        </w:r>
      </w:del>
      <w:del w:id="1786" w:author="sc" w:date="2018-08-02T20:01:49Z">
        <w:r>
          <w:rPr/>
          <w:fldChar w:fldCharType="end"/>
        </w:r>
      </w:del>
      <w:del w:id="1787" w:author="sc" w:date="2018-08-02T20:01:49Z">
        <w:r>
          <w:rPr>
            <w:rFonts w:ascii="SimSun" w:hAnsi="SimSun"/>
            <w:szCs w:val="36"/>
          </w:rPr>
          <w:fldChar w:fldCharType="end"/>
        </w:r>
      </w:del>
    </w:p>
    <w:p>
      <w:pPr>
        <w:pStyle w:val="23"/>
        <w:tabs>
          <w:tab w:val="right" w:leader="dot" w:pos="8306"/>
        </w:tabs>
        <w:rPr>
          <w:del w:id="1788" w:author="sc" w:date="2018-08-02T20:01:49Z"/>
        </w:rPr>
      </w:pPr>
      <w:del w:id="1789" w:author="sc" w:date="2018-08-02T20:01:49Z">
        <w:r>
          <w:rPr>
            <w:rFonts w:ascii="SimSun" w:hAnsi="SimSun"/>
            <w:szCs w:val="36"/>
          </w:rPr>
          <w:fldChar w:fldCharType="begin"/>
        </w:r>
      </w:del>
      <w:del w:id="1790" w:author="sc" w:date="2018-08-02T20:01:49Z">
        <w:r>
          <w:rPr>
            <w:rFonts w:ascii="SimSun" w:hAnsi="SimSun"/>
            <w:szCs w:val="36"/>
          </w:rPr>
          <w:delInstrText xml:space="preserve"> HYPERLINK \l _Toc593040887 </w:delInstrText>
        </w:r>
      </w:del>
      <w:del w:id="1791" w:author="sc" w:date="2018-08-02T20:01:49Z">
        <w:r>
          <w:rPr>
            <w:rFonts w:ascii="SimSun" w:hAnsi="SimSun"/>
            <w:szCs w:val="36"/>
          </w:rPr>
          <w:fldChar w:fldCharType="separate"/>
        </w:r>
      </w:del>
      <w:del w:id="1792" w:author="sc" w:date="2018-08-02T20:01:49Z">
        <w:r>
          <w:rPr/>
          <w:delText xml:space="preserve">16.3.1 </w:delText>
        </w:r>
      </w:del>
      <w:del w:id="1793" w:author="sc" w:date="2018-08-02T20:01:49Z">
        <w:r>
          <w:rPr>
            <w:rFonts w:hint="eastAsia"/>
          </w:rPr>
          <w:delText>总体架构</w:delText>
        </w:r>
      </w:del>
      <w:del w:id="1794" w:author="sc" w:date="2018-08-02T20:01:49Z">
        <w:r>
          <w:rPr/>
          <w:tab/>
        </w:r>
      </w:del>
      <w:del w:id="1795" w:author="sc" w:date="2018-08-02T20:01:49Z">
        <w:r>
          <w:rPr/>
          <w:fldChar w:fldCharType="begin"/>
        </w:r>
      </w:del>
      <w:del w:id="1796" w:author="sc" w:date="2018-08-02T20:01:49Z">
        <w:r>
          <w:rPr/>
          <w:delInstrText xml:space="preserve"> PAGEREF _Toc593040887 </w:delInstrText>
        </w:r>
      </w:del>
      <w:del w:id="1797" w:author="sc" w:date="2018-08-02T20:01:49Z">
        <w:r>
          <w:rPr/>
          <w:fldChar w:fldCharType="separate"/>
        </w:r>
      </w:del>
      <w:del w:id="1798" w:author="sc" w:date="2018-08-02T20:01:49Z">
        <w:r>
          <w:rPr/>
          <w:delText>92</w:delText>
        </w:r>
      </w:del>
      <w:del w:id="1799" w:author="sc" w:date="2018-08-02T20:01:49Z">
        <w:r>
          <w:rPr/>
          <w:fldChar w:fldCharType="end"/>
        </w:r>
      </w:del>
      <w:del w:id="1800" w:author="sc" w:date="2018-08-02T20:01:49Z">
        <w:r>
          <w:rPr>
            <w:rFonts w:ascii="SimSun" w:hAnsi="SimSun"/>
            <w:szCs w:val="36"/>
          </w:rPr>
          <w:fldChar w:fldCharType="end"/>
        </w:r>
      </w:del>
    </w:p>
    <w:p>
      <w:pPr>
        <w:pStyle w:val="23"/>
        <w:tabs>
          <w:tab w:val="right" w:leader="dot" w:pos="8306"/>
        </w:tabs>
        <w:rPr>
          <w:del w:id="1801" w:author="sc" w:date="2018-08-02T20:01:49Z"/>
        </w:rPr>
      </w:pPr>
      <w:del w:id="1802" w:author="sc" w:date="2018-08-02T20:01:49Z">
        <w:r>
          <w:rPr>
            <w:rFonts w:ascii="SimSun" w:hAnsi="SimSun"/>
            <w:szCs w:val="36"/>
          </w:rPr>
          <w:fldChar w:fldCharType="begin"/>
        </w:r>
      </w:del>
      <w:del w:id="1803" w:author="sc" w:date="2018-08-02T20:01:49Z">
        <w:r>
          <w:rPr>
            <w:rFonts w:ascii="SimSun" w:hAnsi="SimSun"/>
            <w:szCs w:val="36"/>
          </w:rPr>
          <w:delInstrText xml:space="preserve"> HYPERLINK \l _Toc1548604108 </w:delInstrText>
        </w:r>
      </w:del>
      <w:del w:id="1804" w:author="sc" w:date="2018-08-02T20:01:49Z">
        <w:r>
          <w:rPr>
            <w:rFonts w:ascii="SimSun" w:hAnsi="SimSun"/>
            <w:szCs w:val="36"/>
          </w:rPr>
          <w:fldChar w:fldCharType="separate"/>
        </w:r>
      </w:del>
      <w:del w:id="1805" w:author="sc" w:date="2018-08-02T20:01:49Z">
        <w:r>
          <w:rPr/>
          <w:delText xml:space="preserve">16.3.2 </w:delText>
        </w:r>
      </w:del>
      <w:del w:id="1806" w:author="sc" w:date="2018-08-02T20:01:49Z">
        <w:r>
          <w:rPr>
            <w:rFonts w:hint="eastAsia"/>
          </w:rPr>
          <w:delText>开发流程</w:delText>
        </w:r>
      </w:del>
      <w:del w:id="1807" w:author="sc" w:date="2018-08-02T20:01:49Z">
        <w:r>
          <w:rPr/>
          <w:tab/>
        </w:r>
      </w:del>
      <w:del w:id="1808" w:author="sc" w:date="2018-08-02T20:01:49Z">
        <w:r>
          <w:rPr/>
          <w:fldChar w:fldCharType="begin"/>
        </w:r>
      </w:del>
      <w:del w:id="1809" w:author="sc" w:date="2018-08-02T20:01:49Z">
        <w:r>
          <w:rPr/>
          <w:delInstrText xml:space="preserve"> PAGEREF _Toc1548604108 </w:delInstrText>
        </w:r>
      </w:del>
      <w:del w:id="1810" w:author="sc" w:date="2018-08-02T20:01:49Z">
        <w:r>
          <w:rPr/>
          <w:fldChar w:fldCharType="separate"/>
        </w:r>
      </w:del>
      <w:del w:id="1811" w:author="sc" w:date="2018-08-02T20:01:49Z">
        <w:r>
          <w:rPr/>
          <w:delText>93</w:delText>
        </w:r>
      </w:del>
      <w:del w:id="1812" w:author="sc" w:date="2018-08-02T20:01:49Z">
        <w:r>
          <w:rPr/>
          <w:fldChar w:fldCharType="end"/>
        </w:r>
      </w:del>
      <w:del w:id="1813" w:author="sc" w:date="2018-08-02T20:01:49Z">
        <w:r>
          <w:rPr>
            <w:rFonts w:ascii="SimSun" w:hAnsi="SimSun"/>
            <w:szCs w:val="36"/>
          </w:rPr>
          <w:fldChar w:fldCharType="end"/>
        </w:r>
      </w:del>
    </w:p>
    <w:p>
      <w:pPr>
        <w:pStyle w:val="23"/>
        <w:tabs>
          <w:tab w:val="right" w:leader="dot" w:pos="8306"/>
        </w:tabs>
        <w:rPr>
          <w:del w:id="1814" w:author="sc" w:date="2018-08-02T20:01:49Z"/>
        </w:rPr>
      </w:pPr>
      <w:del w:id="1815" w:author="sc" w:date="2018-08-02T20:01:49Z">
        <w:r>
          <w:rPr>
            <w:rFonts w:ascii="SimSun" w:hAnsi="SimSun"/>
            <w:szCs w:val="36"/>
          </w:rPr>
          <w:fldChar w:fldCharType="begin"/>
        </w:r>
      </w:del>
      <w:del w:id="1816" w:author="sc" w:date="2018-08-02T20:01:49Z">
        <w:r>
          <w:rPr>
            <w:rFonts w:ascii="SimSun" w:hAnsi="SimSun"/>
            <w:szCs w:val="36"/>
          </w:rPr>
          <w:delInstrText xml:space="preserve"> HYPERLINK \l _Toc747788722 </w:delInstrText>
        </w:r>
      </w:del>
      <w:del w:id="1817" w:author="sc" w:date="2018-08-02T20:01:49Z">
        <w:r>
          <w:rPr>
            <w:rFonts w:ascii="SimSun" w:hAnsi="SimSun"/>
            <w:szCs w:val="36"/>
          </w:rPr>
          <w:fldChar w:fldCharType="separate"/>
        </w:r>
      </w:del>
      <w:del w:id="1818" w:author="sc" w:date="2018-08-02T20:01:49Z">
        <w:r>
          <w:rPr/>
          <w:delText>16.3.3 开发规范</w:delText>
        </w:r>
      </w:del>
      <w:del w:id="1819" w:author="sc" w:date="2018-08-02T20:01:49Z">
        <w:r>
          <w:rPr/>
          <w:tab/>
        </w:r>
      </w:del>
      <w:del w:id="1820" w:author="sc" w:date="2018-08-02T20:01:49Z">
        <w:r>
          <w:rPr/>
          <w:fldChar w:fldCharType="begin"/>
        </w:r>
      </w:del>
      <w:del w:id="1821" w:author="sc" w:date="2018-08-02T20:01:49Z">
        <w:r>
          <w:rPr/>
          <w:delInstrText xml:space="preserve"> PAGEREF _Toc747788722 </w:delInstrText>
        </w:r>
      </w:del>
      <w:del w:id="1822" w:author="sc" w:date="2018-08-02T20:01:49Z">
        <w:r>
          <w:rPr/>
          <w:fldChar w:fldCharType="separate"/>
        </w:r>
      </w:del>
      <w:del w:id="1823" w:author="sc" w:date="2018-08-02T20:01:49Z">
        <w:r>
          <w:rPr/>
          <w:delText>93</w:delText>
        </w:r>
      </w:del>
      <w:del w:id="1824" w:author="sc" w:date="2018-08-02T20:01:49Z">
        <w:r>
          <w:rPr/>
          <w:fldChar w:fldCharType="end"/>
        </w:r>
      </w:del>
      <w:del w:id="1825" w:author="sc" w:date="2018-08-02T20:01:49Z">
        <w:r>
          <w:rPr>
            <w:rFonts w:ascii="SimSun" w:hAnsi="SimSun"/>
            <w:szCs w:val="36"/>
          </w:rPr>
          <w:fldChar w:fldCharType="end"/>
        </w:r>
      </w:del>
    </w:p>
    <w:p>
      <w:pPr>
        <w:pStyle w:val="23"/>
        <w:tabs>
          <w:tab w:val="right" w:leader="dot" w:pos="8306"/>
        </w:tabs>
        <w:rPr>
          <w:del w:id="1826" w:author="sc" w:date="2018-08-02T20:01:49Z"/>
        </w:rPr>
      </w:pPr>
      <w:del w:id="1827" w:author="sc" w:date="2018-08-02T20:01:49Z">
        <w:r>
          <w:rPr>
            <w:rFonts w:ascii="SimSun" w:hAnsi="SimSun"/>
            <w:szCs w:val="36"/>
          </w:rPr>
          <w:fldChar w:fldCharType="begin"/>
        </w:r>
      </w:del>
      <w:del w:id="1828" w:author="sc" w:date="2018-08-02T20:01:49Z">
        <w:r>
          <w:rPr>
            <w:rFonts w:ascii="SimSun" w:hAnsi="SimSun"/>
            <w:szCs w:val="36"/>
          </w:rPr>
          <w:delInstrText xml:space="preserve"> HYPERLINK \l _Toc990705946 </w:delInstrText>
        </w:r>
      </w:del>
      <w:del w:id="1829" w:author="sc" w:date="2018-08-02T20:01:49Z">
        <w:r>
          <w:rPr>
            <w:rFonts w:ascii="SimSun" w:hAnsi="SimSun"/>
            <w:szCs w:val="36"/>
          </w:rPr>
          <w:fldChar w:fldCharType="separate"/>
        </w:r>
      </w:del>
      <w:del w:id="1830" w:author="sc" w:date="2018-08-02T20:01:49Z">
        <w:r>
          <w:rPr/>
          <w:delText xml:space="preserve">16.3.4 </w:delText>
        </w:r>
      </w:del>
      <w:del w:id="1831" w:author="sc" w:date="2018-08-02T20:01:49Z">
        <w:r>
          <w:rPr>
            <w:rFonts w:hint="eastAsia"/>
          </w:rPr>
          <w:delText>资源地址规范</w:delText>
        </w:r>
      </w:del>
      <w:del w:id="1832" w:author="sc" w:date="2018-08-02T20:01:49Z">
        <w:r>
          <w:rPr/>
          <w:tab/>
        </w:r>
      </w:del>
      <w:del w:id="1833" w:author="sc" w:date="2018-08-02T20:01:49Z">
        <w:r>
          <w:rPr/>
          <w:fldChar w:fldCharType="begin"/>
        </w:r>
      </w:del>
      <w:del w:id="1834" w:author="sc" w:date="2018-08-02T20:01:49Z">
        <w:r>
          <w:rPr/>
          <w:delInstrText xml:space="preserve"> PAGEREF _Toc990705946 </w:delInstrText>
        </w:r>
      </w:del>
      <w:del w:id="1835" w:author="sc" w:date="2018-08-02T20:01:49Z">
        <w:r>
          <w:rPr/>
          <w:fldChar w:fldCharType="separate"/>
        </w:r>
      </w:del>
      <w:del w:id="1836" w:author="sc" w:date="2018-08-02T20:01:49Z">
        <w:r>
          <w:rPr/>
          <w:delText>93</w:delText>
        </w:r>
      </w:del>
      <w:del w:id="1837" w:author="sc" w:date="2018-08-02T20:01:49Z">
        <w:r>
          <w:rPr/>
          <w:fldChar w:fldCharType="end"/>
        </w:r>
      </w:del>
      <w:del w:id="1838" w:author="sc" w:date="2018-08-02T20:01:49Z">
        <w:r>
          <w:rPr>
            <w:rFonts w:ascii="SimSun" w:hAnsi="SimSun"/>
            <w:szCs w:val="36"/>
          </w:rPr>
          <w:fldChar w:fldCharType="end"/>
        </w:r>
      </w:del>
    </w:p>
    <w:p>
      <w:pPr>
        <w:pStyle w:val="23"/>
        <w:tabs>
          <w:tab w:val="right" w:leader="dot" w:pos="8306"/>
        </w:tabs>
        <w:rPr>
          <w:del w:id="1839" w:author="sc" w:date="2018-08-02T20:01:49Z"/>
        </w:rPr>
      </w:pPr>
      <w:del w:id="1840" w:author="sc" w:date="2018-08-02T20:01:49Z">
        <w:r>
          <w:rPr>
            <w:rFonts w:ascii="SimSun" w:hAnsi="SimSun"/>
            <w:szCs w:val="36"/>
          </w:rPr>
          <w:fldChar w:fldCharType="begin"/>
        </w:r>
      </w:del>
      <w:del w:id="1841" w:author="sc" w:date="2018-08-02T20:01:49Z">
        <w:r>
          <w:rPr>
            <w:rFonts w:ascii="SimSun" w:hAnsi="SimSun"/>
            <w:szCs w:val="36"/>
          </w:rPr>
          <w:delInstrText xml:space="preserve"> HYPERLINK \l _Toc1396397464 </w:delInstrText>
        </w:r>
      </w:del>
      <w:del w:id="1842" w:author="sc" w:date="2018-08-02T20:01:49Z">
        <w:r>
          <w:rPr>
            <w:rFonts w:ascii="SimSun" w:hAnsi="SimSun"/>
            <w:szCs w:val="36"/>
          </w:rPr>
          <w:fldChar w:fldCharType="separate"/>
        </w:r>
      </w:del>
      <w:del w:id="1843" w:author="sc" w:date="2018-08-02T20:01:49Z">
        <w:r>
          <w:rPr>
            <w:rFonts w:eastAsiaTheme="minorEastAsia"/>
          </w:rPr>
          <w:delText xml:space="preserve">16.3.5 </w:delText>
        </w:r>
      </w:del>
      <w:del w:id="1844" w:author="sc" w:date="2018-08-02T20:01:49Z">
        <w:r>
          <w:rPr/>
          <w:delText>响应JSON数据格式</w:delText>
        </w:r>
      </w:del>
      <w:del w:id="1845" w:author="sc" w:date="2018-08-02T20:01:49Z">
        <w:r>
          <w:rPr/>
          <w:tab/>
        </w:r>
      </w:del>
      <w:del w:id="1846" w:author="sc" w:date="2018-08-02T20:01:49Z">
        <w:r>
          <w:rPr/>
          <w:fldChar w:fldCharType="begin"/>
        </w:r>
      </w:del>
      <w:del w:id="1847" w:author="sc" w:date="2018-08-02T20:01:49Z">
        <w:r>
          <w:rPr/>
          <w:delInstrText xml:space="preserve"> PAGEREF _Toc1396397464 </w:delInstrText>
        </w:r>
      </w:del>
      <w:del w:id="1848" w:author="sc" w:date="2018-08-02T20:01:49Z">
        <w:r>
          <w:rPr/>
          <w:fldChar w:fldCharType="separate"/>
        </w:r>
      </w:del>
      <w:del w:id="1849" w:author="sc" w:date="2018-08-02T20:01:49Z">
        <w:r>
          <w:rPr/>
          <w:delText>93</w:delText>
        </w:r>
      </w:del>
      <w:del w:id="1850" w:author="sc" w:date="2018-08-02T20:01:49Z">
        <w:r>
          <w:rPr/>
          <w:fldChar w:fldCharType="end"/>
        </w:r>
      </w:del>
      <w:del w:id="1851" w:author="sc" w:date="2018-08-02T20:01:49Z">
        <w:r>
          <w:rPr>
            <w:rFonts w:ascii="SimSun" w:hAnsi="SimSun"/>
            <w:szCs w:val="36"/>
          </w:rPr>
          <w:fldChar w:fldCharType="end"/>
        </w:r>
      </w:del>
    </w:p>
    <w:p>
      <w:pPr>
        <w:pStyle w:val="22"/>
        <w:tabs>
          <w:tab w:val="right" w:leader="dot" w:pos="8306"/>
        </w:tabs>
        <w:rPr>
          <w:del w:id="1852" w:author="sc" w:date="2018-08-02T20:01:49Z"/>
        </w:rPr>
      </w:pPr>
      <w:del w:id="1853" w:author="sc" w:date="2018-08-02T20:01:49Z">
        <w:r>
          <w:rPr>
            <w:rFonts w:ascii="SimSun" w:hAnsi="SimSun"/>
            <w:szCs w:val="36"/>
          </w:rPr>
          <w:fldChar w:fldCharType="begin"/>
        </w:r>
      </w:del>
      <w:del w:id="1854" w:author="sc" w:date="2018-08-02T20:01:49Z">
        <w:r>
          <w:rPr>
            <w:rFonts w:ascii="SimSun" w:hAnsi="SimSun"/>
            <w:szCs w:val="36"/>
          </w:rPr>
          <w:delInstrText xml:space="preserve"> HYPERLINK \l _Toc1073461943 </w:delInstrText>
        </w:r>
      </w:del>
      <w:del w:id="1855" w:author="sc" w:date="2018-08-02T20:01:49Z">
        <w:r>
          <w:rPr>
            <w:rFonts w:ascii="SimSun" w:hAnsi="SimSun"/>
            <w:szCs w:val="36"/>
          </w:rPr>
          <w:fldChar w:fldCharType="separate"/>
        </w:r>
      </w:del>
      <w:del w:id="1856" w:author="sc" w:date="2018-08-02T20:01:49Z">
        <w:r>
          <w:rPr/>
          <w:delText xml:space="preserve">16.4 </w:delText>
        </w:r>
      </w:del>
      <w:del w:id="1857" w:author="sc" w:date="2018-08-02T20:01:49Z">
        <w:r>
          <w:rPr>
            <w:rFonts w:hint="eastAsia"/>
          </w:rPr>
          <w:delText>工具选型</w:delText>
        </w:r>
      </w:del>
      <w:del w:id="1858" w:author="sc" w:date="2018-08-02T20:01:49Z">
        <w:r>
          <w:rPr/>
          <w:tab/>
        </w:r>
      </w:del>
      <w:del w:id="1859" w:author="sc" w:date="2018-08-02T20:01:49Z">
        <w:r>
          <w:rPr/>
          <w:fldChar w:fldCharType="begin"/>
        </w:r>
      </w:del>
      <w:del w:id="1860" w:author="sc" w:date="2018-08-02T20:01:49Z">
        <w:r>
          <w:rPr/>
          <w:delInstrText xml:space="preserve"> PAGEREF _Toc1073461943 </w:delInstrText>
        </w:r>
      </w:del>
      <w:del w:id="1861" w:author="sc" w:date="2018-08-02T20:01:49Z">
        <w:r>
          <w:rPr/>
          <w:fldChar w:fldCharType="separate"/>
        </w:r>
      </w:del>
      <w:del w:id="1862" w:author="sc" w:date="2018-08-02T20:01:49Z">
        <w:r>
          <w:rPr/>
          <w:delText>94</w:delText>
        </w:r>
      </w:del>
      <w:del w:id="1863" w:author="sc" w:date="2018-08-02T20:01:49Z">
        <w:r>
          <w:rPr/>
          <w:fldChar w:fldCharType="end"/>
        </w:r>
      </w:del>
      <w:del w:id="1864" w:author="sc" w:date="2018-08-02T20:01:49Z">
        <w:r>
          <w:rPr>
            <w:rFonts w:ascii="SimSun" w:hAnsi="SimSun"/>
            <w:szCs w:val="36"/>
          </w:rPr>
          <w:fldChar w:fldCharType="end"/>
        </w:r>
      </w:del>
    </w:p>
    <w:p>
      <w:pPr>
        <w:pStyle w:val="23"/>
        <w:tabs>
          <w:tab w:val="right" w:leader="dot" w:pos="8306"/>
        </w:tabs>
        <w:rPr>
          <w:del w:id="1865" w:author="sc" w:date="2018-08-02T20:01:49Z"/>
        </w:rPr>
      </w:pPr>
      <w:del w:id="1866" w:author="sc" w:date="2018-08-02T20:01:49Z">
        <w:r>
          <w:rPr>
            <w:rFonts w:ascii="SimSun" w:hAnsi="SimSun"/>
            <w:szCs w:val="36"/>
          </w:rPr>
          <w:fldChar w:fldCharType="begin"/>
        </w:r>
      </w:del>
      <w:del w:id="1867" w:author="sc" w:date="2018-08-02T20:01:49Z">
        <w:r>
          <w:rPr>
            <w:rFonts w:ascii="SimSun" w:hAnsi="SimSun"/>
            <w:szCs w:val="36"/>
          </w:rPr>
          <w:delInstrText xml:space="preserve"> HYPERLINK \l _Toc1809910744 </w:delInstrText>
        </w:r>
      </w:del>
      <w:del w:id="1868" w:author="sc" w:date="2018-08-02T20:01:49Z">
        <w:r>
          <w:rPr>
            <w:rFonts w:ascii="SimSun" w:hAnsi="SimSun"/>
            <w:szCs w:val="36"/>
          </w:rPr>
          <w:fldChar w:fldCharType="separate"/>
        </w:r>
      </w:del>
      <w:del w:id="1869" w:author="sc" w:date="2018-08-02T20:01:49Z">
        <w:r>
          <w:rPr>
            <w:rFonts w:hint="eastAsia"/>
          </w:rPr>
          <w:delText>16.4.1 Swagger API定义规范</w:delText>
        </w:r>
      </w:del>
      <w:del w:id="1870" w:author="sc" w:date="2018-08-02T20:01:49Z">
        <w:r>
          <w:rPr/>
          <w:tab/>
        </w:r>
      </w:del>
      <w:del w:id="1871" w:author="sc" w:date="2018-08-02T20:01:49Z">
        <w:r>
          <w:rPr/>
          <w:fldChar w:fldCharType="begin"/>
        </w:r>
      </w:del>
      <w:del w:id="1872" w:author="sc" w:date="2018-08-02T20:01:49Z">
        <w:r>
          <w:rPr/>
          <w:delInstrText xml:space="preserve"> PAGEREF _Toc1809910744 </w:delInstrText>
        </w:r>
      </w:del>
      <w:del w:id="1873" w:author="sc" w:date="2018-08-02T20:01:49Z">
        <w:r>
          <w:rPr/>
          <w:fldChar w:fldCharType="separate"/>
        </w:r>
      </w:del>
      <w:del w:id="1874" w:author="sc" w:date="2018-08-02T20:01:49Z">
        <w:r>
          <w:rPr/>
          <w:delText>95</w:delText>
        </w:r>
      </w:del>
      <w:del w:id="1875" w:author="sc" w:date="2018-08-02T20:01:49Z">
        <w:r>
          <w:rPr/>
          <w:fldChar w:fldCharType="end"/>
        </w:r>
      </w:del>
      <w:del w:id="1876" w:author="sc" w:date="2018-08-02T20:01:49Z">
        <w:r>
          <w:rPr>
            <w:rFonts w:ascii="SimSun" w:hAnsi="SimSun"/>
            <w:szCs w:val="36"/>
          </w:rPr>
          <w:fldChar w:fldCharType="end"/>
        </w:r>
      </w:del>
    </w:p>
    <w:p>
      <w:pPr>
        <w:pStyle w:val="23"/>
        <w:tabs>
          <w:tab w:val="right" w:leader="dot" w:pos="8306"/>
        </w:tabs>
        <w:rPr>
          <w:del w:id="1877" w:author="sc" w:date="2018-08-02T20:01:49Z"/>
        </w:rPr>
      </w:pPr>
      <w:del w:id="1878" w:author="sc" w:date="2018-08-02T20:01:49Z">
        <w:r>
          <w:rPr>
            <w:rFonts w:ascii="SimSun" w:hAnsi="SimSun"/>
            <w:szCs w:val="36"/>
          </w:rPr>
          <w:fldChar w:fldCharType="begin"/>
        </w:r>
      </w:del>
      <w:del w:id="1879" w:author="sc" w:date="2018-08-02T20:01:49Z">
        <w:r>
          <w:rPr>
            <w:rFonts w:ascii="SimSun" w:hAnsi="SimSun"/>
            <w:szCs w:val="36"/>
          </w:rPr>
          <w:delInstrText xml:space="preserve"> HYPERLINK \l _Toc903492611 </w:delInstrText>
        </w:r>
      </w:del>
      <w:del w:id="1880" w:author="sc" w:date="2018-08-02T20:01:49Z">
        <w:r>
          <w:rPr>
            <w:rFonts w:ascii="SimSun" w:hAnsi="SimSun"/>
            <w:szCs w:val="36"/>
          </w:rPr>
          <w:fldChar w:fldCharType="separate"/>
        </w:r>
      </w:del>
      <w:del w:id="1881" w:author="sc" w:date="2018-08-02T20:01:49Z">
        <w:r>
          <w:rPr/>
          <w:delText xml:space="preserve">16.4.2 </w:delText>
        </w:r>
      </w:del>
      <w:del w:id="1882" w:author="sc" w:date="2018-08-02T20:01:49Z">
        <w:r>
          <w:rPr>
            <w:rFonts w:hint="eastAsia"/>
          </w:rPr>
          <w:delText>Mock测试</w:delText>
        </w:r>
      </w:del>
      <w:del w:id="1883" w:author="sc" w:date="2018-08-02T20:01:49Z">
        <w:r>
          <w:rPr/>
          <w:tab/>
        </w:r>
      </w:del>
      <w:del w:id="1884" w:author="sc" w:date="2018-08-02T20:01:49Z">
        <w:r>
          <w:rPr/>
          <w:fldChar w:fldCharType="begin"/>
        </w:r>
      </w:del>
      <w:del w:id="1885" w:author="sc" w:date="2018-08-02T20:01:49Z">
        <w:r>
          <w:rPr/>
          <w:delInstrText xml:space="preserve"> PAGEREF _Toc903492611 </w:delInstrText>
        </w:r>
      </w:del>
      <w:del w:id="1886" w:author="sc" w:date="2018-08-02T20:01:49Z">
        <w:r>
          <w:rPr/>
          <w:fldChar w:fldCharType="separate"/>
        </w:r>
      </w:del>
      <w:del w:id="1887" w:author="sc" w:date="2018-08-02T20:01:49Z">
        <w:r>
          <w:rPr/>
          <w:delText>96</w:delText>
        </w:r>
      </w:del>
      <w:del w:id="1888" w:author="sc" w:date="2018-08-02T20:01:49Z">
        <w:r>
          <w:rPr/>
          <w:fldChar w:fldCharType="end"/>
        </w:r>
      </w:del>
      <w:del w:id="1889" w:author="sc" w:date="2018-08-02T20:01:49Z">
        <w:r>
          <w:rPr>
            <w:rFonts w:ascii="SimSun" w:hAnsi="SimSun"/>
            <w:szCs w:val="36"/>
          </w:rPr>
          <w:fldChar w:fldCharType="end"/>
        </w:r>
      </w:del>
    </w:p>
    <w:p>
      <w:pPr>
        <w:pStyle w:val="22"/>
        <w:tabs>
          <w:tab w:val="right" w:leader="dot" w:pos="8306"/>
        </w:tabs>
        <w:rPr>
          <w:del w:id="1890" w:author="sc" w:date="2018-08-02T20:01:49Z"/>
        </w:rPr>
      </w:pPr>
      <w:del w:id="1891" w:author="sc" w:date="2018-08-02T20:01:49Z">
        <w:r>
          <w:rPr>
            <w:rFonts w:ascii="SimSun" w:hAnsi="SimSun"/>
            <w:szCs w:val="36"/>
          </w:rPr>
          <w:fldChar w:fldCharType="begin"/>
        </w:r>
      </w:del>
      <w:del w:id="1892" w:author="sc" w:date="2018-08-02T20:01:49Z">
        <w:r>
          <w:rPr>
            <w:rFonts w:ascii="SimSun" w:hAnsi="SimSun"/>
            <w:szCs w:val="36"/>
          </w:rPr>
          <w:delInstrText xml:space="preserve"> HYPERLINK \l _Toc1013211450 </w:delInstrText>
        </w:r>
      </w:del>
      <w:del w:id="1893" w:author="sc" w:date="2018-08-02T20:01:49Z">
        <w:r>
          <w:rPr>
            <w:rFonts w:ascii="SimSun" w:hAnsi="SimSun"/>
            <w:szCs w:val="36"/>
          </w:rPr>
          <w:fldChar w:fldCharType="separate"/>
        </w:r>
      </w:del>
      <w:del w:id="1894" w:author="sc" w:date="2018-08-02T20:01:49Z">
        <w:r>
          <w:rPr>
            <w:rFonts w:eastAsiaTheme="minorEastAsia"/>
          </w:rPr>
          <w:delText xml:space="preserve">16.5 </w:delText>
        </w:r>
      </w:del>
      <w:del w:id="1895" w:author="sc" w:date="2018-08-02T20:01:49Z">
        <w:r>
          <w:rPr>
            <w:rFonts w:hint="eastAsia"/>
          </w:rPr>
          <w:delText>附录A-DEMO</w:delText>
        </w:r>
      </w:del>
      <w:del w:id="1896" w:author="sc" w:date="2018-08-02T20:01:49Z">
        <w:r>
          <w:rPr/>
          <w:tab/>
        </w:r>
      </w:del>
      <w:del w:id="1897" w:author="sc" w:date="2018-08-02T20:01:49Z">
        <w:r>
          <w:rPr/>
          <w:fldChar w:fldCharType="begin"/>
        </w:r>
      </w:del>
      <w:del w:id="1898" w:author="sc" w:date="2018-08-02T20:01:49Z">
        <w:r>
          <w:rPr/>
          <w:delInstrText xml:space="preserve"> PAGEREF _Toc1013211450 </w:delInstrText>
        </w:r>
      </w:del>
      <w:del w:id="1899" w:author="sc" w:date="2018-08-02T20:01:49Z">
        <w:r>
          <w:rPr/>
          <w:fldChar w:fldCharType="separate"/>
        </w:r>
      </w:del>
      <w:del w:id="1900" w:author="sc" w:date="2018-08-02T20:01:49Z">
        <w:r>
          <w:rPr/>
          <w:delText>96</w:delText>
        </w:r>
      </w:del>
      <w:del w:id="1901" w:author="sc" w:date="2018-08-02T20:01:49Z">
        <w:r>
          <w:rPr/>
          <w:fldChar w:fldCharType="end"/>
        </w:r>
      </w:del>
      <w:del w:id="1902" w:author="sc" w:date="2018-08-02T20:01:49Z">
        <w:r>
          <w:rPr>
            <w:rFonts w:ascii="SimSun" w:hAnsi="SimSun"/>
            <w:szCs w:val="36"/>
          </w:rPr>
          <w:fldChar w:fldCharType="end"/>
        </w:r>
      </w:del>
    </w:p>
    <w:p>
      <w:pPr>
        <w:pStyle w:val="21"/>
        <w:tabs>
          <w:tab w:val="right" w:leader="dot" w:pos="8306"/>
        </w:tabs>
        <w:rPr>
          <w:del w:id="1903" w:author="sc" w:date="2018-08-02T20:01:49Z"/>
        </w:rPr>
      </w:pPr>
      <w:del w:id="1904" w:author="sc" w:date="2018-08-02T20:01:49Z">
        <w:r>
          <w:rPr>
            <w:rFonts w:ascii="SimSun" w:hAnsi="SimSun"/>
            <w:szCs w:val="36"/>
          </w:rPr>
          <w:fldChar w:fldCharType="begin"/>
        </w:r>
      </w:del>
      <w:del w:id="1905" w:author="sc" w:date="2018-08-02T20:01:49Z">
        <w:r>
          <w:rPr>
            <w:rFonts w:ascii="SimSun" w:hAnsi="SimSun"/>
            <w:szCs w:val="36"/>
          </w:rPr>
          <w:delInstrText xml:space="preserve"> HYPERLINK \l _Toc375811841 </w:delInstrText>
        </w:r>
      </w:del>
      <w:del w:id="1906" w:author="sc" w:date="2018-08-02T20:01:49Z">
        <w:r>
          <w:rPr>
            <w:rFonts w:ascii="SimSun" w:hAnsi="SimSun"/>
            <w:szCs w:val="36"/>
          </w:rPr>
          <w:fldChar w:fldCharType="separate"/>
        </w:r>
      </w:del>
      <w:del w:id="1907" w:author="sc" w:date="2018-08-02T20:01:49Z">
        <w:r>
          <w:rPr/>
          <w:delText xml:space="preserve">17 </w:delText>
        </w:r>
      </w:del>
      <w:del w:id="1908" w:author="sc" w:date="2018-08-02T20:01:49Z">
        <w:r>
          <w:rPr>
            <w:rFonts w:hint="default"/>
          </w:rPr>
          <w:delText>Code Review流程及规范</w:delText>
        </w:r>
      </w:del>
      <w:del w:id="1909" w:author="sc" w:date="2018-08-02T20:01:49Z">
        <w:r>
          <w:rPr/>
          <w:tab/>
        </w:r>
      </w:del>
      <w:del w:id="1910" w:author="sc" w:date="2018-08-02T20:01:49Z">
        <w:r>
          <w:rPr/>
          <w:fldChar w:fldCharType="begin"/>
        </w:r>
      </w:del>
      <w:del w:id="1911" w:author="sc" w:date="2018-08-02T20:01:49Z">
        <w:r>
          <w:rPr/>
          <w:delInstrText xml:space="preserve"> PAGEREF _Toc375811841 </w:delInstrText>
        </w:r>
      </w:del>
      <w:del w:id="1912" w:author="sc" w:date="2018-08-02T20:01:49Z">
        <w:r>
          <w:rPr/>
          <w:fldChar w:fldCharType="separate"/>
        </w:r>
      </w:del>
      <w:del w:id="1913" w:author="sc" w:date="2018-08-02T20:01:49Z">
        <w:r>
          <w:rPr/>
          <w:delText>98</w:delText>
        </w:r>
      </w:del>
      <w:del w:id="1914" w:author="sc" w:date="2018-08-02T20:01:49Z">
        <w:r>
          <w:rPr/>
          <w:fldChar w:fldCharType="end"/>
        </w:r>
      </w:del>
      <w:del w:id="1915" w:author="sc" w:date="2018-08-02T20:01:49Z">
        <w:r>
          <w:rPr>
            <w:rFonts w:ascii="SimSun" w:hAnsi="SimSun"/>
            <w:szCs w:val="36"/>
          </w:rPr>
          <w:fldChar w:fldCharType="end"/>
        </w:r>
      </w:del>
    </w:p>
    <w:p>
      <w:pPr>
        <w:pStyle w:val="21"/>
        <w:tabs>
          <w:tab w:val="right" w:leader="dot" w:pos="8306"/>
        </w:tabs>
        <w:rPr>
          <w:ins w:id="1916" w:author="sc" w:date="2018-08-02T20:01:49Z"/>
        </w:rPr>
      </w:pPr>
      <w:ins w:id="1917" w:author="sc" w:date="2018-08-02T20:01:49Z">
        <w:r>
          <w:rPr>
            <w:rFonts w:ascii="SimSun" w:hAnsi="SimSun"/>
            <w:szCs w:val="36"/>
          </w:rPr>
          <w:fldChar w:fldCharType="begin"/>
        </w:r>
      </w:ins>
      <w:ins w:id="1918" w:author="sc" w:date="2018-08-02T20:01:49Z">
        <w:r>
          <w:rPr>
            <w:rFonts w:ascii="SimSun" w:hAnsi="SimSun"/>
            <w:szCs w:val="36"/>
          </w:rPr>
          <w:instrText xml:space="preserve"> HYPERLINK \l _Toc830335548 </w:instrText>
        </w:r>
      </w:ins>
      <w:ins w:id="1919" w:author="sc" w:date="2018-08-02T20:01:49Z">
        <w:r>
          <w:rPr>
            <w:rFonts w:ascii="SimSun" w:hAnsi="SimSun"/>
            <w:szCs w:val="36"/>
          </w:rPr>
          <w:fldChar w:fldCharType="separate"/>
        </w:r>
      </w:ins>
      <w:ins w:id="1920" w:author="sc" w:date="2018-08-02T20:01:49Z">
        <w:r>
          <w:rPr>
            <w:rFonts w:hint="eastAsia" w:ascii="SimHei" w:hAnsi="SimHei" w:eastAsia="SimHei"/>
            <w:szCs w:val="44"/>
            <w:lang w:eastAsia="zh-CN"/>
          </w:rPr>
          <w:t>蘑菇租房Java</w:t>
        </w:r>
      </w:ins>
      <w:ins w:id="1921" w:author="sc" w:date="2018-08-02T20:01:49Z">
        <w:r>
          <w:rPr>
            <w:rFonts w:ascii="SimHei" w:hAnsi="SimHei" w:eastAsia="SimHei"/>
            <w:szCs w:val="44"/>
          </w:rPr>
          <w:t>代码开发</w:t>
        </w:r>
      </w:ins>
      <w:ins w:id="1922" w:author="sc" w:date="2018-08-02T20:01:49Z">
        <w:r>
          <w:rPr>
            <w:rFonts w:hint="eastAsia" w:ascii="SimHei" w:hAnsi="SimHei" w:eastAsia="SimHei"/>
            <w:szCs w:val="44"/>
          </w:rPr>
          <w:t>手</w:t>
        </w:r>
      </w:ins>
      <w:ins w:id="1923" w:author="sc" w:date="2018-08-02T20:01:49Z">
        <w:r>
          <w:rPr>
            <w:rFonts w:hint="eastAsia" w:ascii="SimHei" w:hAnsi="SimHei" w:eastAsia="SimHei"/>
            <w:szCs w:val="44"/>
            <w:lang w:eastAsia="zh-CN"/>
          </w:rPr>
          <w:t>册</w:t>
        </w:r>
      </w:ins>
      <w:ins w:id="1924" w:author="sc" w:date="2018-08-02T20:01:49Z">
        <w:r>
          <w:rPr>
            <w:rFonts w:hint="eastAsia" w:ascii="SimHei" w:hAnsi="SimHei" w:eastAsia="SimHei"/>
            <w:szCs w:val="44"/>
          </w:rPr>
          <w:t>(5.</w:t>
        </w:r>
      </w:ins>
      <w:ins w:id="1925" w:author="sc" w:date="2018-08-02T20:01:49Z">
        <w:r>
          <w:rPr>
            <w:rFonts w:hint="default" w:ascii="SimHei" w:hAnsi="SimHei" w:eastAsia="SimHei"/>
            <w:szCs w:val="44"/>
          </w:rPr>
          <w:t>3.1</w:t>
        </w:r>
      </w:ins>
      <w:ins w:id="1926" w:author="sc" w:date="2018-08-02T20:01:49Z">
        <w:r>
          <w:rPr>
            <w:rFonts w:hint="eastAsia" w:ascii="SimHei" w:hAnsi="SimHei" w:eastAsia="SimHei"/>
            <w:szCs w:val="44"/>
          </w:rPr>
          <w:t>)</w:t>
        </w:r>
      </w:ins>
      <w:ins w:id="1927" w:author="sc" w:date="2018-08-02T20:01:49Z">
        <w:r>
          <w:rPr/>
          <w:tab/>
        </w:r>
      </w:ins>
      <w:ins w:id="1928" w:author="sc" w:date="2018-08-02T20:01:49Z">
        <w:r>
          <w:rPr/>
          <w:fldChar w:fldCharType="begin"/>
        </w:r>
      </w:ins>
      <w:ins w:id="1929" w:author="sc" w:date="2018-08-02T20:01:49Z">
        <w:r>
          <w:rPr/>
          <w:instrText xml:space="preserve"> PAGEREF _Toc830335548 </w:instrText>
        </w:r>
      </w:ins>
      <w:ins w:id="1930" w:author="sc" w:date="2018-08-02T20:01:49Z">
        <w:r>
          <w:rPr/>
          <w:fldChar w:fldCharType="separate"/>
        </w:r>
      </w:ins>
      <w:ins w:id="1931" w:author="sc" w:date="2018-08-02T20:01:50Z">
        <w:r>
          <w:rPr/>
          <w:t>1</w:t>
        </w:r>
      </w:ins>
      <w:ins w:id="1932" w:author="sc" w:date="2018-08-02T20:01:49Z">
        <w:r>
          <w:rPr/>
          <w:fldChar w:fldCharType="end"/>
        </w:r>
      </w:ins>
      <w:ins w:id="1933" w:author="sc" w:date="2018-08-02T20:01:49Z">
        <w:r>
          <w:rPr>
            <w:rFonts w:ascii="SimSun" w:hAnsi="SimSun"/>
            <w:szCs w:val="36"/>
          </w:rPr>
          <w:fldChar w:fldCharType="end"/>
        </w:r>
      </w:ins>
    </w:p>
    <w:p>
      <w:pPr>
        <w:pStyle w:val="21"/>
        <w:tabs>
          <w:tab w:val="right" w:leader="dot" w:pos="8306"/>
        </w:tabs>
        <w:rPr>
          <w:ins w:id="1934" w:author="sc" w:date="2018-08-02T20:01:49Z"/>
        </w:rPr>
      </w:pPr>
      <w:ins w:id="1935" w:author="sc" w:date="2018-08-02T20:01:49Z">
        <w:r>
          <w:rPr>
            <w:rFonts w:ascii="SimSun" w:hAnsi="SimSun"/>
            <w:szCs w:val="36"/>
          </w:rPr>
          <w:fldChar w:fldCharType="begin"/>
        </w:r>
      </w:ins>
      <w:ins w:id="1936" w:author="sc" w:date="2018-08-02T20:01:49Z">
        <w:r>
          <w:rPr>
            <w:rFonts w:ascii="SimSun" w:hAnsi="SimSun"/>
            <w:szCs w:val="36"/>
          </w:rPr>
          <w:instrText xml:space="preserve"> HYPERLINK \l _Toc1823820260 </w:instrText>
        </w:r>
      </w:ins>
      <w:ins w:id="1937" w:author="sc" w:date="2018-08-02T20:01:49Z">
        <w:r>
          <w:rPr>
            <w:rFonts w:ascii="SimSun" w:hAnsi="SimSun"/>
            <w:szCs w:val="36"/>
          </w:rPr>
          <w:fldChar w:fldCharType="separate"/>
        </w:r>
      </w:ins>
      <w:ins w:id="1938" w:author="sc" w:date="2018-08-02T20:01:49Z">
        <w:r>
          <w:rPr>
            <w:rFonts w:ascii="SimHei" w:hAnsi="SimHei" w:eastAsia="SimHei"/>
          </w:rPr>
          <w:t>目录</w:t>
        </w:r>
      </w:ins>
      <w:ins w:id="1939" w:author="sc" w:date="2018-08-02T20:01:49Z">
        <w:r>
          <w:rPr/>
          <w:tab/>
        </w:r>
      </w:ins>
      <w:ins w:id="1940" w:author="sc" w:date="2018-08-02T20:01:49Z">
        <w:r>
          <w:rPr/>
          <w:fldChar w:fldCharType="begin"/>
        </w:r>
      </w:ins>
      <w:ins w:id="1941" w:author="sc" w:date="2018-08-02T20:01:49Z">
        <w:r>
          <w:rPr/>
          <w:instrText xml:space="preserve"> PAGEREF _Toc1823820260 </w:instrText>
        </w:r>
      </w:ins>
      <w:ins w:id="1942" w:author="sc" w:date="2018-08-02T20:01:49Z">
        <w:r>
          <w:rPr/>
          <w:fldChar w:fldCharType="separate"/>
        </w:r>
      </w:ins>
      <w:ins w:id="1943" w:author="sc" w:date="2018-08-02T20:01:50Z">
        <w:r>
          <w:rPr/>
          <w:t>4</w:t>
        </w:r>
      </w:ins>
      <w:ins w:id="1944" w:author="sc" w:date="2018-08-02T20:01:49Z">
        <w:r>
          <w:rPr/>
          <w:fldChar w:fldCharType="end"/>
        </w:r>
      </w:ins>
      <w:ins w:id="1945" w:author="sc" w:date="2018-08-02T20:01:49Z">
        <w:r>
          <w:rPr>
            <w:rFonts w:ascii="SimSun" w:hAnsi="SimSun"/>
            <w:szCs w:val="36"/>
          </w:rPr>
          <w:fldChar w:fldCharType="end"/>
        </w:r>
      </w:ins>
    </w:p>
    <w:p>
      <w:pPr>
        <w:pStyle w:val="21"/>
        <w:tabs>
          <w:tab w:val="right" w:leader="dot" w:pos="8306"/>
        </w:tabs>
        <w:rPr>
          <w:ins w:id="1946" w:author="sc" w:date="2018-08-02T20:01:49Z"/>
        </w:rPr>
      </w:pPr>
      <w:ins w:id="1947" w:author="sc" w:date="2018-08-02T20:01:49Z">
        <w:r>
          <w:rPr>
            <w:rFonts w:ascii="SimSun" w:hAnsi="SimSun"/>
            <w:szCs w:val="36"/>
          </w:rPr>
          <w:fldChar w:fldCharType="begin"/>
        </w:r>
      </w:ins>
      <w:ins w:id="1948" w:author="sc" w:date="2018-08-02T20:01:49Z">
        <w:r>
          <w:rPr>
            <w:rFonts w:ascii="SimSun" w:hAnsi="SimSun"/>
            <w:szCs w:val="36"/>
          </w:rPr>
          <w:instrText xml:space="preserve"> HYPERLINK \l _Toc2031377370 </w:instrText>
        </w:r>
      </w:ins>
      <w:ins w:id="1949" w:author="sc" w:date="2018-08-02T20:01:49Z">
        <w:r>
          <w:rPr>
            <w:rFonts w:ascii="SimSun" w:hAnsi="SimSun"/>
            <w:szCs w:val="36"/>
          </w:rPr>
          <w:fldChar w:fldCharType="separate"/>
        </w:r>
      </w:ins>
      <w:ins w:id="1950" w:author="sc" w:date="2018-08-02T20:01:49Z">
        <w:r>
          <w:rPr/>
          <w:t xml:space="preserve">1 </w:t>
        </w:r>
      </w:ins>
      <w:ins w:id="1951" w:author="sc" w:date="2018-08-02T20:01:49Z">
        <w:r>
          <w:rPr>
            <w:rFonts w:hint="eastAsia"/>
          </w:rPr>
          <w:t>系统包结构及命名规范</w:t>
        </w:r>
      </w:ins>
      <w:ins w:id="1952" w:author="sc" w:date="2018-08-02T20:01:49Z">
        <w:r>
          <w:rPr/>
          <w:tab/>
        </w:r>
      </w:ins>
      <w:ins w:id="1953" w:author="sc" w:date="2018-08-02T20:01:49Z">
        <w:r>
          <w:rPr/>
          <w:fldChar w:fldCharType="begin"/>
        </w:r>
      </w:ins>
      <w:ins w:id="1954" w:author="sc" w:date="2018-08-02T20:01:49Z">
        <w:r>
          <w:rPr/>
          <w:instrText xml:space="preserve"> PAGEREF _Toc2031377370 </w:instrText>
        </w:r>
      </w:ins>
      <w:ins w:id="1955" w:author="sc" w:date="2018-08-02T20:01:49Z">
        <w:r>
          <w:rPr/>
          <w:fldChar w:fldCharType="separate"/>
        </w:r>
      </w:ins>
      <w:ins w:id="1956" w:author="sc" w:date="2018-08-02T20:01:50Z">
        <w:r>
          <w:rPr/>
          <w:t>7</w:t>
        </w:r>
      </w:ins>
      <w:ins w:id="1957" w:author="sc" w:date="2018-08-02T20:01:49Z">
        <w:r>
          <w:rPr/>
          <w:fldChar w:fldCharType="end"/>
        </w:r>
      </w:ins>
      <w:ins w:id="1958" w:author="sc" w:date="2018-08-02T20:01:49Z">
        <w:r>
          <w:rPr>
            <w:rFonts w:ascii="SimSun" w:hAnsi="SimSun"/>
            <w:szCs w:val="36"/>
          </w:rPr>
          <w:fldChar w:fldCharType="end"/>
        </w:r>
      </w:ins>
    </w:p>
    <w:p>
      <w:pPr>
        <w:pStyle w:val="22"/>
        <w:tabs>
          <w:tab w:val="right" w:leader="dot" w:pos="8306"/>
        </w:tabs>
        <w:rPr>
          <w:ins w:id="1959" w:author="sc" w:date="2018-08-02T20:01:49Z"/>
        </w:rPr>
      </w:pPr>
      <w:ins w:id="1960" w:author="sc" w:date="2018-08-02T20:01:49Z">
        <w:r>
          <w:rPr>
            <w:rFonts w:ascii="SimSun" w:hAnsi="SimSun"/>
            <w:szCs w:val="36"/>
          </w:rPr>
          <w:fldChar w:fldCharType="begin"/>
        </w:r>
      </w:ins>
      <w:ins w:id="1961" w:author="sc" w:date="2018-08-02T20:01:49Z">
        <w:r>
          <w:rPr>
            <w:rFonts w:ascii="SimSun" w:hAnsi="SimSun"/>
            <w:szCs w:val="36"/>
          </w:rPr>
          <w:instrText xml:space="preserve"> HYPERLINK \l _Toc1804053721 </w:instrText>
        </w:r>
      </w:ins>
      <w:ins w:id="1962" w:author="sc" w:date="2018-08-02T20:01:49Z">
        <w:r>
          <w:rPr>
            <w:rFonts w:ascii="SimSun" w:hAnsi="SimSun"/>
            <w:szCs w:val="36"/>
          </w:rPr>
          <w:fldChar w:fldCharType="separate"/>
        </w:r>
      </w:ins>
      <w:ins w:id="1963" w:author="sc" w:date="2018-08-02T20:01:49Z">
        <w:r>
          <w:rPr/>
          <w:t xml:space="preserve">1.1 </w:t>
        </w:r>
      </w:ins>
      <w:ins w:id="1964" w:author="sc" w:date="2018-08-02T20:01:49Z">
        <w:r>
          <w:rPr>
            <w:rFonts w:hint="eastAsia"/>
          </w:rPr>
          <w:t>总体代码原则</w:t>
        </w:r>
      </w:ins>
      <w:ins w:id="1965" w:author="sc" w:date="2018-08-02T20:01:49Z">
        <w:r>
          <w:rPr/>
          <w:tab/>
        </w:r>
      </w:ins>
      <w:ins w:id="1966" w:author="sc" w:date="2018-08-02T20:01:49Z">
        <w:r>
          <w:rPr/>
          <w:fldChar w:fldCharType="begin"/>
        </w:r>
      </w:ins>
      <w:ins w:id="1967" w:author="sc" w:date="2018-08-02T20:01:49Z">
        <w:r>
          <w:rPr/>
          <w:instrText xml:space="preserve"> PAGEREF _Toc1804053721 </w:instrText>
        </w:r>
      </w:ins>
      <w:ins w:id="1968" w:author="sc" w:date="2018-08-02T20:01:49Z">
        <w:r>
          <w:rPr/>
          <w:fldChar w:fldCharType="separate"/>
        </w:r>
      </w:ins>
      <w:ins w:id="1969" w:author="sc" w:date="2018-08-02T20:01:50Z">
        <w:r>
          <w:rPr/>
          <w:t>7</w:t>
        </w:r>
      </w:ins>
      <w:ins w:id="1970" w:author="sc" w:date="2018-08-02T20:01:49Z">
        <w:r>
          <w:rPr/>
          <w:fldChar w:fldCharType="end"/>
        </w:r>
      </w:ins>
      <w:ins w:id="1971" w:author="sc" w:date="2018-08-02T20:01:49Z">
        <w:r>
          <w:rPr>
            <w:rFonts w:ascii="SimSun" w:hAnsi="SimSun"/>
            <w:szCs w:val="36"/>
          </w:rPr>
          <w:fldChar w:fldCharType="end"/>
        </w:r>
      </w:ins>
    </w:p>
    <w:p>
      <w:pPr>
        <w:pStyle w:val="22"/>
        <w:tabs>
          <w:tab w:val="right" w:leader="dot" w:pos="8306"/>
        </w:tabs>
        <w:rPr>
          <w:ins w:id="1972" w:author="sc" w:date="2018-08-02T20:01:49Z"/>
        </w:rPr>
      </w:pPr>
      <w:ins w:id="1973" w:author="sc" w:date="2018-08-02T20:01:49Z">
        <w:r>
          <w:rPr>
            <w:rFonts w:ascii="SimSun" w:hAnsi="SimSun"/>
            <w:szCs w:val="36"/>
          </w:rPr>
          <w:fldChar w:fldCharType="begin"/>
        </w:r>
      </w:ins>
      <w:ins w:id="1974" w:author="sc" w:date="2018-08-02T20:01:49Z">
        <w:r>
          <w:rPr>
            <w:rFonts w:ascii="SimSun" w:hAnsi="SimSun"/>
            <w:szCs w:val="36"/>
          </w:rPr>
          <w:instrText xml:space="preserve"> HYPERLINK \l _Toc949357052 </w:instrText>
        </w:r>
      </w:ins>
      <w:ins w:id="1975" w:author="sc" w:date="2018-08-02T20:01:49Z">
        <w:r>
          <w:rPr>
            <w:rFonts w:ascii="SimSun" w:hAnsi="SimSun"/>
            <w:szCs w:val="36"/>
          </w:rPr>
          <w:fldChar w:fldCharType="separate"/>
        </w:r>
      </w:ins>
      <w:ins w:id="1976" w:author="sc" w:date="2018-08-02T20:01:49Z">
        <w:r>
          <w:rPr/>
          <w:t xml:space="preserve">1.2 </w:t>
        </w:r>
      </w:ins>
      <w:ins w:id="1977" w:author="sc" w:date="2018-08-02T20:01:49Z">
        <w:r>
          <w:rPr>
            <w:rFonts w:hint="eastAsia"/>
          </w:rPr>
          <w:t>应用系统分层结构</w:t>
        </w:r>
      </w:ins>
      <w:ins w:id="1978" w:author="sc" w:date="2018-08-02T20:01:49Z">
        <w:r>
          <w:rPr/>
          <w:tab/>
        </w:r>
      </w:ins>
      <w:ins w:id="1979" w:author="sc" w:date="2018-08-02T20:01:49Z">
        <w:r>
          <w:rPr/>
          <w:fldChar w:fldCharType="begin"/>
        </w:r>
      </w:ins>
      <w:ins w:id="1980" w:author="sc" w:date="2018-08-02T20:01:49Z">
        <w:r>
          <w:rPr/>
          <w:instrText xml:space="preserve"> PAGEREF _Toc949357052 </w:instrText>
        </w:r>
      </w:ins>
      <w:ins w:id="1981" w:author="sc" w:date="2018-08-02T20:01:49Z">
        <w:r>
          <w:rPr/>
          <w:fldChar w:fldCharType="separate"/>
        </w:r>
      </w:ins>
      <w:ins w:id="1982" w:author="sc" w:date="2018-08-02T20:01:50Z">
        <w:r>
          <w:rPr/>
          <w:t>8</w:t>
        </w:r>
      </w:ins>
      <w:ins w:id="1983" w:author="sc" w:date="2018-08-02T20:01:49Z">
        <w:r>
          <w:rPr/>
          <w:fldChar w:fldCharType="end"/>
        </w:r>
      </w:ins>
      <w:ins w:id="1984" w:author="sc" w:date="2018-08-02T20:01:49Z">
        <w:r>
          <w:rPr>
            <w:rFonts w:ascii="SimSun" w:hAnsi="SimSun"/>
            <w:szCs w:val="36"/>
          </w:rPr>
          <w:fldChar w:fldCharType="end"/>
        </w:r>
      </w:ins>
    </w:p>
    <w:p>
      <w:pPr>
        <w:pStyle w:val="23"/>
        <w:tabs>
          <w:tab w:val="right" w:leader="dot" w:pos="8306"/>
        </w:tabs>
        <w:rPr>
          <w:ins w:id="1985" w:author="sc" w:date="2018-08-02T20:01:49Z"/>
        </w:rPr>
      </w:pPr>
      <w:ins w:id="1986" w:author="sc" w:date="2018-08-02T20:01:49Z">
        <w:r>
          <w:rPr>
            <w:rFonts w:ascii="SimSun" w:hAnsi="SimSun"/>
            <w:szCs w:val="36"/>
          </w:rPr>
          <w:fldChar w:fldCharType="begin"/>
        </w:r>
      </w:ins>
      <w:ins w:id="1987" w:author="sc" w:date="2018-08-02T20:01:49Z">
        <w:r>
          <w:rPr>
            <w:rFonts w:ascii="SimSun" w:hAnsi="SimSun"/>
            <w:szCs w:val="36"/>
          </w:rPr>
          <w:instrText xml:space="preserve"> HYPERLINK \l _Toc152902810 </w:instrText>
        </w:r>
      </w:ins>
      <w:ins w:id="1988" w:author="sc" w:date="2018-08-02T20:01:49Z">
        <w:r>
          <w:rPr>
            <w:rFonts w:ascii="SimSun" w:hAnsi="SimSun"/>
            <w:szCs w:val="36"/>
          </w:rPr>
          <w:fldChar w:fldCharType="separate"/>
        </w:r>
      </w:ins>
      <w:ins w:id="1989" w:author="sc" w:date="2018-08-02T20:01:49Z">
        <w:r>
          <w:rPr/>
          <w:t xml:space="preserve">1.2.1 </w:t>
        </w:r>
      </w:ins>
      <w:ins w:id="1990" w:author="sc" w:date="2018-08-02T20:01:49Z">
        <w:r>
          <w:rPr>
            <w:rFonts w:hint="default"/>
          </w:rPr>
          <w:t>包</w:t>
        </w:r>
      </w:ins>
      <w:ins w:id="1991" w:author="sc" w:date="2018-08-02T20:01:49Z">
        <w:r>
          <w:rPr>
            <w:rFonts w:hint="eastAsia"/>
          </w:rPr>
          <w:t>结构</w:t>
        </w:r>
      </w:ins>
      <w:ins w:id="1992" w:author="sc" w:date="2018-08-02T20:01:49Z">
        <w:r>
          <w:rPr>
            <w:rFonts w:hint="default"/>
          </w:rPr>
          <w:t>说明</w:t>
        </w:r>
      </w:ins>
      <w:ins w:id="1993" w:author="sc" w:date="2018-08-02T20:01:49Z">
        <w:r>
          <w:rPr/>
          <w:tab/>
        </w:r>
      </w:ins>
      <w:ins w:id="1994" w:author="sc" w:date="2018-08-02T20:01:49Z">
        <w:r>
          <w:rPr/>
          <w:fldChar w:fldCharType="begin"/>
        </w:r>
      </w:ins>
      <w:ins w:id="1995" w:author="sc" w:date="2018-08-02T20:01:49Z">
        <w:r>
          <w:rPr/>
          <w:instrText xml:space="preserve"> PAGEREF _Toc152902810 </w:instrText>
        </w:r>
      </w:ins>
      <w:ins w:id="1996" w:author="sc" w:date="2018-08-02T20:01:49Z">
        <w:r>
          <w:rPr/>
          <w:fldChar w:fldCharType="separate"/>
        </w:r>
      </w:ins>
      <w:ins w:id="1997" w:author="sc" w:date="2018-08-02T20:01:50Z">
        <w:r>
          <w:rPr/>
          <w:t>9</w:t>
        </w:r>
      </w:ins>
      <w:ins w:id="1998" w:author="sc" w:date="2018-08-02T20:01:49Z">
        <w:r>
          <w:rPr/>
          <w:fldChar w:fldCharType="end"/>
        </w:r>
      </w:ins>
      <w:ins w:id="1999" w:author="sc" w:date="2018-08-02T20:01:49Z">
        <w:r>
          <w:rPr>
            <w:rFonts w:ascii="SimSun" w:hAnsi="SimSun"/>
            <w:szCs w:val="36"/>
          </w:rPr>
          <w:fldChar w:fldCharType="end"/>
        </w:r>
      </w:ins>
    </w:p>
    <w:p>
      <w:pPr>
        <w:pStyle w:val="23"/>
        <w:tabs>
          <w:tab w:val="right" w:leader="dot" w:pos="8306"/>
        </w:tabs>
        <w:rPr>
          <w:ins w:id="2000" w:author="sc" w:date="2018-08-02T20:01:49Z"/>
        </w:rPr>
      </w:pPr>
      <w:ins w:id="2001" w:author="sc" w:date="2018-08-02T20:01:49Z">
        <w:r>
          <w:rPr>
            <w:rFonts w:ascii="SimSun" w:hAnsi="SimSun"/>
            <w:szCs w:val="36"/>
          </w:rPr>
          <w:fldChar w:fldCharType="begin"/>
        </w:r>
      </w:ins>
      <w:ins w:id="2002" w:author="sc" w:date="2018-08-02T20:01:49Z">
        <w:r>
          <w:rPr>
            <w:rFonts w:ascii="SimSun" w:hAnsi="SimSun"/>
            <w:szCs w:val="36"/>
          </w:rPr>
          <w:instrText xml:space="preserve"> HYPERLINK \l _Toc1599462307 </w:instrText>
        </w:r>
      </w:ins>
      <w:ins w:id="2003" w:author="sc" w:date="2018-08-02T20:01:49Z">
        <w:r>
          <w:rPr>
            <w:rFonts w:ascii="SimSun" w:hAnsi="SimSun"/>
            <w:szCs w:val="36"/>
          </w:rPr>
          <w:fldChar w:fldCharType="separate"/>
        </w:r>
      </w:ins>
      <w:ins w:id="2004" w:author="sc" w:date="2018-08-02T20:01:49Z">
        <w:r>
          <w:rPr/>
          <w:t>1.2.2 controller</w:t>
        </w:r>
      </w:ins>
      <w:ins w:id="2005" w:author="sc" w:date="2018-08-02T20:01:49Z">
        <w:r>
          <w:rPr>
            <w:rFonts w:hint="eastAsia"/>
          </w:rPr>
          <w:t>层</w:t>
        </w:r>
      </w:ins>
      <w:ins w:id="2006" w:author="sc" w:date="2018-08-02T20:01:49Z">
        <w:r>
          <w:rPr/>
          <w:tab/>
        </w:r>
      </w:ins>
      <w:ins w:id="2007" w:author="sc" w:date="2018-08-02T20:01:49Z">
        <w:r>
          <w:rPr/>
          <w:fldChar w:fldCharType="begin"/>
        </w:r>
      </w:ins>
      <w:ins w:id="2008" w:author="sc" w:date="2018-08-02T20:01:49Z">
        <w:r>
          <w:rPr/>
          <w:instrText xml:space="preserve"> PAGEREF _Toc1599462307 </w:instrText>
        </w:r>
      </w:ins>
      <w:ins w:id="2009" w:author="sc" w:date="2018-08-02T20:01:49Z">
        <w:r>
          <w:rPr/>
          <w:fldChar w:fldCharType="separate"/>
        </w:r>
      </w:ins>
      <w:ins w:id="2010" w:author="sc" w:date="2018-08-02T20:01:50Z">
        <w:r>
          <w:rPr/>
          <w:t>11</w:t>
        </w:r>
      </w:ins>
      <w:ins w:id="2011" w:author="sc" w:date="2018-08-02T20:01:49Z">
        <w:r>
          <w:rPr/>
          <w:fldChar w:fldCharType="end"/>
        </w:r>
      </w:ins>
      <w:ins w:id="2012" w:author="sc" w:date="2018-08-02T20:01:49Z">
        <w:r>
          <w:rPr>
            <w:rFonts w:ascii="SimSun" w:hAnsi="SimSun"/>
            <w:szCs w:val="36"/>
          </w:rPr>
          <w:fldChar w:fldCharType="end"/>
        </w:r>
      </w:ins>
    </w:p>
    <w:p>
      <w:pPr>
        <w:pStyle w:val="23"/>
        <w:tabs>
          <w:tab w:val="right" w:leader="dot" w:pos="8306"/>
        </w:tabs>
        <w:rPr>
          <w:ins w:id="2013" w:author="sc" w:date="2018-08-02T20:01:49Z"/>
        </w:rPr>
      </w:pPr>
      <w:ins w:id="2014" w:author="sc" w:date="2018-08-02T20:01:49Z">
        <w:r>
          <w:rPr>
            <w:rFonts w:ascii="SimSun" w:hAnsi="SimSun"/>
            <w:szCs w:val="36"/>
          </w:rPr>
          <w:fldChar w:fldCharType="begin"/>
        </w:r>
      </w:ins>
      <w:ins w:id="2015" w:author="sc" w:date="2018-08-02T20:01:49Z">
        <w:r>
          <w:rPr>
            <w:rFonts w:ascii="SimSun" w:hAnsi="SimSun"/>
            <w:szCs w:val="36"/>
          </w:rPr>
          <w:instrText xml:space="preserve"> HYPERLINK \l _Toc605572032 </w:instrText>
        </w:r>
      </w:ins>
      <w:ins w:id="2016" w:author="sc" w:date="2018-08-02T20:01:49Z">
        <w:r>
          <w:rPr>
            <w:rFonts w:ascii="SimSun" w:hAnsi="SimSun"/>
            <w:szCs w:val="36"/>
          </w:rPr>
          <w:fldChar w:fldCharType="separate"/>
        </w:r>
      </w:ins>
      <w:ins w:id="2017" w:author="sc" w:date="2018-08-02T20:01:49Z">
        <w:r>
          <w:rPr/>
          <w:t xml:space="preserve">1.2.3 </w:t>
        </w:r>
      </w:ins>
      <w:ins w:id="2018" w:author="sc" w:date="2018-08-02T20:01:49Z">
        <w:r>
          <w:rPr>
            <w:rFonts w:hint="eastAsia"/>
          </w:rPr>
          <w:t>facade层</w:t>
        </w:r>
      </w:ins>
      <w:ins w:id="2019" w:author="sc" w:date="2018-08-02T20:01:49Z">
        <w:r>
          <w:rPr/>
          <w:tab/>
        </w:r>
      </w:ins>
      <w:ins w:id="2020" w:author="sc" w:date="2018-08-02T20:01:49Z">
        <w:r>
          <w:rPr/>
          <w:fldChar w:fldCharType="begin"/>
        </w:r>
      </w:ins>
      <w:ins w:id="2021" w:author="sc" w:date="2018-08-02T20:01:49Z">
        <w:r>
          <w:rPr/>
          <w:instrText xml:space="preserve"> PAGEREF _Toc605572032 </w:instrText>
        </w:r>
      </w:ins>
      <w:ins w:id="2022" w:author="sc" w:date="2018-08-02T20:01:49Z">
        <w:r>
          <w:rPr/>
          <w:fldChar w:fldCharType="separate"/>
        </w:r>
      </w:ins>
      <w:ins w:id="2023" w:author="sc" w:date="2018-08-02T20:01:50Z">
        <w:r>
          <w:rPr/>
          <w:t>11</w:t>
        </w:r>
      </w:ins>
      <w:ins w:id="2024" w:author="sc" w:date="2018-08-02T20:01:49Z">
        <w:r>
          <w:rPr/>
          <w:fldChar w:fldCharType="end"/>
        </w:r>
      </w:ins>
      <w:ins w:id="2025" w:author="sc" w:date="2018-08-02T20:01:49Z">
        <w:r>
          <w:rPr>
            <w:rFonts w:ascii="SimSun" w:hAnsi="SimSun"/>
            <w:szCs w:val="36"/>
          </w:rPr>
          <w:fldChar w:fldCharType="end"/>
        </w:r>
      </w:ins>
    </w:p>
    <w:p>
      <w:pPr>
        <w:pStyle w:val="23"/>
        <w:tabs>
          <w:tab w:val="right" w:leader="dot" w:pos="8306"/>
        </w:tabs>
        <w:rPr>
          <w:ins w:id="2026" w:author="sc" w:date="2018-08-02T20:01:49Z"/>
        </w:rPr>
      </w:pPr>
      <w:ins w:id="2027" w:author="sc" w:date="2018-08-02T20:01:49Z">
        <w:r>
          <w:rPr>
            <w:rFonts w:ascii="SimSun" w:hAnsi="SimSun"/>
            <w:szCs w:val="36"/>
          </w:rPr>
          <w:fldChar w:fldCharType="begin"/>
        </w:r>
      </w:ins>
      <w:ins w:id="2028" w:author="sc" w:date="2018-08-02T20:01:49Z">
        <w:r>
          <w:rPr>
            <w:rFonts w:ascii="SimSun" w:hAnsi="SimSun"/>
            <w:szCs w:val="36"/>
          </w:rPr>
          <w:instrText xml:space="preserve"> HYPERLINK \l _Toc1684240013 </w:instrText>
        </w:r>
      </w:ins>
      <w:ins w:id="2029" w:author="sc" w:date="2018-08-02T20:01:49Z">
        <w:r>
          <w:rPr>
            <w:rFonts w:ascii="SimSun" w:hAnsi="SimSun"/>
            <w:szCs w:val="36"/>
          </w:rPr>
          <w:fldChar w:fldCharType="separate"/>
        </w:r>
      </w:ins>
      <w:ins w:id="2030" w:author="sc" w:date="2018-08-02T20:01:49Z">
        <w:r>
          <w:rPr/>
          <w:t xml:space="preserve">1.2.4 </w:t>
        </w:r>
      </w:ins>
      <w:ins w:id="2031" w:author="sc" w:date="2018-08-02T20:01:49Z">
        <w:r>
          <w:rPr>
            <w:rFonts w:hint="eastAsia"/>
          </w:rPr>
          <w:t>业务服务层Service</w:t>
        </w:r>
      </w:ins>
      <w:ins w:id="2032" w:author="sc" w:date="2018-08-02T20:01:49Z">
        <w:r>
          <w:rPr/>
          <w:tab/>
        </w:r>
      </w:ins>
      <w:ins w:id="2033" w:author="sc" w:date="2018-08-02T20:01:49Z">
        <w:r>
          <w:rPr/>
          <w:fldChar w:fldCharType="begin"/>
        </w:r>
      </w:ins>
      <w:ins w:id="2034" w:author="sc" w:date="2018-08-02T20:01:49Z">
        <w:r>
          <w:rPr/>
          <w:instrText xml:space="preserve"> PAGEREF _Toc1684240013 </w:instrText>
        </w:r>
      </w:ins>
      <w:ins w:id="2035" w:author="sc" w:date="2018-08-02T20:01:49Z">
        <w:r>
          <w:rPr/>
          <w:fldChar w:fldCharType="separate"/>
        </w:r>
      </w:ins>
      <w:ins w:id="2036" w:author="sc" w:date="2018-08-02T20:01:50Z">
        <w:r>
          <w:rPr/>
          <w:t>13</w:t>
        </w:r>
      </w:ins>
      <w:ins w:id="2037" w:author="sc" w:date="2018-08-02T20:01:49Z">
        <w:r>
          <w:rPr/>
          <w:fldChar w:fldCharType="end"/>
        </w:r>
      </w:ins>
      <w:ins w:id="2038" w:author="sc" w:date="2018-08-02T20:01:49Z">
        <w:r>
          <w:rPr>
            <w:rFonts w:ascii="SimSun" w:hAnsi="SimSun"/>
            <w:szCs w:val="36"/>
          </w:rPr>
          <w:fldChar w:fldCharType="end"/>
        </w:r>
      </w:ins>
    </w:p>
    <w:p>
      <w:pPr>
        <w:pStyle w:val="23"/>
        <w:tabs>
          <w:tab w:val="right" w:leader="dot" w:pos="8306"/>
        </w:tabs>
        <w:rPr>
          <w:ins w:id="2039" w:author="sc" w:date="2018-08-02T20:01:49Z"/>
        </w:rPr>
      </w:pPr>
      <w:ins w:id="2040" w:author="sc" w:date="2018-08-02T20:01:49Z">
        <w:r>
          <w:rPr>
            <w:rFonts w:ascii="SimSun" w:hAnsi="SimSun"/>
            <w:szCs w:val="36"/>
          </w:rPr>
          <w:fldChar w:fldCharType="begin"/>
        </w:r>
      </w:ins>
      <w:ins w:id="2041" w:author="sc" w:date="2018-08-02T20:01:49Z">
        <w:r>
          <w:rPr>
            <w:rFonts w:ascii="SimSun" w:hAnsi="SimSun"/>
            <w:szCs w:val="36"/>
          </w:rPr>
          <w:instrText xml:space="preserve"> HYPERLINK \l _Toc487179267 </w:instrText>
        </w:r>
      </w:ins>
      <w:ins w:id="2042" w:author="sc" w:date="2018-08-02T20:01:49Z">
        <w:r>
          <w:rPr>
            <w:rFonts w:ascii="SimSun" w:hAnsi="SimSun"/>
            <w:szCs w:val="36"/>
          </w:rPr>
          <w:fldChar w:fldCharType="separate"/>
        </w:r>
      </w:ins>
      <w:ins w:id="2043" w:author="sc" w:date="2018-08-02T20:01:49Z">
        <w:r>
          <w:rPr>
            <w:shd w:val="pct10" w:fill="FFFFFF"/>
          </w:rPr>
          <w:t xml:space="preserve">1.2.5 </w:t>
        </w:r>
      </w:ins>
      <w:ins w:id="2044" w:author="sc" w:date="2018-08-02T20:01:49Z">
        <w:r>
          <w:rPr>
            <w:shd w:val="pct10" w:color="auto" w:fill="FFFFFF"/>
          </w:rPr>
          <w:t>Dao数据层</w:t>
        </w:r>
      </w:ins>
      <w:ins w:id="2045" w:author="sc" w:date="2018-08-02T20:01:49Z">
        <w:r>
          <w:rPr/>
          <w:tab/>
        </w:r>
      </w:ins>
      <w:ins w:id="2046" w:author="sc" w:date="2018-08-02T20:01:49Z">
        <w:r>
          <w:rPr/>
          <w:fldChar w:fldCharType="begin"/>
        </w:r>
      </w:ins>
      <w:ins w:id="2047" w:author="sc" w:date="2018-08-02T20:01:49Z">
        <w:r>
          <w:rPr/>
          <w:instrText xml:space="preserve"> PAGEREF _Toc487179267 </w:instrText>
        </w:r>
      </w:ins>
      <w:ins w:id="2048" w:author="sc" w:date="2018-08-02T20:01:49Z">
        <w:r>
          <w:rPr/>
          <w:fldChar w:fldCharType="separate"/>
        </w:r>
      </w:ins>
      <w:ins w:id="2049" w:author="sc" w:date="2018-08-02T20:01:50Z">
        <w:r>
          <w:rPr/>
          <w:t>13</w:t>
        </w:r>
      </w:ins>
      <w:ins w:id="2050" w:author="sc" w:date="2018-08-02T20:01:49Z">
        <w:r>
          <w:rPr/>
          <w:fldChar w:fldCharType="end"/>
        </w:r>
      </w:ins>
      <w:ins w:id="2051" w:author="sc" w:date="2018-08-02T20:01:49Z">
        <w:r>
          <w:rPr>
            <w:rFonts w:ascii="SimSun" w:hAnsi="SimSun"/>
            <w:szCs w:val="36"/>
          </w:rPr>
          <w:fldChar w:fldCharType="end"/>
        </w:r>
      </w:ins>
    </w:p>
    <w:p>
      <w:pPr>
        <w:pStyle w:val="22"/>
        <w:tabs>
          <w:tab w:val="right" w:leader="dot" w:pos="8306"/>
        </w:tabs>
        <w:rPr>
          <w:ins w:id="2052" w:author="sc" w:date="2018-08-02T20:01:49Z"/>
        </w:rPr>
      </w:pPr>
      <w:ins w:id="2053" w:author="sc" w:date="2018-08-02T20:01:49Z">
        <w:r>
          <w:rPr>
            <w:rFonts w:ascii="SimSun" w:hAnsi="SimSun"/>
            <w:szCs w:val="36"/>
          </w:rPr>
          <w:fldChar w:fldCharType="begin"/>
        </w:r>
      </w:ins>
      <w:ins w:id="2054" w:author="sc" w:date="2018-08-02T20:01:49Z">
        <w:r>
          <w:rPr>
            <w:rFonts w:ascii="SimSun" w:hAnsi="SimSun"/>
            <w:szCs w:val="36"/>
          </w:rPr>
          <w:instrText xml:space="preserve"> HYPERLINK \l _Toc1247218736 </w:instrText>
        </w:r>
      </w:ins>
      <w:ins w:id="2055" w:author="sc" w:date="2018-08-02T20:01:49Z">
        <w:r>
          <w:rPr>
            <w:rFonts w:ascii="SimSun" w:hAnsi="SimSun"/>
            <w:szCs w:val="36"/>
          </w:rPr>
          <w:fldChar w:fldCharType="separate"/>
        </w:r>
      </w:ins>
      <w:ins w:id="2056" w:author="sc" w:date="2018-08-02T20:01:49Z">
        <w:r>
          <w:rPr/>
          <w:t xml:space="preserve">1.3 </w:t>
        </w:r>
      </w:ins>
      <w:ins w:id="2057" w:author="sc" w:date="2018-08-02T20:01:49Z">
        <w:r>
          <w:rPr>
            <w:rFonts w:hint="eastAsia"/>
          </w:rPr>
          <w:t>系统解耦及降级规则</w:t>
        </w:r>
      </w:ins>
      <w:ins w:id="2058" w:author="sc" w:date="2018-08-02T20:01:49Z">
        <w:r>
          <w:rPr/>
          <w:tab/>
        </w:r>
      </w:ins>
      <w:ins w:id="2059" w:author="sc" w:date="2018-08-02T20:01:49Z">
        <w:r>
          <w:rPr/>
          <w:fldChar w:fldCharType="begin"/>
        </w:r>
      </w:ins>
      <w:ins w:id="2060" w:author="sc" w:date="2018-08-02T20:01:49Z">
        <w:r>
          <w:rPr/>
          <w:instrText xml:space="preserve"> PAGEREF _Toc1247218736 </w:instrText>
        </w:r>
      </w:ins>
      <w:ins w:id="2061" w:author="sc" w:date="2018-08-02T20:01:49Z">
        <w:r>
          <w:rPr/>
          <w:fldChar w:fldCharType="separate"/>
        </w:r>
      </w:ins>
      <w:ins w:id="2062" w:author="sc" w:date="2018-08-02T20:01:50Z">
        <w:r>
          <w:rPr/>
          <w:t>14</w:t>
        </w:r>
      </w:ins>
      <w:ins w:id="2063" w:author="sc" w:date="2018-08-02T20:01:49Z">
        <w:r>
          <w:rPr/>
          <w:fldChar w:fldCharType="end"/>
        </w:r>
      </w:ins>
      <w:ins w:id="2064" w:author="sc" w:date="2018-08-02T20:01:49Z">
        <w:r>
          <w:rPr>
            <w:rFonts w:ascii="SimSun" w:hAnsi="SimSun"/>
            <w:szCs w:val="36"/>
          </w:rPr>
          <w:fldChar w:fldCharType="end"/>
        </w:r>
      </w:ins>
    </w:p>
    <w:p>
      <w:pPr>
        <w:pStyle w:val="21"/>
        <w:tabs>
          <w:tab w:val="right" w:leader="dot" w:pos="8306"/>
        </w:tabs>
        <w:rPr>
          <w:ins w:id="2065" w:author="sc" w:date="2018-08-02T20:01:49Z"/>
        </w:rPr>
      </w:pPr>
      <w:ins w:id="2066" w:author="sc" w:date="2018-08-02T20:01:49Z">
        <w:r>
          <w:rPr>
            <w:rFonts w:ascii="SimSun" w:hAnsi="SimSun"/>
            <w:szCs w:val="36"/>
          </w:rPr>
          <w:fldChar w:fldCharType="begin"/>
        </w:r>
      </w:ins>
      <w:ins w:id="2067" w:author="sc" w:date="2018-08-02T20:01:49Z">
        <w:r>
          <w:rPr>
            <w:rFonts w:ascii="SimSun" w:hAnsi="SimSun"/>
            <w:szCs w:val="36"/>
          </w:rPr>
          <w:instrText xml:space="preserve"> HYPERLINK \l _Toc2023759294 </w:instrText>
        </w:r>
      </w:ins>
      <w:ins w:id="2068" w:author="sc" w:date="2018-08-02T20:01:49Z">
        <w:r>
          <w:rPr>
            <w:rFonts w:ascii="SimSun" w:hAnsi="SimSun"/>
            <w:szCs w:val="36"/>
          </w:rPr>
          <w:fldChar w:fldCharType="separate"/>
        </w:r>
      </w:ins>
      <w:ins w:id="2069" w:author="sc" w:date="2018-08-02T20:01:49Z">
        <w:r>
          <w:rPr/>
          <w:t xml:space="preserve">2 </w:t>
        </w:r>
      </w:ins>
      <w:ins w:id="2070" w:author="sc" w:date="2018-08-02T20:01:49Z">
        <w:r>
          <w:rPr>
            <w:rFonts w:hint="eastAsia"/>
          </w:rPr>
          <w:t>代码编写规范</w:t>
        </w:r>
      </w:ins>
      <w:ins w:id="2071" w:author="sc" w:date="2018-08-02T20:01:49Z">
        <w:r>
          <w:rPr/>
          <w:tab/>
        </w:r>
      </w:ins>
      <w:ins w:id="2072" w:author="sc" w:date="2018-08-02T20:01:49Z">
        <w:r>
          <w:rPr/>
          <w:fldChar w:fldCharType="begin"/>
        </w:r>
      </w:ins>
      <w:ins w:id="2073" w:author="sc" w:date="2018-08-02T20:01:49Z">
        <w:r>
          <w:rPr/>
          <w:instrText xml:space="preserve"> PAGEREF _Toc2023759294 </w:instrText>
        </w:r>
      </w:ins>
      <w:ins w:id="2074" w:author="sc" w:date="2018-08-02T20:01:49Z">
        <w:r>
          <w:rPr/>
          <w:fldChar w:fldCharType="separate"/>
        </w:r>
      </w:ins>
      <w:ins w:id="2075" w:author="sc" w:date="2018-08-02T20:01:50Z">
        <w:r>
          <w:rPr/>
          <w:t>14</w:t>
        </w:r>
      </w:ins>
      <w:ins w:id="2076" w:author="sc" w:date="2018-08-02T20:01:49Z">
        <w:r>
          <w:rPr/>
          <w:fldChar w:fldCharType="end"/>
        </w:r>
      </w:ins>
      <w:ins w:id="2077" w:author="sc" w:date="2018-08-02T20:01:49Z">
        <w:r>
          <w:rPr>
            <w:rFonts w:ascii="SimSun" w:hAnsi="SimSun"/>
            <w:szCs w:val="36"/>
          </w:rPr>
          <w:fldChar w:fldCharType="end"/>
        </w:r>
      </w:ins>
    </w:p>
    <w:p>
      <w:pPr>
        <w:pStyle w:val="22"/>
        <w:tabs>
          <w:tab w:val="right" w:leader="dot" w:pos="8306"/>
        </w:tabs>
        <w:rPr>
          <w:ins w:id="2078" w:author="sc" w:date="2018-08-02T20:01:49Z"/>
        </w:rPr>
      </w:pPr>
      <w:ins w:id="2079" w:author="sc" w:date="2018-08-02T20:01:49Z">
        <w:r>
          <w:rPr>
            <w:rFonts w:ascii="SimSun" w:hAnsi="SimSun"/>
            <w:szCs w:val="36"/>
          </w:rPr>
          <w:fldChar w:fldCharType="begin"/>
        </w:r>
      </w:ins>
      <w:ins w:id="2080" w:author="sc" w:date="2018-08-02T20:01:49Z">
        <w:r>
          <w:rPr>
            <w:rFonts w:ascii="SimSun" w:hAnsi="SimSun"/>
            <w:szCs w:val="36"/>
          </w:rPr>
          <w:instrText xml:space="preserve"> HYPERLINK \l _Toc544106248 </w:instrText>
        </w:r>
      </w:ins>
      <w:ins w:id="2081" w:author="sc" w:date="2018-08-02T20:01:49Z">
        <w:r>
          <w:rPr>
            <w:rFonts w:ascii="SimSun" w:hAnsi="SimSun"/>
            <w:szCs w:val="36"/>
          </w:rPr>
          <w:fldChar w:fldCharType="separate"/>
        </w:r>
      </w:ins>
      <w:ins w:id="2082" w:author="sc" w:date="2018-08-02T20:01:49Z">
        <w:r>
          <w:rPr/>
          <w:t xml:space="preserve">2.1 </w:t>
        </w:r>
      </w:ins>
      <w:ins w:id="2083" w:author="sc" w:date="2018-08-02T20:01:49Z">
        <w:r>
          <w:rPr>
            <w:rFonts w:hint="eastAsia"/>
          </w:rPr>
          <w:t>命名风格</w:t>
        </w:r>
      </w:ins>
      <w:ins w:id="2084" w:author="sc" w:date="2018-08-02T20:01:49Z">
        <w:r>
          <w:rPr/>
          <w:tab/>
        </w:r>
      </w:ins>
      <w:ins w:id="2085" w:author="sc" w:date="2018-08-02T20:01:49Z">
        <w:r>
          <w:rPr/>
          <w:fldChar w:fldCharType="begin"/>
        </w:r>
      </w:ins>
      <w:ins w:id="2086" w:author="sc" w:date="2018-08-02T20:01:49Z">
        <w:r>
          <w:rPr/>
          <w:instrText xml:space="preserve"> PAGEREF _Toc544106248 </w:instrText>
        </w:r>
      </w:ins>
      <w:ins w:id="2087" w:author="sc" w:date="2018-08-02T20:01:49Z">
        <w:r>
          <w:rPr/>
          <w:fldChar w:fldCharType="separate"/>
        </w:r>
      </w:ins>
      <w:ins w:id="2088" w:author="sc" w:date="2018-08-02T20:01:50Z">
        <w:r>
          <w:rPr/>
          <w:t>14</w:t>
        </w:r>
      </w:ins>
      <w:ins w:id="2089" w:author="sc" w:date="2018-08-02T20:01:49Z">
        <w:r>
          <w:rPr/>
          <w:fldChar w:fldCharType="end"/>
        </w:r>
      </w:ins>
      <w:ins w:id="2090" w:author="sc" w:date="2018-08-02T20:01:49Z">
        <w:r>
          <w:rPr>
            <w:rFonts w:ascii="SimSun" w:hAnsi="SimSun"/>
            <w:szCs w:val="36"/>
          </w:rPr>
          <w:fldChar w:fldCharType="end"/>
        </w:r>
      </w:ins>
    </w:p>
    <w:p>
      <w:pPr>
        <w:pStyle w:val="22"/>
        <w:tabs>
          <w:tab w:val="right" w:leader="dot" w:pos="8306"/>
        </w:tabs>
        <w:rPr>
          <w:ins w:id="2091" w:author="sc" w:date="2018-08-02T20:01:49Z"/>
        </w:rPr>
      </w:pPr>
      <w:ins w:id="2092" w:author="sc" w:date="2018-08-02T20:01:49Z">
        <w:r>
          <w:rPr>
            <w:rFonts w:ascii="SimSun" w:hAnsi="SimSun"/>
            <w:szCs w:val="36"/>
          </w:rPr>
          <w:fldChar w:fldCharType="begin"/>
        </w:r>
      </w:ins>
      <w:ins w:id="2093" w:author="sc" w:date="2018-08-02T20:01:49Z">
        <w:r>
          <w:rPr>
            <w:rFonts w:ascii="SimSun" w:hAnsi="SimSun"/>
            <w:szCs w:val="36"/>
          </w:rPr>
          <w:instrText xml:space="preserve"> HYPERLINK \l _Toc1643025802 </w:instrText>
        </w:r>
      </w:ins>
      <w:ins w:id="2094" w:author="sc" w:date="2018-08-02T20:01:49Z">
        <w:r>
          <w:rPr>
            <w:rFonts w:ascii="SimSun" w:hAnsi="SimSun"/>
            <w:szCs w:val="36"/>
          </w:rPr>
          <w:fldChar w:fldCharType="separate"/>
        </w:r>
      </w:ins>
      <w:ins w:id="2095" w:author="sc" w:date="2018-08-02T20:01:49Z">
        <w:r>
          <w:rPr/>
          <w:t xml:space="preserve">2.2 </w:t>
        </w:r>
      </w:ins>
      <w:ins w:id="2096" w:author="sc" w:date="2018-08-02T20:01:49Z">
        <w:r>
          <w:rPr>
            <w:rFonts w:hint="eastAsia"/>
          </w:rPr>
          <w:t>分层</w:t>
        </w:r>
      </w:ins>
      <w:ins w:id="2097" w:author="sc" w:date="2018-08-02T20:01:49Z">
        <w:r>
          <w:rPr>
            <w:rFonts w:hint="default"/>
          </w:rPr>
          <w:t>相关</w:t>
        </w:r>
      </w:ins>
      <w:ins w:id="2098" w:author="sc" w:date="2018-08-02T20:01:49Z">
        <w:r>
          <w:rPr>
            <w:rFonts w:hint="eastAsia"/>
          </w:rPr>
          <w:t>命名规范</w:t>
        </w:r>
      </w:ins>
      <w:ins w:id="2099" w:author="sc" w:date="2018-08-02T20:01:49Z">
        <w:r>
          <w:rPr/>
          <w:tab/>
        </w:r>
      </w:ins>
      <w:ins w:id="2100" w:author="sc" w:date="2018-08-02T20:01:49Z">
        <w:r>
          <w:rPr/>
          <w:fldChar w:fldCharType="begin"/>
        </w:r>
      </w:ins>
      <w:ins w:id="2101" w:author="sc" w:date="2018-08-02T20:01:49Z">
        <w:r>
          <w:rPr/>
          <w:instrText xml:space="preserve"> PAGEREF _Toc1643025802 </w:instrText>
        </w:r>
      </w:ins>
      <w:ins w:id="2102" w:author="sc" w:date="2018-08-02T20:01:49Z">
        <w:r>
          <w:rPr/>
          <w:fldChar w:fldCharType="separate"/>
        </w:r>
      </w:ins>
      <w:ins w:id="2103" w:author="sc" w:date="2018-08-02T20:01:50Z">
        <w:r>
          <w:rPr/>
          <w:t>17</w:t>
        </w:r>
      </w:ins>
      <w:ins w:id="2104" w:author="sc" w:date="2018-08-02T20:01:49Z">
        <w:r>
          <w:rPr/>
          <w:fldChar w:fldCharType="end"/>
        </w:r>
      </w:ins>
      <w:ins w:id="2105" w:author="sc" w:date="2018-08-02T20:01:49Z">
        <w:r>
          <w:rPr>
            <w:rFonts w:ascii="SimSun" w:hAnsi="SimSun"/>
            <w:szCs w:val="36"/>
          </w:rPr>
          <w:fldChar w:fldCharType="end"/>
        </w:r>
      </w:ins>
    </w:p>
    <w:p>
      <w:pPr>
        <w:pStyle w:val="23"/>
        <w:tabs>
          <w:tab w:val="right" w:leader="dot" w:pos="8306"/>
        </w:tabs>
        <w:rPr>
          <w:ins w:id="2106" w:author="sc" w:date="2018-08-02T20:01:49Z"/>
        </w:rPr>
      </w:pPr>
      <w:ins w:id="2107" w:author="sc" w:date="2018-08-02T20:01:49Z">
        <w:r>
          <w:rPr>
            <w:rFonts w:ascii="SimSun" w:hAnsi="SimSun"/>
            <w:szCs w:val="36"/>
          </w:rPr>
          <w:fldChar w:fldCharType="begin"/>
        </w:r>
      </w:ins>
      <w:ins w:id="2108" w:author="sc" w:date="2018-08-02T20:01:49Z">
        <w:r>
          <w:rPr>
            <w:rFonts w:ascii="SimSun" w:hAnsi="SimSun"/>
            <w:szCs w:val="36"/>
          </w:rPr>
          <w:instrText xml:space="preserve"> HYPERLINK \l _Toc81160590 </w:instrText>
        </w:r>
      </w:ins>
      <w:ins w:id="2109" w:author="sc" w:date="2018-08-02T20:01:49Z">
        <w:r>
          <w:rPr>
            <w:rFonts w:ascii="SimSun" w:hAnsi="SimSun"/>
            <w:szCs w:val="36"/>
          </w:rPr>
          <w:fldChar w:fldCharType="separate"/>
        </w:r>
      </w:ins>
      <w:ins w:id="2110" w:author="sc" w:date="2018-08-02T20:01:49Z">
        <w:r>
          <w:rPr/>
          <w:t xml:space="preserve">2.2.1 </w:t>
        </w:r>
      </w:ins>
      <w:ins w:id="2111" w:author="sc" w:date="2018-08-02T20:01:49Z">
        <w:r>
          <w:rPr>
            <w:rFonts w:hint="eastAsia"/>
          </w:rPr>
          <w:t>各层类、方法名命名</w:t>
        </w:r>
      </w:ins>
      <w:ins w:id="2112" w:author="sc" w:date="2018-08-02T20:01:49Z">
        <w:r>
          <w:rPr/>
          <w:tab/>
        </w:r>
      </w:ins>
      <w:ins w:id="2113" w:author="sc" w:date="2018-08-02T20:01:49Z">
        <w:r>
          <w:rPr/>
          <w:fldChar w:fldCharType="begin"/>
        </w:r>
      </w:ins>
      <w:ins w:id="2114" w:author="sc" w:date="2018-08-02T20:01:49Z">
        <w:r>
          <w:rPr/>
          <w:instrText xml:space="preserve"> PAGEREF _Toc81160590 </w:instrText>
        </w:r>
      </w:ins>
      <w:ins w:id="2115" w:author="sc" w:date="2018-08-02T20:01:49Z">
        <w:r>
          <w:rPr/>
          <w:fldChar w:fldCharType="separate"/>
        </w:r>
      </w:ins>
      <w:ins w:id="2116" w:author="sc" w:date="2018-08-02T20:01:50Z">
        <w:r>
          <w:rPr/>
          <w:t>17</w:t>
        </w:r>
      </w:ins>
      <w:ins w:id="2117" w:author="sc" w:date="2018-08-02T20:01:49Z">
        <w:r>
          <w:rPr/>
          <w:fldChar w:fldCharType="end"/>
        </w:r>
      </w:ins>
      <w:ins w:id="2118" w:author="sc" w:date="2018-08-02T20:01:49Z">
        <w:r>
          <w:rPr>
            <w:rFonts w:ascii="SimSun" w:hAnsi="SimSun"/>
            <w:szCs w:val="36"/>
          </w:rPr>
          <w:fldChar w:fldCharType="end"/>
        </w:r>
      </w:ins>
    </w:p>
    <w:p>
      <w:pPr>
        <w:pStyle w:val="22"/>
        <w:tabs>
          <w:tab w:val="right" w:leader="dot" w:pos="8306"/>
        </w:tabs>
        <w:rPr>
          <w:ins w:id="2119" w:author="sc" w:date="2018-08-02T20:01:49Z"/>
        </w:rPr>
      </w:pPr>
      <w:ins w:id="2120" w:author="sc" w:date="2018-08-02T20:01:49Z">
        <w:r>
          <w:rPr>
            <w:rFonts w:ascii="SimSun" w:hAnsi="SimSun"/>
            <w:szCs w:val="36"/>
          </w:rPr>
          <w:fldChar w:fldCharType="begin"/>
        </w:r>
      </w:ins>
      <w:ins w:id="2121" w:author="sc" w:date="2018-08-02T20:01:49Z">
        <w:r>
          <w:rPr>
            <w:rFonts w:ascii="SimSun" w:hAnsi="SimSun"/>
            <w:szCs w:val="36"/>
          </w:rPr>
          <w:instrText xml:space="preserve"> HYPERLINK \l _Toc1219869542 </w:instrText>
        </w:r>
      </w:ins>
      <w:ins w:id="2122" w:author="sc" w:date="2018-08-02T20:01:49Z">
        <w:r>
          <w:rPr>
            <w:rFonts w:ascii="SimSun" w:hAnsi="SimSun"/>
            <w:szCs w:val="36"/>
          </w:rPr>
          <w:fldChar w:fldCharType="separate"/>
        </w:r>
      </w:ins>
      <w:ins w:id="2123" w:author="sc" w:date="2018-08-02T20:01:49Z">
        <w:r>
          <w:rPr/>
          <w:t xml:space="preserve">2.3 </w:t>
        </w:r>
      </w:ins>
      <w:ins w:id="2124" w:author="sc" w:date="2018-08-02T20:01:49Z">
        <w:r>
          <w:rPr>
            <w:rFonts w:hint="eastAsia"/>
          </w:rPr>
          <w:t>常量</w:t>
        </w:r>
      </w:ins>
      <w:ins w:id="2125" w:author="sc" w:date="2018-08-02T20:01:49Z">
        <w:r>
          <w:rPr>
            <w:rFonts w:hint="default"/>
          </w:rPr>
          <w:t>与枚举</w:t>
        </w:r>
      </w:ins>
      <w:ins w:id="2126" w:author="sc" w:date="2018-08-02T20:01:49Z">
        <w:r>
          <w:rPr>
            <w:rFonts w:hint="eastAsia"/>
          </w:rPr>
          <w:t>定义</w:t>
        </w:r>
      </w:ins>
      <w:ins w:id="2127" w:author="sc" w:date="2018-08-02T20:01:49Z">
        <w:r>
          <w:rPr/>
          <w:tab/>
        </w:r>
      </w:ins>
      <w:ins w:id="2128" w:author="sc" w:date="2018-08-02T20:01:49Z">
        <w:r>
          <w:rPr/>
          <w:fldChar w:fldCharType="begin"/>
        </w:r>
      </w:ins>
      <w:ins w:id="2129" w:author="sc" w:date="2018-08-02T20:01:49Z">
        <w:r>
          <w:rPr/>
          <w:instrText xml:space="preserve"> PAGEREF _Toc1219869542 </w:instrText>
        </w:r>
      </w:ins>
      <w:ins w:id="2130" w:author="sc" w:date="2018-08-02T20:01:49Z">
        <w:r>
          <w:rPr/>
          <w:fldChar w:fldCharType="separate"/>
        </w:r>
      </w:ins>
      <w:ins w:id="2131" w:author="sc" w:date="2018-08-02T20:01:50Z">
        <w:r>
          <w:rPr/>
          <w:t>18</w:t>
        </w:r>
      </w:ins>
      <w:ins w:id="2132" w:author="sc" w:date="2018-08-02T20:01:49Z">
        <w:r>
          <w:rPr/>
          <w:fldChar w:fldCharType="end"/>
        </w:r>
      </w:ins>
      <w:ins w:id="2133" w:author="sc" w:date="2018-08-02T20:01:49Z">
        <w:r>
          <w:rPr>
            <w:rFonts w:ascii="SimSun" w:hAnsi="SimSun"/>
            <w:szCs w:val="36"/>
          </w:rPr>
          <w:fldChar w:fldCharType="end"/>
        </w:r>
      </w:ins>
    </w:p>
    <w:p>
      <w:pPr>
        <w:pStyle w:val="22"/>
        <w:tabs>
          <w:tab w:val="right" w:leader="dot" w:pos="8306"/>
        </w:tabs>
        <w:rPr>
          <w:ins w:id="2134" w:author="sc" w:date="2018-08-02T20:01:49Z"/>
        </w:rPr>
      </w:pPr>
      <w:ins w:id="2135" w:author="sc" w:date="2018-08-02T20:01:49Z">
        <w:r>
          <w:rPr>
            <w:rFonts w:ascii="SimSun" w:hAnsi="SimSun"/>
            <w:szCs w:val="36"/>
          </w:rPr>
          <w:fldChar w:fldCharType="begin"/>
        </w:r>
      </w:ins>
      <w:ins w:id="2136" w:author="sc" w:date="2018-08-02T20:01:49Z">
        <w:r>
          <w:rPr>
            <w:rFonts w:ascii="SimSun" w:hAnsi="SimSun"/>
            <w:szCs w:val="36"/>
          </w:rPr>
          <w:instrText xml:space="preserve"> HYPERLINK \l _Toc1441095421 </w:instrText>
        </w:r>
      </w:ins>
      <w:ins w:id="2137" w:author="sc" w:date="2018-08-02T20:01:49Z">
        <w:r>
          <w:rPr>
            <w:rFonts w:ascii="SimSun" w:hAnsi="SimSun"/>
            <w:szCs w:val="36"/>
          </w:rPr>
          <w:fldChar w:fldCharType="separate"/>
        </w:r>
      </w:ins>
      <w:ins w:id="2138" w:author="sc" w:date="2018-08-02T20:01:49Z">
        <w:r>
          <w:rPr/>
          <w:t xml:space="preserve">2.4 </w:t>
        </w:r>
      </w:ins>
      <w:ins w:id="2139" w:author="sc" w:date="2018-08-02T20:01:49Z">
        <w:r>
          <w:rPr>
            <w:rFonts w:hint="eastAsia"/>
          </w:rPr>
          <w:t>代码格式</w:t>
        </w:r>
      </w:ins>
      <w:ins w:id="2140" w:author="sc" w:date="2018-08-02T20:01:49Z">
        <w:r>
          <w:rPr/>
          <w:tab/>
        </w:r>
      </w:ins>
      <w:ins w:id="2141" w:author="sc" w:date="2018-08-02T20:01:49Z">
        <w:r>
          <w:rPr/>
          <w:fldChar w:fldCharType="begin"/>
        </w:r>
      </w:ins>
      <w:ins w:id="2142" w:author="sc" w:date="2018-08-02T20:01:49Z">
        <w:r>
          <w:rPr/>
          <w:instrText xml:space="preserve"> PAGEREF _Toc1441095421 </w:instrText>
        </w:r>
      </w:ins>
      <w:ins w:id="2143" w:author="sc" w:date="2018-08-02T20:01:49Z">
        <w:r>
          <w:rPr/>
          <w:fldChar w:fldCharType="separate"/>
        </w:r>
      </w:ins>
      <w:ins w:id="2144" w:author="sc" w:date="2018-08-02T20:01:50Z">
        <w:r>
          <w:rPr/>
          <w:t>19</w:t>
        </w:r>
      </w:ins>
      <w:ins w:id="2145" w:author="sc" w:date="2018-08-02T20:01:49Z">
        <w:r>
          <w:rPr/>
          <w:fldChar w:fldCharType="end"/>
        </w:r>
      </w:ins>
      <w:ins w:id="2146" w:author="sc" w:date="2018-08-02T20:01:49Z">
        <w:r>
          <w:rPr>
            <w:rFonts w:ascii="SimSun" w:hAnsi="SimSun"/>
            <w:szCs w:val="36"/>
          </w:rPr>
          <w:fldChar w:fldCharType="end"/>
        </w:r>
      </w:ins>
    </w:p>
    <w:p>
      <w:pPr>
        <w:pStyle w:val="22"/>
        <w:tabs>
          <w:tab w:val="right" w:leader="dot" w:pos="8306"/>
        </w:tabs>
        <w:rPr>
          <w:ins w:id="2147" w:author="sc" w:date="2018-08-02T20:01:49Z"/>
        </w:rPr>
      </w:pPr>
      <w:ins w:id="2148" w:author="sc" w:date="2018-08-02T20:01:49Z">
        <w:r>
          <w:rPr>
            <w:rFonts w:ascii="SimSun" w:hAnsi="SimSun"/>
            <w:szCs w:val="36"/>
          </w:rPr>
          <w:fldChar w:fldCharType="begin"/>
        </w:r>
      </w:ins>
      <w:ins w:id="2149" w:author="sc" w:date="2018-08-02T20:01:49Z">
        <w:r>
          <w:rPr>
            <w:rFonts w:ascii="SimSun" w:hAnsi="SimSun"/>
            <w:szCs w:val="36"/>
          </w:rPr>
          <w:instrText xml:space="preserve"> HYPERLINK \l _Toc2015055633 </w:instrText>
        </w:r>
      </w:ins>
      <w:ins w:id="2150" w:author="sc" w:date="2018-08-02T20:01:49Z">
        <w:r>
          <w:rPr>
            <w:rFonts w:ascii="SimSun" w:hAnsi="SimSun"/>
            <w:szCs w:val="36"/>
          </w:rPr>
          <w:fldChar w:fldCharType="separate"/>
        </w:r>
      </w:ins>
      <w:ins w:id="2151" w:author="sc" w:date="2018-08-02T20:01:49Z">
        <w:r>
          <w:rPr/>
          <w:t xml:space="preserve">2.5 </w:t>
        </w:r>
      </w:ins>
      <w:ins w:id="2152" w:author="sc" w:date="2018-08-02T20:01:49Z">
        <w:r>
          <w:rPr>
            <w:rFonts w:hint="eastAsia"/>
          </w:rPr>
          <w:t>OOP规约</w:t>
        </w:r>
      </w:ins>
      <w:ins w:id="2153" w:author="sc" w:date="2018-08-02T20:01:49Z">
        <w:r>
          <w:rPr/>
          <w:tab/>
        </w:r>
      </w:ins>
      <w:ins w:id="2154" w:author="sc" w:date="2018-08-02T20:01:49Z">
        <w:r>
          <w:rPr/>
          <w:fldChar w:fldCharType="begin"/>
        </w:r>
      </w:ins>
      <w:ins w:id="2155" w:author="sc" w:date="2018-08-02T20:01:49Z">
        <w:r>
          <w:rPr/>
          <w:instrText xml:space="preserve"> PAGEREF _Toc2015055633 </w:instrText>
        </w:r>
      </w:ins>
      <w:ins w:id="2156" w:author="sc" w:date="2018-08-02T20:01:49Z">
        <w:r>
          <w:rPr/>
          <w:fldChar w:fldCharType="separate"/>
        </w:r>
      </w:ins>
      <w:ins w:id="2157" w:author="sc" w:date="2018-08-02T20:01:50Z">
        <w:r>
          <w:rPr/>
          <w:t>21</w:t>
        </w:r>
      </w:ins>
      <w:ins w:id="2158" w:author="sc" w:date="2018-08-02T20:01:49Z">
        <w:r>
          <w:rPr/>
          <w:fldChar w:fldCharType="end"/>
        </w:r>
      </w:ins>
      <w:ins w:id="2159" w:author="sc" w:date="2018-08-02T20:01:49Z">
        <w:r>
          <w:rPr>
            <w:rFonts w:ascii="SimSun" w:hAnsi="SimSun"/>
            <w:szCs w:val="36"/>
          </w:rPr>
          <w:fldChar w:fldCharType="end"/>
        </w:r>
      </w:ins>
    </w:p>
    <w:p>
      <w:pPr>
        <w:pStyle w:val="22"/>
        <w:tabs>
          <w:tab w:val="right" w:leader="dot" w:pos="8306"/>
        </w:tabs>
        <w:rPr>
          <w:ins w:id="2160" w:author="sc" w:date="2018-08-02T20:01:49Z"/>
        </w:rPr>
      </w:pPr>
      <w:ins w:id="2161" w:author="sc" w:date="2018-08-02T20:01:49Z">
        <w:r>
          <w:rPr>
            <w:rFonts w:ascii="SimSun" w:hAnsi="SimSun"/>
            <w:szCs w:val="36"/>
          </w:rPr>
          <w:fldChar w:fldCharType="begin"/>
        </w:r>
      </w:ins>
      <w:ins w:id="2162" w:author="sc" w:date="2018-08-02T20:01:49Z">
        <w:r>
          <w:rPr>
            <w:rFonts w:ascii="SimSun" w:hAnsi="SimSun"/>
            <w:szCs w:val="36"/>
          </w:rPr>
          <w:instrText xml:space="preserve"> HYPERLINK \l _Toc1722265861 </w:instrText>
        </w:r>
      </w:ins>
      <w:ins w:id="2163" w:author="sc" w:date="2018-08-02T20:01:49Z">
        <w:r>
          <w:rPr>
            <w:rFonts w:ascii="SimSun" w:hAnsi="SimSun"/>
            <w:szCs w:val="36"/>
          </w:rPr>
          <w:fldChar w:fldCharType="separate"/>
        </w:r>
      </w:ins>
      <w:ins w:id="2164" w:author="sc" w:date="2018-08-02T20:01:49Z">
        <w:r>
          <w:rPr/>
          <w:t xml:space="preserve">2.6 </w:t>
        </w:r>
      </w:ins>
      <w:ins w:id="2165" w:author="sc" w:date="2018-08-02T20:01:49Z">
        <w:r>
          <w:rPr>
            <w:rFonts w:hint="eastAsia"/>
          </w:rPr>
          <w:t>集合处理</w:t>
        </w:r>
      </w:ins>
      <w:ins w:id="2166" w:author="sc" w:date="2018-08-02T20:01:49Z">
        <w:r>
          <w:rPr/>
          <w:tab/>
        </w:r>
      </w:ins>
      <w:ins w:id="2167" w:author="sc" w:date="2018-08-02T20:01:49Z">
        <w:r>
          <w:rPr/>
          <w:fldChar w:fldCharType="begin"/>
        </w:r>
      </w:ins>
      <w:ins w:id="2168" w:author="sc" w:date="2018-08-02T20:01:49Z">
        <w:r>
          <w:rPr/>
          <w:instrText xml:space="preserve"> PAGEREF _Toc1722265861 </w:instrText>
        </w:r>
      </w:ins>
      <w:ins w:id="2169" w:author="sc" w:date="2018-08-02T20:01:49Z">
        <w:r>
          <w:rPr/>
          <w:fldChar w:fldCharType="separate"/>
        </w:r>
      </w:ins>
      <w:ins w:id="2170" w:author="sc" w:date="2018-08-02T20:01:50Z">
        <w:r>
          <w:rPr/>
          <w:t>24</w:t>
        </w:r>
      </w:ins>
      <w:ins w:id="2171" w:author="sc" w:date="2018-08-02T20:01:49Z">
        <w:r>
          <w:rPr/>
          <w:fldChar w:fldCharType="end"/>
        </w:r>
      </w:ins>
      <w:ins w:id="2172" w:author="sc" w:date="2018-08-02T20:01:49Z">
        <w:r>
          <w:rPr>
            <w:rFonts w:ascii="SimSun" w:hAnsi="SimSun"/>
            <w:szCs w:val="36"/>
          </w:rPr>
          <w:fldChar w:fldCharType="end"/>
        </w:r>
      </w:ins>
    </w:p>
    <w:p>
      <w:pPr>
        <w:pStyle w:val="22"/>
        <w:tabs>
          <w:tab w:val="right" w:leader="dot" w:pos="8306"/>
        </w:tabs>
        <w:rPr>
          <w:ins w:id="2173" w:author="sc" w:date="2018-08-02T20:01:49Z"/>
        </w:rPr>
      </w:pPr>
      <w:ins w:id="2174" w:author="sc" w:date="2018-08-02T20:01:49Z">
        <w:r>
          <w:rPr>
            <w:rFonts w:ascii="SimSun" w:hAnsi="SimSun"/>
            <w:szCs w:val="36"/>
          </w:rPr>
          <w:fldChar w:fldCharType="begin"/>
        </w:r>
      </w:ins>
      <w:ins w:id="2175" w:author="sc" w:date="2018-08-02T20:01:49Z">
        <w:r>
          <w:rPr>
            <w:rFonts w:ascii="SimSun" w:hAnsi="SimSun"/>
            <w:szCs w:val="36"/>
          </w:rPr>
          <w:instrText xml:space="preserve"> HYPERLINK \l _Toc1844479219 </w:instrText>
        </w:r>
      </w:ins>
      <w:ins w:id="2176" w:author="sc" w:date="2018-08-02T20:01:49Z">
        <w:r>
          <w:rPr>
            <w:rFonts w:ascii="SimSun" w:hAnsi="SimSun"/>
            <w:szCs w:val="36"/>
          </w:rPr>
          <w:fldChar w:fldCharType="separate"/>
        </w:r>
      </w:ins>
      <w:ins w:id="2177" w:author="sc" w:date="2018-08-02T20:01:49Z">
        <w:r>
          <w:rPr/>
          <w:t xml:space="preserve">2.7 </w:t>
        </w:r>
      </w:ins>
      <w:ins w:id="2178" w:author="sc" w:date="2018-08-02T20:01:49Z">
        <w:r>
          <w:rPr>
            <w:rFonts w:hint="eastAsia"/>
          </w:rPr>
          <w:t>并发处理</w:t>
        </w:r>
      </w:ins>
      <w:ins w:id="2179" w:author="sc" w:date="2018-08-02T20:01:49Z">
        <w:r>
          <w:rPr/>
          <w:tab/>
        </w:r>
      </w:ins>
      <w:ins w:id="2180" w:author="sc" w:date="2018-08-02T20:01:49Z">
        <w:r>
          <w:rPr/>
          <w:fldChar w:fldCharType="begin"/>
        </w:r>
      </w:ins>
      <w:ins w:id="2181" w:author="sc" w:date="2018-08-02T20:01:49Z">
        <w:r>
          <w:rPr/>
          <w:instrText xml:space="preserve"> PAGEREF _Toc1844479219 </w:instrText>
        </w:r>
      </w:ins>
      <w:ins w:id="2182" w:author="sc" w:date="2018-08-02T20:01:49Z">
        <w:r>
          <w:rPr/>
          <w:fldChar w:fldCharType="separate"/>
        </w:r>
      </w:ins>
      <w:ins w:id="2183" w:author="sc" w:date="2018-08-02T20:01:50Z">
        <w:r>
          <w:rPr/>
          <w:t>27</w:t>
        </w:r>
      </w:ins>
      <w:ins w:id="2184" w:author="sc" w:date="2018-08-02T20:01:49Z">
        <w:r>
          <w:rPr/>
          <w:fldChar w:fldCharType="end"/>
        </w:r>
      </w:ins>
      <w:ins w:id="2185" w:author="sc" w:date="2018-08-02T20:01:49Z">
        <w:r>
          <w:rPr>
            <w:rFonts w:ascii="SimSun" w:hAnsi="SimSun"/>
            <w:szCs w:val="36"/>
          </w:rPr>
          <w:fldChar w:fldCharType="end"/>
        </w:r>
      </w:ins>
    </w:p>
    <w:p>
      <w:pPr>
        <w:pStyle w:val="22"/>
        <w:tabs>
          <w:tab w:val="right" w:leader="dot" w:pos="8306"/>
        </w:tabs>
        <w:rPr>
          <w:ins w:id="2186" w:author="sc" w:date="2018-08-02T20:01:49Z"/>
        </w:rPr>
      </w:pPr>
      <w:ins w:id="2187" w:author="sc" w:date="2018-08-02T20:01:49Z">
        <w:r>
          <w:rPr>
            <w:rFonts w:ascii="SimSun" w:hAnsi="SimSun"/>
            <w:szCs w:val="36"/>
          </w:rPr>
          <w:fldChar w:fldCharType="begin"/>
        </w:r>
      </w:ins>
      <w:ins w:id="2188" w:author="sc" w:date="2018-08-02T20:01:49Z">
        <w:r>
          <w:rPr>
            <w:rFonts w:ascii="SimSun" w:hAnsi="SimSun"/>
            <w:szCs w:val="36"/>
          </w:rPr>
          <w:instrText xml:space="preserve"> HYPERLINK \l _Toc1462992411 </w:instrText>
        </w:r>
      </w:ins>
      <w:ins w:id="2189" w:author="sc" w:date="2018-08-02T20:01:49Z">
        <w:r>
          <w:rPr>
            <w:rFonts w:ascii="SimSun" w:hAnsi="SimSun"/>
            <w:szCs w:val="36"/>
          </w:rPr>
          <w:fldChar w:fldCharType="separate"/>
        </w:r>
      </w:ins>
      <w:ins w:id="2190" w:author="sc" w:date="2018-08-02T20:01:49Z">
        <w:r>
          <w:rPr/>
          <w:t xml:space="preserve">2.8 </w:t>
        </w:r>
      </w:ins>
      <w:ins w:id="2191" w:author="sc" w:date="2018-08-02T20:01:49Z">
        <w:r>
          <w:rPr>
            <w:rFonts w:hint="eastAsia"/>
          </w:rPr>
          <w:t>控制语句</w:t>
        </w:r>
      </w:ins>
      <w:ins w:id="2192" w:author="sc" w:date="2018-08-02T20:01:49Z">
        <w:r>
          <w:rPr/>
          <w:tab/>
        </w:r>
      </w:ins>
      <w:ins w:id="2193" w:author="sc" w:date="2018-08-02T20:01:49Z">
        <w:r>
          <w:rPr/>
          <w:fldChar w:fldCharType="begin"/>
        </w:r>
      </w:ins>
      <w:ins w:id="2194" w:author="sc" w:date="2018-08-02T20:01:49Z">
        <w:r>
          <w:rPr/>
          <w:instrText xml:space="preserve"> PAGEREF _Toc1462992411 </w:instrText>
        </w:r>
      </w:ins>
      <w:ins w:id="2195" w:author="sc" w:date="2018-08-02T20:01:49Z">
        <w:r>
          <w:rPr/>
          <w:fldChar w:fldCharType="separate"/>
        </w:r>
      </w:ins>
      <w:ins w:id="2196" w:author="sc" w:date="2018-08-02T20:01:50Z">
        <w:r>
          <w:rPr/>
          <w:t>30</w:t>
        </w:r>
      </w:ins>
      <w:ins w:id="2197" w:author="sc" w:date="2018-08-02T20:01:49Z">
        <w:r>
          <w:rPr/>
          <w:fldChar w:fldCharType="end"/>
        </w:r>
      </w:ins>
      <w:ins w:id="2198" w:author="sc" w:date="2018-08-02T20:01:49Z">
        <w:r>
          <w:rPr>
            <w:rFonts w:ascii="SimSun" w:hAnsi="SimSun"/>
            <w:szCs w:val="36"/>
          </w:rPr>
          <w:fldChar w:fldCharType="end"/>
        </w:r>
      </w:ins>
    </w:p>
    <w:p>
      <w:pPr>
        <w:pStyle w:val="22"/>
        <w:tabs>
          <w:tab w:val="right" w:leader="dot" w:pos="8306"/>
        </w:tabs>
        <w:rPr>
          <w:ins w:id="2199" w:author="sc" w:date="2018-08-02T20:01:49Z"/>
        </w:rPr>
      </w:pPr>
      <w:ins w:id="2200" w:author="sc" w:date="2018-08-02T20:01:49Z">
        <w:r>
          <w:rPr>
            <w:rFonts w:ascii="SimSun" w:hAnsi="SimSun"/>
            <w:szCs w:val="36"/>
          </w:rPr>
          <w:fldChar w:fldCharType="begin"/>
        </w:r>
      </w:ins>
      <w:ins w:id="2201" w:author="sc" w:date="2018-08-02T20:01:49Z">
        <w:r>
          <w:rPr>
            <w:rFonts w:ascii="SimSun" w:hAnsi="SimSun"/>
            <w:szCs w:val="36"/>
          </w:rPr>
          <w:instrText xml:space="preserve"> HYPERLINK \l _Toc834139414 </w:instrText>
        </w:r>
      </w:ins>
      <w:ins w:id="2202" w:author="sc" w:date="2018-08-02T20:01:49Z">
        <w:r>
          <w:rPr>
            <w:rFonts w:ascii="SimSun" w:hAnsi="SimSun"/>
            <w:szCs w:val="36"/>
          </w:rPr>
          <w:fldChar w:fldCharType="separate"/>
        </w:r>
      </w:ins>
      <w:ins w:id="2203" w:author="sc" w:date="2018-08-02T20:01:49Z">
        <w:r>
          <w:rPr/>
          <w:t xml:space="preserve">2.9 </w:t>
        </w:r>
      </w:ins>
      <w:ins w:id="2204" w:author="sc" w:date="2018-08-02T20:01:49Z">
        <w:r>
          <w:rPr>
            <w:rFonts w:hint="eastAsia"/>
          </w:rPr>
          <w:t>注释规范</w:t>
        </w:r>
      </w:ins>
      <w:ins w:id="2205" w:author="sc" w:date="2018-08-02T20:01:49Z">
        <w:r>
          <w:rPr/>
          <w:tab/>
        </w:r>
      </w:ins>
      <w:ins w:id="2206" w:author="sc" w:date="2018-08-02T20:01:49Z">
        <w:r>
          <w:rPr/>
          <w:fldChar w:fldCharType="begin"/>
        </w:r>
      </w:ins>
      <w:ins w:id="2207" w:author="sc" w:date="2018-08-02T20:01:49Z">
        <w:r>
          <w:rPr/>
          <w:instrText xml:space="preserve"> PAGEREF _Toc834139414 </w:instrText>
        </w:r>
      </w:ins>
      <w:ins w:id="2208" w:author="sc" w:date="2018-08-02T20:01:49Z">
        <w:r>
          <w:rPr/>
          <w:fldChar w:fldCharType="separate"/>
        </w:r>
      </w:ins>
      <w:ins w:id="2209" w:author="sc" w:date="2018-08-02T20:01:50Z">
        <w:r>
          <w:rPr/>
          <w:t>32</w:t>
        </w:r>
      </w:ins>
      <w:ins w:id="2210" w:author="sc" w:date="2018-08-02T20:01:49Z">
        <w:r>
          <w:rPr/>
          <w:fldChar w:fldCharType="end"/>
        </w:r>
      </w:ins>
      <w:ins w:id="2211" w:author="sc" w:date="2018-08-02T20:01:49Z">
        <w:r>
          <w:rPr>
            <w:rFonts w:ascii="SimSun" w:hAnsi="SimSun"/>
            <w:szCs w:val="36"/>
          </w:rPr>
          <w:fldChar w:fldCharType="end"/>
        </w:r>
      </w:ins>
    </w:p>
    <w:p>
      <w:pPr>
        <w:pStyle w:val="23"/>
        <w:tabs>
          <w:tab w:val="right" w:leader="dot" w:pos="8306"/>
        </w:tabs>
        <w:rPr>
          <w:ins w:id="2212" w:author="sc" w:date="2018-08-02T20:01:49Z"/>
        </w:rPr>
      </w:pPr>
      <w:ins w:id="2213" w:author="sc" w:date="2018-08-02T20:01:49Z">
        <w:r>
          <w:rPr>
            <w:rFonts w:ascii="SimSun" w:hAnsi="SimSun"/>
            <w:szCs w:val="36"/>
          </w:rPr>
          <w:fldChar w:fldCharType="begin"/>
        </w:r>
      </w:ins>
      <w:ins w:id="2214" w:author="sc" w:date="2018-08-02T20:01:49Z">
        <w:r>
          <w:rPr>
            <w:rFonts w:ascii="SimSun" w:hAnsi="SimSun"/>
            <w:szCs w:val="36"/>
          </w:rPr>
          <w:instrText xml:space="preserve"> HYPERLINK \l _Toc364930406 </w:instrText>
        </w:r>
      </w:ins>
      <w:ins w:id="2215" w:author="sc" w:date="2018-08-02T20:01:49Z">
        <w:r>
          <w:rPr>
            <w:rFonts w:ascii="SimSun" w:hAnsi="SimSun"/>
            <w:szCs w:val="36"/>
          </w:rPr>
          <w:fldChar w:fldCharType="separate"/>
        </w:r>
      </w:ins>
      <w:ins w:id="2216" w:author="sc" w:date="2018-08-02T20:01:49Z">
        <w:r>
          <w:rPr/>
          <w:t xml:space="preserve">2.9.1 </w:t>
        </w:r>
      </w:ins>
      <w:ins w:id="2217" w:author="sc" w:date="2018-08-02T20:01:49Z">
        <w:r>
          <w:rPr>
            <w:rFonts w:hint="eastAsia"/>
          </w:rPr>
          <w:t>通用规范</w:t>
        </w:r>
      </w:ins>
      <w:ins w:id="2218" w:author="sc" w:date="2018-08-02T20:01:49Z">
        <w:r>
          <w:rPr/>
          <w:tab/>
        </w:r>
      </w:ins>
      <w:ins w:id="2219" w:author="sc" w:date="2018-08-02T20:01:49Z">
        <w:r>
          <w:rPr/>
          <w:fldChar w:fldCharType="begin"/>
        </w:r>
      </w:ins>
      <w:ins w:id="2220" w:author="sc" w:date="2018-08-02T20:01:49Z">
        <w:r>
          <w:rPr/>
          <w:instrText xml:space="preserve"> PAGEREF _Toc364930406 </w:instrText>
        </w:r>
      </w:ins>
      <w:ins w:id="2221" w:author="sc" w:date="2018-08-02T20:01:49Z">
        <w:r>
          <w:rPr/>
          <w:fldChar w:fldCharType="separate"/>
        </w:r>
      </w:ins>
      <w:ins w:id="2222" w:author="sc" w:date="2018-08-02T20:01:50Z">
        <w:r>
          <w:rPr/>
          <w:t>32</w:t>
        </w:r>
      </w:ins>
      <w:ins w:id="2223" w:author="sc" w:date="2018-08-02T20:01:49Z">
        <w:r>
          <w:rPr/>
          <w:fldChar w:fldCharType="end"/>
        </w:r>
      </w:ins>
      <w:ins w:id="2224" w:author="sc" w:date="2018-08-02T20:01:49Z">
        <w:r>
          <w:rPr>
            <w:rFonts w:ascii="SimSun" w:hAnsi="SimSun"/>
            <w:szCs w:val="36"/>
          </w:rPr>
          <w:fldChar w:fldCharType="end"/>
        </w:r>
      </w:ins>
    </w:p>
    <w:p>
      <w:pPr>
        <w:pStyle w:val="23"/>
        <w:tabs>
          <w:tab w:val="right" w:leader="dot" w:pos="8306"/>
        </w:tabs>
        <w:rPr>
          <w:ins w:id="2225" w:author="sc" w:date="2018-08-02T20:01:49Z"/>
        </w:rPr>
      </w:pPr>
      <w:ins w:id="2226" w:author="sc" w:date="2018-08-02T20:01:49Z">
        <w:r>
          <w:rPr>
            <w:rFonts w:ascii="SimSun" w:hAnsi="SimSun"/>
            <w:szCs w:val="36"/>
          </w:rPr>
          <w:fldChar w:fldCharType="begin"/>
        </w:r>
      </w:ins>
      <w:ins w:id="2227" w:author="sc" w:date="2018-08-02T20:01:49Z">
        <w:r>
          <w:rPr>
            <w:rFonts w:ascii="SimSun" w:hAnsi="SimSun"/>
            <w:szCs w:val="36"/>
          </w:rPr>
          <w:instrText xml:space="preserve"> HYPERLINK \l _Toc846862535 </w:instrText>
        </w:r>
      </w:ins>
      <w:ins w:id="2228" w:author="sc" w:date="2018-08-02T20:01:49Z">
        <w:r>
          <w:rPr>
            <w:rFonts w:ascii="SimSun" w:hAnsi="SimSun"/>
            <w:szCs w:val="36"/>
          </w:rPr>
          <w:fldChar w:fldCharType="separate"/>
        </w:r>
      </w:ins>
      <w:ins w:id="2229" w:author="sc" w:date="2018-08-02T20:01:49Z">
        <w:r>
          <w:rPr/>
          <w:t xml:space="preserve">2.9.2 </w:t>
        </w:r>
      </w:ins>
      <w:ins w:id="2230" w:author="sc" w:date="2018-08-02T20:01:49Z">
        <w:r>
          <w:rPr>
            <w:rFonts w:hint="eastAsia"/>
          </w:rPr>
          <w:t>class注释</w:t>
        </w:r>
      </w:ins>
      <w:ins w:id="2231" w:author="sc" w:date="2018-08-02T20:01:49Z">
        <w:r>
          <w:rPr/>
          <w:tab/>
        </w:r>
      </w:ins>
      <w:ins w:id="2232" w:author="sc" w:date="2018-08-02T20:01:49Z">
        <w:r>
          <w:rPr/>
          <w:fldChar w:fldCharType="begin"/>
        </w:r>
      </w:ins>
      <w:ins w:id="2233" w:author="sc" w:date="2018-08-02T20:01:49Z">
        <w:r>
          <w:rPr/>
          <w:instrText xml:space="preserve"> PAGEREF _Toc846862535 </w:instrText>
        </w:r>
      </w:ins>
      <w:ins w:id="2234" w:author="sc" w:date="2018-08-02T20:01:49Z">
        <w:r>
          <w:rPr/>
          <w:fldChar w:fldCharType="separate"/>
        </w:r>
      </w:ins>
      <w:ins w:id="2235" w:author="sc" w:date="2018-08-02T20:01:50Z">
        <w:r>
          <w:rPr/>
          <w:t>33</w:t>
        </w:r>
      </w:ins>
      <w:ins w:id="2236" w:author="sc" w:date="2018-08-02T20:01:49Z">
        <w:r>
          <w:rPr/>
          <w:fldChar w:fldCharType="end"/>
        </w:r>
      </w:ins>
      <w:ins w:id="2237" w:author="sc" w:date="2018-08-02T20:01:49Z">
        <w:r>
          <w:rPr>
            <w:rFonts w:ascii="SimSun" w:hAnsi="SimSun"/>
            <w:szCs w:val="36"/>
          </w:rPr>
          <w:fldChar w:fldCharType="end"/>
        </w:r>
      </w:ins>
    </w:p>
    <w:p>
      <w:pPr>
        <w:pStyle w:val="23"/>
        <w:tabs>
          <w:tab w:val="right" w:leader="dot" w:pos="8306"/>
        </w:tabs>
        <w:rPr>
          <w:ins w:id="2238" w:author="sc" w:date="2018-08-02T20:01:49Z"/>
        </w:rPr>
      </w:pPr>
      <w:ins w:id="2239" w:author="sc" w:date="2018-08-02T20:01:49Z">
        <w:r>
          <w:rPr>
            <w:rFonts w:ascii="SimSun" w:hAnsi="SimSun"/>
            <w:szCs w:val="36"/>
          </w:rPr>
          <w:fldChar w:fldCharType="begin"/>
        </w:r>
      </w:ins>
      <w:ins w:id="2240" w:author="sc" w:date="2018-08-02T20:01:49Z">
        <w:r>
          <w:rPr>
            <w:rFonts w:ascii="SimSun" w:hAnsi="SimSun"/>
            <w:szCs w:val="36"/>
          </w:rPr>
          <w:instrText xml:space="preserve"> HYPERLINK \l _Toc640230021 </w:instrText>
        </w:r>
      </w:ins>
      <w:ins w:id="2241" w:author="sc" w:date="2018-08-02T20:01:49Z">
        <w:r>
          <w:rPr>
            <w:rFonts w:ascii="SimSun" w:hAnsi="SimSun"/>
            <w:szCs w:val="36"/>
          </w:rPr>
          <w:fldChar w:fldCharType="separate"/>
        </w:r>
      </w:ins>
      <w:ins w:id="2242" w:author="sc" w:date="2018-08-02T20:01:49Z">
        <w:r>
          <w:rPr/>
          <w:t xml:space="preserve">2.9.3 </w:t>
        </w:r>
      </w:ins>
      <w:ins w:id="2243" w:author="sc" w:date="2018-08-02T20:01:49Z">
        <w:r>
          <w:rPr>
            <w:rFonts w:hint="eastAsia"/>
          </w:rPr>
          <w:t>方法的具体注释</w:t>
        </w:r>
      </w:ins>
      <w:ins w:id="2244" w:author="sc" w:date="2018-08-02T20:01:49Z">
        <w:r>
          <w:rPr/>
          <w:tab/>
        </w:r>
      </w:ins>
      <w:ins w:id="2245" w:author="sc" w:date="2018-08-02T20:01:49Z">
        <w:r>
          <w:rPr/>
          <w:fldChar w:fldCharType="begin"/>
        </w:r>
      </w:ins>
      <w:ins w:id="2246" w:author="sc" w:date="2018-08-02T20:01:49Z">
        <w:r>
          <w:rPr/>
          <w:instrText xml:space="preserve"> PAGEREF _Toc640230021 </w:instrText>
        </w:r>
      </w:ins>
      <w:ins w:id="2247" w:author="sc" w:date="2018-08-02T20:01:49Z">
        <w:r>
          <w:rPr/>
          <w:fldChar w:fldCharType="separate"/>
        </w:r>
      </w:ins>
      <w:ins w:id="2248" w:author="sc" w:date="2018-08-02T20:01:50Z">
        <w:r>
          <w:rPr/>
          <w:t>33</w:t>
        </w:r>
      </w:ins>
      <w:ins w:id="2249" w:author="sc" w:date="2018-08-02T20:01:49Z">
        <w:r>
          <w:rPr/>
          <w:fldChar w:fldCharType="end"/>
        </w:r>
      </w:ins>
      <w:ins w:id="2250" w:author="sc" w:date="2018-08-02T20:01:49Z">
        <w:r>
          <w:rPr>
            <w:rFonts w:ascii="SimSun" w:hAnsi="SimSun"/>
            <w:szCs w:val="36"/>
          </w:rPr>
          <w:fldChar w:fldCharType="end"/>
        </w:r>
      </w:ins>
    </w:p>
    <w:p>
      <w:pPr>
        <w:pStyle w:val="23"/>
        <w:tabs>
          <w:tab w:val="right" w:leader="dot" w:pos="8306"/>
        </w:tabs>
        <w:rPr>
          <w:ins w:id="2251" w:author="sc" w:date="2018-08-02T20:01:49Z"/>
        </w:rPr>
      </w:pPr>
      <w:ins w:id="2252" w:author="sc" w:date="2018-08-02T20:01:49Z">
        <w:r>
          <w:rPr>
            <w:rFonts w:ascii="SimSun" w:hAnsi="SimSun"/>
            <w:szCs w:val="36"/>
          </w:rPr>
          <w:fldChar w:fldCharType="begin"/>
        </w:r>
      </w:ins>
      <w:ins w:id="2253" w:author="sc" w:date="2018-08-02T20:01:49Z">
        <w:r>
          <w:rPr>
            <w:rFonts w:ascii="SimSun" w:hAnsi="SimSun"/>
            <w:szCs w:val="36"/>
          </w:rPr>
          <w:instrText xml:space="preserve"> HYPERLINK \l _Toc199173890 </w:instrText>
        </w:r>
      </w:ins>
      <w:ins w:id="2254" w:author="sc" w:date="2018-08-02T20:01:49Z">
        <w:r>
          <w:rPr>
            <w:rFonts w:ascii="SimSun" w:hAnsi="SimSun"/>
            <w:szCs w:val="36"/>
          </w:rPr>
          <w:fldChar w:fldCharType="separate"/>
        </w:r>
      </w:ins>
      <w:ins w:id="2255" w:author="sc" w:date="2018-08-02T20:01:49Z">
        <w:r>
          <w:rPr/>
          <w:t xml:space="preserve">2.9.4 </w:t>
        </w:r>
      </w:ins>
      <w:ins w:id="2256" w:author="sc" w:date="2018-08-02T20:01:49Z">
        <w:r>
          <w:rPr>
            <w:rFonts w:hint="eastAsia"/>
          </w:rPr>
          <w:t>sql mapper 注释</w:t>
        </w:r>
      </w:ins>
      <w:ins w:id="2257" w:author="sc" w:date="2018-08-02T20:01:49Z">
        <w:r>
          <w:rPr/>
          <w:tab/>
        </w:r>
      </w:ins>
      <w:ins w:id="2258" w:author="sc" w:date="2018-08-02T20:01:49Z">
        <w:r>
          <w:rPr/>
          <w:fldChar w:fldCharType="begin"/>
        </w:r>
      </w:ins>
      <w:ins w:id="2259" w:author="sc" w:date="2018-08-02T20:01:49Z">
        <w:r>
          <w:rPr/>
          <w:instrText xml:space="preserve"> PAGEREF _Toc199173890 </w:instrText>
        </w:r>
      </w:ins>
      <w:ins w:id="2260" w:author="sc" w:date="2018-08-02T20:01:49Z">
        <w:r>
          <w:rPr/>
          <w:fldChar w:fldCharType="separate"/>
        </w:r>
      </w:ins>
      <w:ins w:id="2261" w:author="sc" w:date="2018-08-02T20:01:50Z">
        <w:r>
          <w:rPr/>
          <w:t>34</w:t>
        </w:r>
      </w:ins>
      <w:ins w:id="2262" w:author="sc" w:date="2018-08-02T20:01:49Z">
        <w:r>
          <w:rPr/>
          <w:fldChar w:fldCharType="end"/>
        </w:r>
      </w:ins>
      <w:ins w:id="2263" w:author="sc" w:date="2018-08-02T20:01:49Z">
        <w:r>
          <w:rPr>
            <w:rFonts w:ascii="SimSun" w:hAnsi="SimSun"/>
            <w:szCs w:val="36"/>
          </w:rPr>
          <w:fldChar w:fldCharType="end"/>
        </w:r>
      </w:ins>
    </w:p>
    <w:p>
      <w:pPr>
        <w:pStyle w:val="23"/>
        <w:tabs>
          <w:tab w:val="right" w:leader="dot" w:pos="8306"/>
        </w:tabs>
        <w:rPr>
          <w:ins w:id="2264" w:author="sc" w:date="2018-08-02T20:01:49Z"/>
        </w:rPr>
      </w:pPr>
      <w:ins w:id="2265" w:author="sc" w:date="2018-08-02T20:01:49Z">
        <w:r>
          <w:rPr>
            <w:rFonts w:ascii="SimSun" w:hAnsi="SimSun"/>
            <w:szCs w:val="36"/>
          </w:rPr>
          <w:fldChar w:fldCharType="begin"/>
        </w:r>
      </w:ins>
      <w:ins w:id="2266" w:author="sc" w:date="2018-08-02T20:01:49Z">
        <w:r>
          <w:rPr>
            <w:rFonts w:ascii="SimSun" w:hAnsi="SimSun"/>
            <w:szCs w:val="36"/>
          </w:rPr>
          <w:instrText xml:space="preserve"> HYPERLINK \l _Toc2094791565 </w:instrText>
        </w:r>
      </w:ins>
      <w:ins w:id="2267" w:author="sc" w:date="2018-08-02T20:01:49Z">
        <w:r>
          <w:rPr>
            <w:rFonts w:ascii="SimSun" w:hAnsi="SimSun"/>
            <w:szCs w:val="36"/>
          </w:rPr>
          <w:fldChar w:fldCharType="separate"/>
        </w:r>
      </w:ins>
      <w:ins w:id="2268" w:author="sc" w:date="2018-08-02T20:01:49Z">
        <w:r>
          <w:rPr/>
          <w:t xml:space="preserve">2.9.5 </w:t>
        </w:r>
      </w:ins>
      <w:ins w:id="2269" w:author="sc" w:date="2018-08-02T20:01:49Z">
        <w:r>
          <w:rPr>
            <w:rFonts w:hint="eastAsia"/>
          </w:rPr>
          <w:t>git提交注释</w:t>
        </w:r>
      </w:ins>
      <w:ins w:id="2270" w:author="sc" w:date="2018-08-02T20:01:49Z">
        <w:r>
          <w:rPr/>
          <w:tab/>
        </w:r>
      </w:ins>
      <w:ins w:id="2271" w:author="sc" w:date="2018-08-02T20:01:49Z">
        <w:r>
          <w:rPr/>
          <w:fldChar w:fldCharType="begin"/>
        </w:r>
      </w:ins>
      <w:ins w:id="2272" w:author="sc" w:date="2018-08-02T20:01:49Z">
        <w:r>
          <w:rPr/>
          <w:instrText xml:space="preserve"> PAGEREF _Toc2094791565 </w:instrText>
        </w:r>
      </w:ins>
      <w:ins w:id="2273" w:author="sc" w:date="2018-08-02T20:01:49Z">
        <w:r>
          <w:rPr/>
          <w:fldChar w:fldCharType="separate"/>
        </w:r>
      </w:ins>
      <w:ins w:id="2274" w:author="sc" w:date="2018-08-02T20:01:50Z">
        <w:r>
          <w:rPr/>
          <w:t>34</w:t>
        </w:r>
      </w:ins>
      <w:ins w:id="2275" w:author="sc" w:date="2018-08-02T20:01:49Z">
        <w:r>
          <w:rPr/>
          <w:fldChar w:fldCharType="end"/>
        </w:r>
      </w:ins>
      <w:ins w:id="2276" w:author="sc" w:date="2018-08-02T20:01:49Z">
        <w:r>
          <w:rPr>
            <w:rFonts w:ascii="SimSun" w:hAnsi="SimSun"/>
            <w:szCs w:val="36"/>
          </w:rPr>
          <w:fldChar w:fldCharType="end"/>
        </w:r>
      </w:ins>
    </w:p>
    <w:p>
      <w:pPr>
        <w:pStyle w:val="23"/>
        <w:tabs>
          <w:tab w:val="right" w:leader="dot" w:pos="8306"/>
        </w:tabs>
        <w:rPr>
          <w:ins w:id="2277" w:author="sc" w:date="2018-08-02T20:01:49Z"/>
        </w:rPr>
      </w:pPr>
      <w:ins w:id="2278" w:author="sc" w:date="2018-08-02T20:01:49Z">
        <w:r>
          <w:rPr>
            <w:rFonts w:ascii="SimSun" w:hAnsi="SimSun"/>
            <w:szCs w:val="36"/>
          </w:rPr>
          <w:fldChar w:fldCharType="begin"/>
        </w:r>
      </w:ins>
      <w:ins w:id="2279" w:author="sc" w:date="2018-08-02T20:01:49Z">
        <w:r>
          <w:rPr>
            <w:rFonts w:ascii="SimSun" w:hAnsi="SimSun"/>
            <w:szCs w:val="36"/>
          </w:rPr>
          <w:instrText xml:space="preserve"> HYPERLINK \l _Toc57547438 </w:instrText>
        </w:r>
      </w:ins>
      <w:ins w:id="2280" w:author="sc" w:date="2018-08-02T20:01:49Z">
        <w:r>
          <w:rPr>
            <w:rFonts w:ascii="SimSun" w:hAnsi="SimSun"/>
            <w:szCs w:val="36"/>
          </w:rPr>
          <w:fldChar w:fldCharType="separate"/>
        </w:r>
      </w:ins>
      <w:ins w:id="2281" w:author="sc" w:date="2018-08-02T20:01:49Z">
        <w:r>
          <w:rPr/>
          <w:t xml:space="preserve">2.9.6 </w:t>
        </w:r>
      </w:ins>
      <w:ins w:id="2282" w:author="sc" w:date="2018-08-02T20:01:49Z">
        <w:r>
          <w:rPr>
            <w:rFonts w:hint="eastAsia"/>
          </w:rPr>
          <w:t>Mapper.xml中自增主键的获取</w:t>
        </w:r>
      </w:ins>
      <w:ins w:id="2283" w:author="sc" w:date="2018-08-02T20:01:49Z">
        <w:r>
          <w:rPr/>
          <w:tab/>
        </w:r>
      </w:ins>
      <w:ins w:id="2284" w:author="sc" w:date="2018-08-02T20:01:49Z">
        <w:r>
          <w:rPr/>
          <w:fldChar w:fldCharType="begin"/>
        </w:r>
      </w:ins>
      <w:ins w:id="2285" w:author="sc" w:date="2018-08-02T20:01:49Z">
        <w:r>
          <w:rPr/>
          <w:instrText xml:space="preserve"> PAGEREF _Toc57547438 </w:instrText>
        </w:r>
      </w:ins>
      <w:ins w:id="2286" w:author="sc" w:date="2018-08-02T20:01:49Z">
        <w:r>
          <w:rPr/>
          <w:fldChar w:fldCharType="separate"/>
        </w:r>
      </w:ins>
      <w:ins w:id="2287" w:author="sc" w:date="2018-08-02T20:01:50Z">
        <w:r>
          <w:rPr/>
          <w:t>35</w:t>
        </w:r>
      </w:ins>
      <w:ins w:id="2288" w:author="sc" w:date="2018-08-02T20:01:49Z">
        <w:r>
          <w:rPr/>
          <w:fldChar w:fldCharType="end"/>
        </w:r>
      </w:ins>
      <w:ins w:id="2289" w:author="sc" w:date="2018-08-02T20:01:49Z">
        <w:r>
          <w:rPr>
            <w:rFonts w:ascii="SimSun" w:hAnsi="SimSun"/>
            <w:szCs w:val="36"/>
          </w:rPr>
          <w:fldChar w:fldCharType="end"/>
        </w:r>
      </w:ins>
    </w:p>
    <w:p>
      <w:pPr>
        <w:pStyle w:val="22"/>
        <w:tabs>
          <w:tab w:val="right" w:leader="dot" w:pos="8306"/>
        </w:tabs>
        <w:rPr>
          <w:ins w:id="2290" w:author="sc" w:date="2018-08-02T20:01:49Z"/>
        </w:rPr>
      </w:pPr>
      <w:ins w:id="2291" w:author="sc" w:date="2018-08-02T20:01:49Z">
        <w:r>
          <w:rPr>
            <w:rFonts w:ascii="SimSun" w:hAnsi="SimSun"/>
            <w:szCs w:val="36"/>
          </w:rPr>
          <w:fldChar w:fldCharType="begin"/>
        </w:r>
      </w:ins>
      <w:ins w:id="2292" w:author="sc" w:date="2018-08-02T20:01:49Z">
        <w:r>
          <w:rPr>
            <w:rFonts w:ascii="SimSun" w:hAnsi="SimSun"/>
            <w:szCs w:val="36"/>
          </w:rPr>
          <w:instrText xml:space="preserve"> HYPERLINK \l _Toc1301936503 </w:instrText>
        </w:r>
      </w:ins>
      <w:ins w:id="2293" w:author="sc" w:date="2018-08-02T20:01:49Z">
        <w:r>
          <w:rPr>
            <w:rFonts w:ascii="SimSun" w:hAnsi="SimSun"/>
            <w:szCs w:val="36"/>
          </w:rPr>
          <w:fldChar w:fldCharType="separate"/>
        </w:r>
      </w:ins>
      <w:ins w:id="2294" w:author="sc" w:date="2018-08-02T20:01:49Z">
        <w:r>
          <w:rPr/>
          <w:t xml:space="preserve">2.10 </w:t>
        </w:r>
      </w:ins>
      <w:ins w:id="2295" w:author="sc" w:date="2018-08-02T20:01:49Z">
        <w:r>
          <w:rPr>
            <w:rFonts w:hint="eastAsia"/>
          </w:rPr>
          <w:t>二方库依赖</w:t>
        </w:r>
      </w:ins>
      <w:ins w:id="2296" w:author="sc" w:date="2018-08-02T20:01:49Z">
        <w:r>
          <w:rPr/>
          <w:tab/>
        </w:r>
      </w:ins>
      <w:ins w:id="2297" w:author="sc" w:date="2018-08-02T20:01:49Z">
        <w:r>
          <w:rPr/>
          <w:fldChar w:fldCharType="begin"/>
        </w:r>
      </w:ins>
      <w:ins w:id="2298" w:author="sc" w:date="2018-08-02T20:01:49Z">
        <w:r>
          <w:rPr/>
          <w:instrText xml:space="preserve"> PAGEREF _Toc1301936503 </w:instrText>
        </w:r>
      </w:ins>
      <w:ins w:id="2299" w:author="sc" w:date="2018-08-02T20:01:49Z">
        <w:r>
          <w:rPr/>
          <w:fldChar w:fldCharType="separate"/>
        </w:r>
      </w:ins>
      <w:ins w:id="2300" w:author="sc" w:date="2018-08-02T20:01:50Z">
        <w:r>
          <w:rPr/>
          <w:t>35</w:t>
        </w:r>
      </w:ins>
      <w:ins w:id="2301" w:author="sc" w:date="2018-08-02T20:01:49Z">
        <w:r>
          <w:rPr/>
          <w:fldChar w:fldCharType="end"/>
        </w:r>
      </w:ins>
      <w:ins w:id="2302" w:author="sc" w:date="2018-08-02T20:01:49Z">
        <w:r>
          <w:rPr>
            <w:rFonts w:ascii="SimSun" w:hAnsi="SimSun"/>
            <w:szCs w:val="36"/>
          </w:rPr>
          <w:fldChar w:fldCharType="end"/>
        </w:r>
      </w:ins>
    </w:p>
    <w:p>
      <w:pPr>
        <w:pStyle w:val="22"/>
        <w:tabs>
          <w:tab w:val="right" w:leader="dot" w:pos="8306"/>
        </w:tabs>
        <w:rPr>
          <w:ins w:id="2303" w:author="sc" w:date="2018-08-02T20:01:49Z"/>
        </w:rPr>
      </w:pPr>
      <w:ins w:id="2304" w:author="sc" w:date="2018-08-02T20:01:49Z">
        <w:r>
          <w:rPr>
            <w:rFonts w:ascii="SimSun" w:hAnsi="SimSun"/>
            <w:szCs w:val="36"/>
          </w:rPr>
          <w:fldChar w:fldCharType="begin"/>
        </w:r>
      </w:ins>
      <w:ins w:id="2305" w:author="sc" w:date="2018-08-02T20:01:49Z">
        <w:r>
          <w:rPr>
            <w:rFonts w:ascii="SimSun" w:hAnsi="SimSun"/>
            <w:szCs w:val="36"/>
          </w:rPr>
          <w:instrText xml:space="preserve"> HYPERLINK \l _Toc640181957 </w:instrText>
        </w:r>
      </w:ins>
      <w:ins w:id="2306" w:author="sc" w:date="2018-08-02T20:01:49Z">
        <w:r>
          <w:rPr>
            <w:rFonts w:ascii="SimSun" w:hAnsi="SimSun"/>
            <w:szCs w:val="36"/>
          </w:rPr>
          <w:fldChar w:fldCharType="separate"/>
        </w:r>
      </w:ins>
      <w:ins w:id="2307" w:author="sc" w:date="2018-08-02T20:01:49Z">
        <w:r>
          <w:rPr/>
          <w:t xml:space="preserve">2.11 </w:t>
        </w:r>
      </w:ins>
      <w:ins w:id="2308" w:author="sc" w:date="2018-08-02T20:01:49Z">
        <w:r>
          <w:rPr>
            <w:rFonts w:hint="eastAsia"/>
          </w:rPr>
          <w:t>其它</w:t>
        </w:r>
      </w:ins>
      <w:ins w:id="2309" w:author="sc" w:date="2018-08-02T20:01:49Z">
        <w:r>
          <w:rPr/>
          <w:tab/>
        </w:r>
      </w:ins>
      <w:ins w:id="2310" w:author="sc" w:date="2018-08-02T20:01:49Z">
        <w:r>
          <w:rPr/>
          <w:fldChar w:fldCharType="begin"/>
        </w:r>
      </w:ins>
      <w:ins w:id="2311" w:author="sc" w:date="2018-08-02T20:01:49Z">
        <w:r>
          <w:rPr/>
          <w:instrText xml:space="preserve"> PAGEREF _Toc640181957 </w:instrText>
        </w:r>
      </w:ins>
      <w:ins w:id="2312" w:author="sc" w:date="2018-08-02T20:01:49Z">
        <w:r>
          <w:rPr/>
          <w:fldChar w:fldCharType="separate"/>
        </w:r>
      </w:ins>
      <w:ins w:id="2313" w:author="sc" w:date="2018-08-02T20:01:50Z">
        <w:r>
          <w:rPr/>
          <w:t>36</w:t>
        </w:r>
      </w:ins>
      <w:ins w:id="2314" w:author="sc" w:date="2018-08-02T20:01:49Z">
        <w:r>
          <w:rPr/>
          <w:fldChar w:fldCharType="end"/>
        </w:r>
      </w:ins>
      <w:ins w:id="2315" w:author="sc" w:date="2018-08-02T20:01:49Z">
        <w:r>
          <w:rPr>
            <w:rFonts w:ascii="SimSun" w:hAnsi="SimSun"/>
            <w:szCs w:val="36"/>
          </w:rPr>
          <w:fldChar w:fldCharType="end"/>
        </w:r>
      </w:ins>
    </w:p>
    <w:p>
      <w:pPr>
        <w:pStyle w:val="21"/>
        <w:tabs>
          <w:tab w:val="right" w:leader="dot" w:pos="8306"/>
        </w:tabs>
        <w:rPr>
          <w:ins w:id="2316" w:author="sc" w:date="2018-08-02T20:01:49Z"/>
        </w:rPr>
      </w:pPr>
      <w:ins w:id="2317" w:author="sc" w:date="2018-08-02T20:01:49Z">
        <w:r>
          <w:rPr>
            <w:rFonts w:ascii="SimSun" w:hAnsi="SimSun"/>
            <w:szCs w:val="36"/>
          </w:rPr>
          <w:fldChar w:fldCharType="begin"/>
        </w:r>
      </w:ins>
      <w:ins w:id="2318" w:author="sc" w:date="2018-08-02T20:01:49Z">
        <w:r>
          <w:rPr>
            <w:rFonts w:ascii="SimSun" w:hAnsi="SimSun"/>
            <w:szCs w:val="36"/>
          </w:rPr>
          <w:instrText xml:space="preserve"> HYPERLINK \l _Toc1196123153 </w:instrText>
        </w:r>
      </w:ins>
      <w:ins w:id="2319" w:author="sc" w:date="2018-08-02T20:01:49Z">
        <w:r>
          <w:rPr>
            <w:rFonts w:ascii="SimSun" w:hAnsi="SimSun"/>
            <w:szCs w:val="36"/>
          </w:rPr>
          <w:fldChar w:fldCharType="separate"/>
        </w:r>
      </w:ins>
      <w:ins w:id="2320" w:author="sc" w:date="2018-08-02T20:01:49Z">
        <w:r>
          <w:rPr>
            <w:shd w:val="pct10" w:fill="FFFFFF"/>
          </w:rPr>
          <w:t xml:space="preserve">3 </w:t>
        </w:r>
      </w:ins>
      <w:ins w:id="2321" w:author="sc" w:date="2018-08-02T20:01:49Z">
        <w:r>
          <w:rPr>
            <w:rFonts w:hint="eastAsia"/>
          </w:rPr>
          <w:t>配置管理</w:t>
        </w:r>
      </w:ins>
      <w:ins w:id="2322" w:author="sc" w:date="2018-08-02T20:01:49Z">
        <w:r>
          <w:rPr/>
          <w:tab/>
        </w:r>
      </w:ins>
      <w:ins w:id="2323" w:author="sc" w:date="2018-08-02T20:01:49Z">
        <w:r>
          <w:rPr/>
          <w:fldChar w:fldCharType="begin"/>
        </w:r>
      </w:ins>
      <w:ins w:id="2324" w:author="sc" w:date="2018-08-02T20:01:49Z">
        <w:r>
          <w:rPr/>
          <w:instrText xml:space="preserve"> PAGEREF _Toc1196123153 </w:instrText>
        </w:r>
      </w:ins>
      <w:ins w:id="2325" w:author="sc" w:date="2018-08-02T20:01:49Z">
        <w:r>
          <w:rPr/>
          <w:fldChar w:fldCharType="separate"/>
        </w:r>
      </w:ins>
      <w:ins w:id="2326" w:author="sc" w:date="2018-08-02T20:01:50Z">
        <w:r>
          <w:rPr/>
          <w:t>38</w:t>
        </w:r>
      </w:ins>
      <w:ins w:id="2327" w:author="sc" w:date="2018-08-02T20:01:49Z">
        <w:r>
          <w:rPr/>
          <w:fldChar w:fldCharType="end"/>
        </w:r>
      </w:ins>
      <w:ins w:id="2328" w:author="sc" w:date="2018-08-02T20:01:49Z">
        <w:r>
          <w:rPr>
            <w:rFonts w:ascii="SimSun" w:hAnsi="SimSun"/>
            <w:szCs w:val="36"/>
          </w:rPr>
          <w:fldChar w:fldCharType="end"/>
        </w:r>
      </w:ins>
    </w:p>
    <w:p>
      <w:pPr>
        <w:pStyle w:val="21"/>
        <w:tabs>
          <w:tab w:val="right" w:leader="dot" w:pos="8306"/>
        </w:tabs>
        <w:rPr>
          <w:ins w:id="2329" w:author="sc" w:date="2018-08-02T20:01:49Z"/>
        </w:rPr>
      </w:pPr>
      <w:ins w:id="2330" w:author="sc" w:date="2018-08-02T20:01:49Z">
        <w:r>
          <w:rPr>
            <w:rFonts w:ascii="SimSun" w:hAnsi="SimSun"/>
            <w:szCs w:val="36"/>
          </w:rPr>
          <w:fldChar w:fldCharType="begin"/>
        </w:r>
      </w:ins>
      <w:ins w:id="2331" w:author="sc" w:date="2018-08-02T20:01:49Z">
        <w:r>
          <w:rPr>
            <w:rFonts w:ascii="SimSun" w:hAnsi="SimSun"/>
            <w:szCs w:val="36"/>
          </w:rPr>
          <w:instrText xml:space="preserve"> HYPERLINK \l _Toc2132272051 </w:instrText>
        </w:r>
      </w:ins>
      <w:ins w:id="2332" w:author="sc" w:date="2018-08-02T20:01:49Z">
        <w:r>
          <w:rPr>
            <w:rFonts w:ascii="SimSun" w:hAnsi="SimSun"/>
            <w:szCs w:val="36"/>
          </w:rPr>
          <w:fldChar w:fldCharType="separate"/>
        </w:r>
      </w:ins>
      <w:ins w:id="2333" w:author="sc" w:date="2018-08-02T20:01:49Z">
        <w:r>
          <w:rPr/>
          <w:t xml:space="preserve">4 </w:t>
        </w:r>
      </w:ins>
      <w:ins w:id="2334" w:author="sc" w:date="2018-08-02T20:01:49Z">
        <w:r>
          <w:rPr>
            <w:rFonts w:hint="eastAsia"/>
          </w:rPr>
          <w:t>事务规范</w:t>
        </w:r>
      </w:ins>
      <w:ins w:id="2335" w:author="sc" w:date="2018-08-02T20:01:49Z">
        <w:bookmarkStart w:id="1013" w:name="_GoBack"/>
        <w:bookmarkEnd w:id="1013"/>
        <w:r>
          <w:rPr/>
          <w:tab/>
        </w:r>
      </w:ins>
      <w:ins w:id="2336" w:author="sc" w:date="2018-08-02T20:01:49Z">
        <w:r>
          <w:rPr/>
          <w:fldChar w:fldCharType="begin"/>
        </w:r>
      </w:ins>
      <w:ins w:id="2337" w:author="sc" w:date="2018-08-02T20:01:49Z">
        <w:r>
          <w:rPr/>
          <w:instrText xml:space="preserve"> PAGEREF _Toc2132272051 </w:instrText>
        </w:r>
      </w:ins>
      <w:ins w:id="2338" w:author="sc" w:date="2018-08-02T20:01:49Z">
        <w:r>
          <w:rPr/>
          <w:fldChar w:fldCharType="separate"/>
        </w:r>
      </w:ins>
      <w:ins w:id="2339" w:author="sc" w:date="2018-08-02T20:01:50Z">
        <w:r>
          <w:rPr/>
          <w:t>39</w:t>
        </w:r>
      </w:ins>
      <w:ins w:id="2340" w:author="sc" w:date="2018-08-02T20:01:49Z">
        <w:r>
          <w:rPr/>
          <w:fldChar w:fldCharType="end"/>
        </w:r>
      </w:ins>
      <w:ins w:id="2341" w:author="sc" w:date="2018-08-02T20:01:49Z">
        <w:r>
          <w:rPr>
            <w:rFonts w:ascii="SimSun" w:hAnsi="SimSun"/>
            <w:szCs w:val="36"/>
          </w:rPr>
          <w:fldChar w:fldCharType="end"/>
        </w:r>
      </w:ins>
    </w:p>
    <w:p>
      <w:pPr>
        <w:pStyle w:val="22"/>
        <w:tabs>
          <w:tab w:val="right" w:leader="dot" w:pos="8306"/>
        </w:tabs>
        <w:rPr>
          <w:ins w:id="2342" w:author="sc" w:date="2018-08-02T20:01:49Z"/>
        </w:rPr>
      </w:pPr>
      <w:ins w:id="2343" w:author="sc" w:date="2018-08-02T20:01:49Z">
        <w:r>
          <w:rPr>
            <w:rFonts w:ascii="SimSun" w:hAnsi="SimSun"/>
            <w:szCs w:val="36"/>
          </w:rPr>
          <w:fldChar w:fldCharType="begin"/>
        </w:r>
      </w:ins>
      <w:ins w:id="2344" w:author="sc" w:date="2018-08-02T20:01:49Z">
        <w:r>
          <w:rPr>
            <w:rFonts w:ascii="SimSun" w:hAnsi="SimSun"/>
            <w:szCs w:val="36"/>
          </w:rPr>
          <w:instrText xml:space="preserve"> HYPERLINK \l _Toc316518569 </w:instrText>
        </w:r>
      </w:ins>
      <w:ins w:id="2345" w:author="sc" w:date="2018-08-02T20:01:49Z">
        <w:r>
          <w:rPr>
            <w:rFonts w:ascii="SimSun" w:hAnsi="SimSun"/>
            <w:szCs w:val="36"/>
          </w:rPr>
          <w:fldChar w:fldCharType="separate"/>
        </w:r>
      </w:ins>
      <w:ins w:id="2346" w:author="sc" w:date="2018-08-02T20:01:49Z">
        <w:r>
          <w:rPr/>
          <w:t xml:space="preserve">4.1 </w:t>
        </w:r>
      </w:ins>
      <w:ins w:id="2347" w:author="sc" w:date="2018-08-02T20:01:49Z">
        <w:r>
          <w:rPr>
            <w:bCs/>
          </w:rPr>
          <w:t>【强制】不要对类（的所有方法）添加事务</w:t>
        </w:r>
      </w:ins>
      <w:ins w:id="2348" w:author="sc" w:date="2018-08-02T20:01:49Z">
        <w:r>
          <w:rPr/>
          <w:t>。</w:t>
        </w:r>
        <w:r>
          <w:rPr/>
          <w:tab/>
        </w:r>
      </w:ins>
      <w:ins w:id="2349" w:author="sc" w:date="2018-08-02T20:01:49Z">
        <w:r>
          <w:rPr/>
          <w:fldChar w:fldCharType="begin"/>
        </w:r>
      </w:ins>
      <w:ins w:id="2350" w:author="sc" w:date="2018-08-02T20:01:49Z">
        <w:r>
          <w:rPr/>
          <w:instrText xml:space="preserve"> PAGEREF _Toc316518569 </w:instrText>
        </w:r>
      </w:ins>
      <w:ins w:id="2351" w:author="sc" w:date="2018-08-02T20:01:49Z">
        <w:r>
          <w:rPr/>
          <w:fldChar w:fldCharType="separate"/>
        </w:r>
      </w:ins>
      <w:ins w:id="2352" w:author="sc" w:date="2018-08-02T20:01:50Z">
        <w:r>
          <w:rPr/>
          <w:t>39</w:t>
        </w:r>
      </w:ins>
      <w:ins w:id="2353" w:author="sc" w:date="2018-08-02T20:01:49Z">
        <w:r>
          <w:rPr/>
          <w:fldChar w:fldCharType="end"/>
        </w:r>
      </w:ins>
      <w:ins w:id="2354" w:author="sc" w:date="2018-08-02T20:01:49Z">
        <w:r>
          <w:rPr>
            <w:rFonts w:ascii="SimSun" w:hAnsi="SimSun"/>
            <w:szCs w:val="36"/>
          </w:rPr>
          <w:fldChar w:fldCharType="end"/>
        </w:r>
      </w:ins>
    </w:p>
    <w:p>
      <w:pPr>
        <w:pStyle w:val="22"/>
        <w:tabs>
          <w:tab w:val="right" w:leader="dot" w:pos="8306"/>
        </w:tabs>
        <w:rPr>
          <w:ins w:id="2355" w:author="sc" w:date="2018-08-02T20:01:49Z"/>
        </w:rPr>
      </w:pPr>
      <w:ins w:id="2356" w:author="sc" w:date="2018-08-02T20:01:49Z">
        <w:r>
          <w:rPr>
            <w:rFonts w:ascii="SimSun" w:hAnsi="SimSun"/>
            <w:szCs w:val="36"/>
          </w:rPr>
          <w:fldChar w:fldCharType="begin"/>
        </w:r>
      </w:ins>
      <w:ins w:id="2357" w:author="sc" w:date="2018-08-02T20:01:49Z">
        <w:r>
          <w:rPr>
            <w:rFonts w:ascii="SimSun" w:hAnsi="SimSun"/>
            <w:szCs w:val="36"/>
          </w:rPr>
          <w:instrText xml:space="preserve"> HYPERLINK \l _Toc1080016875 </w:instrText>
        </w:r>
      </w:ins>
      <w:ins w:id="2358" w:author="sc" w:date="2018-08-02T20:01:49Z">
        <w:r>
          <w:rPr>
            <w:rFonts w:ascii="SimSun" w:hAnsi="SimSun"/>
            <w:szCs w:val="36"/>
          </w:rPr>
          <w:fldChar w:fldCharType="separate"/>
        </w:r>
      </w:ins>
      <w:ins w:id="2359" w:author="sc" w:date="2018-08-02T20:01:49Z">
        <w:r>
          <w:rPr/>
          <w:t>4.2 【推荐】不要总是去新启动一个事务（除非你真的需要）</w:t>
        </w:r>
        <w:r>
          <w:rPr/>
          <w:tab/>
        </w:r>
      </w:ins>
      <w:ins w:id="2360" w:author="sc" w:date="2018-08-02T20:01:49Z">
        <w:r>
          <w:rPr/>
          <w:fldChar w:fldCharType="begin"/>
        </w:r>
      </w:ins>
      <w:ins w:id="2361" w:author="sc" w:date="2018-08-02T20:01:49Z">
        <w:r>
          <w:rPr/>
          <w:instrText xml:space="preserve"> PAGEREF _Toc1080016875 </w:instrText>
        </w:r>
      </w:ins>
      <w:ins w:id="2362" w:author="sc" w:date="2018-08-02T20:01:49Z">
        <w:r>
          <w:rPr/>
          <w:fldChar w:fldCharType="separate"/>
        </w:r>
      </w:ins>
      <w:ins w:id="2363" w:author="sc" w:date="2018-08-02T20:01:50Z">
        <w:r>
          <w:rPr/>
          <w:t>39</w:t>
        </w:r>
      </w:ins>
      <w:ins w:id="2364" w:author="sc" w:date="2018-08-02T20:01:49Z">
        <w:r>
          <w:rPr/>
          <w:fldChar w:fldCharType="end"/>
        </w:r>
      </w:ins>
      <w:ins w:id="2365" w:author="sc" w:date="2018-08-02T20:01:49Z">
        <w:r>
          <w:rPr>
            <w:rFonts w:ascii="SimSun" w:hAnsi="SimSun"/>
            <w:szCs w:val="36"/>
          </w:rPr>
          <w:fldChar w:fldCharType="end"/>
        </w:r>
      </w:ins>
    </w:p>
    <w:p>
      <w:pPr>
        <w:pStyle w:val="22"/>
        <w:tabs>
          <w:tab w:val="right" w:leader="dot" w:pos="8306"/>
        </w:tabs>
        <w:rPr>
          <w:ins w:id="2366" w:author="sc" w:date="2018-08-02T20:01:49Z"/>
        </w:rPr>
      </w:pPr>
      <w:ins w:id="2367" w:author="sc" w:date="2018-08-02T20:01:49Z">
        <w:r>
          <w:rPr>
            <w:rFonts w:ascii="SimSun" w:hAnsi="SimSun"/>
            <w:szCs w:val="36"/>
          </w:rPr>
          <w:fldChar w:fldCharType="begin"/>
        </w:r>
      </w:ins>
      <w:ins w:id="2368" w:author="sc" w:date="2018-08-02T20:01:49Z">
        <w:r>
          <w:rPr>
            <w:rFonts w:ascii="SimSun" w:hAnsi="SimSun"/>
            <w:szCs w:val="36"/>
          </w:rPr>
          <w:instrText xml:space="preserve"> HYPERLINK \l _Toc1788842125 </w:instrText>
        </w:r>
      </w:ins>
      <w:ins w:id="2369" w:author="sc" w:date="2018-08-02T20:01:49Z">
        <w:r>
          <w:rPr>
            <w:rFonts w:ascii="SimSun" w:hAnsi="SimSun"/>
            <w:szCs w:val="36"/>
          </w:rPr>
          <w:fldChar w:fldCharType="separate"/>
        </w:r>
      </w:ins>
      <w:ins w:id="2370" w:author="sc" w:date="2018-08-02T20:01:49Z">
        <w:r>
          <w:rPr/>
          <w:t>4.3 【强制】不得使用事务超时时间</w:t>
        </w:r>
        <w:r>
          <w:rPr/>
          <w:tab/>
        </w:r>
      </w:ins>
      <w:ins w:id="2371" w:author="sc" w:date="2018-08-02T20:01:49Z">
        <w:r>
          <w:rPr/>
          <w:fldChar w:fldCharType="begin"/>
        </w:r>
      </w:ins>
      <w:ins w:id="2372" w:author="sc" w:date="2018-08-02T20:01:49Z">
        <w:r>
          <w:rPr/>
          <w:instrText xml:space="preserve"> PAGEREF _Toc1788842125 </w:instrText>
        </w:r>
      </w:ins>
      <w:ins w:id="2373" w:author="sc" w:date="2018-08-02T20:01:49Z">
        <w:r>
          <w:rPr/>
          <w:fldChar w:fldCharType="separate"/>
        </w:r>
      </w:ins>
      <w:ins w:id="2374" w:author="sc" w:date="2018-08-02T20:01:50Z">
        <w:r>
          <w:rPr/>
          <w:t>39</w:t>
        </w:r>
      </w:ins>
      <w:ins w:id="2375" w:author="sc" w:date="2018-08-02T20:01:49Z">
        <w:r>
          <w:rPr/>
          <w:fldChar w:fldCharType="end"/>
        </w:r>
      </w:ins>
      <w:ins w:id="2376" w:author="sc" w:date="2018-08-02T20:01:49Z">
        <w:r>
          <w:rPr>
            <w:rFonts w:ascii="SimSun" w:hAnsi="SimSun"/>
            <w:szCs w:val="36"/>
          </w:rPr>
          <w:fldChar w:fldCharType="end"/>
        </w:r>
      </w:ins>
    </w:p>
    <w:p>
      <w:pPr>
        <w:pStyle w:val="22"/>
        <w:tabs>
          <w:tab w:val="right" w:leader="dot" w:pos="8306"/>
        </w:tabs>
        <w:rPr>
          <w:ins w:id="2377" w:author="sc" w:date="2018-08-02T20:01:49Z"/>
        </w:rPr>
      </w:pPr>
      <w:ins w:id="2378" w:author="sc" w:date="2018-08-02T20:01:49Z">
        <w:r>
          <w:rPr>
            <w:rFonts w:ascii="SimSun" w:hAnsi="SimSun"/>
            <w:szCs w:val="36"/>
          </w:rPr>
          <w:fldChar w:fldCharType="begin"/>
        </w:r>
      </w:ins>
      <w:ins w:id="2379" w:author="sc" w:date="2018-08-02T20:01:49Z">
        <w:r>
          <w:rPr>
            <w:rFonts w:ascii="SimSun" w:hAnsi="SimSun"/>
            <w:szCs w:val="36"/>
          </w:rPr>
          <w:instrText xml:space="preserve"> HYPERLINK \l _Toc1265875622 </w:instrText>
        </w:r>
      </w:ins>
      <w:ins w:id="2380" w:author="sc" w:date="2018-08-02T20:01:49Z">
        <w:r>
          <w:rPr>
            <w:rFonts w:ascii="SimSun" w:hAnsi="SimSun"/>
            <w:szCs w:val="36"/>
          </w:rPr>
          <w:fldChar w:fldCharType="separate"/>
        </w:r>
      </w:ins>
      <w:ins w:id="2381" w:author="sc" w:date="2018-08-02T20:01:49Z">
        <w:r>
          <w:rPr/>
          <w:t>4.4 【强制】</w:t>
        </w:r>
      </w:ins>
      <w:ins w:id="2382" w:author="sc" w:date="2018-08-02T20:01:49Z">
        <w:r>
          <w:rPr>
            <w:rFonts w:hint="eastAsia"/>
          </w:rPr>
          <w:t>任何时候不要去改隔离级别</w:t>
        </w:r>
      </w:ins>
      <w:ins w:id="2383" w:author="sc" w:date="2018-08-02T20:01:49Z">
        <w:r>
          <w:rPr/>
          <w:tab/>
        </w:r>
      </w:ins>
      <w:ins w:id="2384" w:author="sc" w:date="2018-08-02T20:01:49Z">
        <w:r>
          <w:rPr/>
          <w:fldChar w:fldCharType="begin"/>
        </w:r>
      </w:ins>
      <w:ins w:id="2385" w:author="sc" w:date="2018-08-02T20:01:49Z">
        <w:r>
          <w:rPr/>
          <w:instrText xml:space="preserve"> PAGEREF _Toc1265875622 </w:instrText>
        </w:r>
      </w:ins>
      <w:ins w:id="2386" w:author="sc" w:date="2018-08-02T20:01:49Z">
        <w:r>
          <w:rPr/>
          <w:fldChar w:fldCharType="separate"/>
        </w:r>
      </w:ins>
      <w:ins w:id="2387" w:author="sc" w:date="2018-08-02T20:01:50Z">
        <w:r>
          <w:rPr/>
          <w:t>39</w:t>
        </w:r>
      </w:ins>
      <w:ins w:id="2388" w:author="sc" w:date="2018-08-02T20:01:49Z">
        <w:r>
          <w:rPr/>
          <w:fldChar w:fldCharType="end"/>
        </w:r>
      </w:ins>
      <w:ins w:id="2389" w:author="sc" w:date="2018-08-02T20:01:49Z">
        <w:r>
          <w:rPr>
            <w:rFonts w:ascii="SimSun" w:hAnsi="SimSun"/>
            <w:szCs w:val="36"/>
          </w:rPr>
          <w:fldChar w:fldCharType="end"/>
        </w:r>
      </w:ins>
    </w:p>
    <w:p>
      <w:pPr>
        <w:pStyle w:val="22"/>
        <w:tabs>
          <w:tab w:val="right" w:leader="dot" w:pos="8306"/>
        </w:tabs>
        <w:rPr>
          <w:ins w:id="2390" w:author="sc" w:date="2018-08-02T20:01:49Z"/>
        </w:rPr>
      </w:pPr>
      <w:ins w:id="2391" w:author="sc" w:date="2018-08-02T20:01:49Z">
        <w:r>
          <w:rPr>
            <w:rFonts w:ascii="SimSun" w:hAnsi="SimSun"/>
            <w:szCs w:val="36"/>
          </w:rPr>
          <w:fldChar w:fldCharType="begin"/>
        </w:r>
      </w:ins>
      <w:ins w:id="2392" w:author="sc" w:date="2018-08-02T20:01:49Z">
        <w:r>
          <w:rPr>
            <w:rFonts w:ascii="SimSun" w:hAnsi="SimSun"/>
            <w:szCs w:val="36"/>
          </w:rPr>
          <w:instrText xml:space="preserve"> HYPERLINK \l _Toc1232919685 </w:instrText>
        </w:r>
      </w:ins>
      <w:ins w:id="2393" w:author="sc" w:date="2018-08-02T20:01:49Z">
        <w:r>
          <w:rPr>
            <w:rFonts w:ascii="SimSun" w:hAnsi="SimSun"/>
            <w:szCs w:val="36"/>
          </w:rPr>
          <w:fldChar w:fldCharType="separate"/>
        </w:r>
      </w:ins>
      <w:ins w:id="2394" w:author="sc" w:date="2018-08-02T20:01:49Z">
        <w:r>
          <w:rPr/>
          <w:t>4.5 【强制】只读接口不允许使用</w:t>
        </w:r>
      </w:ins>
      <w:ins w:id="2395" w:author="sc" w:date="2018-08-02T20:01:49Z">
        <w:r>
          <w:rPr>
            <w:rFonts w:hint="default"/>
          </w:rPr>
          <w:t>事务</w:t>
        </w:r>
      </w:ins>
      <w:ins w:id="2396" w:author="sc" w:date="2018-08-02T20:01:49Z">
        <w:r>
          <w:rPr/>
          <w:tab/>
        </w:r>
      </w:ins>
      <w:ins w:id="2397" w:author="sc" w:date="2018-08-02T20:01:49Z">
        <w:r>
          <w:rPr/>
          <w:fldChar w:fldCharType="begin"/>
        </w:r>
      </w:ins>
      <w:ins w:id="2398" w:author="sc" w:date="2018-08-02T20:01:49Z">
        <w:r>
          <w:rPr/>
          <w:instrText xml:space="preserve"> PAGEREF _Toc1232919685 </w:instrText>
        </w:r>
      </w:ins>
      <w:ins w:id="2399" w:author="sc" w:date="2018-08-02T20:01:49Z">
        <w:r>
          <w:rPr/>
          <w:fldChar w:fldCharType="separate"/>
        </w:r>
      </w:ins>
      <w:ins w:id="2400" w:author="sc" w:date="2018-08-02T20:01:50Z">
        <w:r>
          <w:rPr/>
          <w:t>40</w:t>
        </w:r>
      </w:ins>
      <w:ins w:id="2401" w:author="sc" w:date="2018-08-02T20:01:49Z">
        <w:r>
          <w:rPr/>
          <w:fldChar w:fldCharType="end"/>
        </w:r>
      </w:ins>
      <w:ins w:id="2402" w:author="sc" w:date="2018-08-02T20:01:49Z">
        <w:r>
          <w:rPr>
            <w:rFonts w:ascii="SimSun" w:hAnsi="SimSun"/>
            <w:szCs w:val="36"/>
          </w:rPr>
          <w:fldChar w:fldCharType="end"/>
        </w:r>
      </w:ins>
    </w:p>
    <w:p>
      <w:pPr>
        <w:pStyle w:val="22"/>
        <w:tabs>
          <w:tab w:val="right" w:leader="dot" w:pos="8306"/>
        </w:tabs>
        <w:rPr>
          <w:ins w:id="2403" w:author="sc" w:date="2018-08-02T20:01:49Z"/>
        </w:rPr>
      </w:pPr>
      <w:ins w:id="2404" w:author="sc" w:date="2018-08-02T20:01:49Z">
        <w:r>
          <w:rPr>
            <w:rFonts w:ascii="SimSun" w:hAnsi="SimSun"/>
            <w:szCs w:val="36"/>
          </w:rPr>
          <w:fldChar w:fldCharType="begin"/>
        </w:r>
      </w:ins>
      <w:ins w:id="2405" w:author="sc" w:date="2018-08-02T20:01:49Z">
        <w:r>
          <w:rPr>
            <w:rFonts w:ascii="SimSun" w:hAnsi="SimSun"/>
            <w:szCs w:val="36"/>
          </w:rPr>
          <w:instrText xml:space="preserve"> HYPERLINK \l _Toc1240820784 </w:instrText>
        </w:r>
      </w:ins>
      <w:ins w:id="2406" w:author="sc" w:date="2018-08-02T20:01:49Z">
        <w:r>
          <w:rPr>
            <w:rFonts w:ascii="SimSun" w:hAnsi="SimSun"/>
            <w:szCs w:val="36"/>
          </w:rPr>
          <w:fldChar w:fldCharType="separate"/>
        </w:r>
      </w:ins>
      <w:ins w:id="2407" w:author="sc" w:date="2018-08-02T20:01:49Z">
        <w:r>
          <w:rPr/>
          <w:t>4.6 【强制】</w:t>
        </w:r>
      </w:ins>
      <w:ins w:id="2408" w:author="sc" w:date="2018-08-02T20:01:49Z">
        <w:r>
          <w:rPr>
            <w:rFonts w:hint="default"/>
          </w:rPr>
          <w:t>严禁在事务中访问第三方</w:t>
        </w:r>
      </w:ins>
      <w:ins w:id="2409" w:author="sc" w:date="2018-08-02T20:01:49Z">
        <w:r>
          <w:rPr/>
          <w:tab/>
        </w:r>
      </w:ins>
      <w:ins w:id="2410" w:author="sc" w:date="2018-08-02T20:01:49Z">
        <w:r>
          <w:rPr/>
          <w:fldChar w:fldCharType="begin"/>
        </w:r>
      </w:ins>
      <w:ins w:id="2411" w:author="sc" w:date="2018-08-02T20:01:49Z">
        <w:r>
          <w:rPr/>
          <w:instrText xml:space="preserve"> PAGEREF _Toc1240820784 </w:instrText>
        </w:r>
      </w:ins>
      <w:ins w:id="2412" w:author="sc" w:date="2018-08-02T20:01:49Z">
        <w:r>
          <w:rPr/>
          <w:fldChar w:fldCharType="separate"/>
        </w:r>
      </w:ins>
      <w:ins w:id="2413" w:author="sc" w:date="2018-08-02T20:01:50Z">
        <w:r>
          <w:rPr/>
          <w:t>40</w:t>
        </w:r>
      </w:ins>
      <w:ins w:id="2414" w:author="sc" w:date="2018-08-02T20:01:49Z">
        <w:r>
          <w:rPr/>
          <w:fldChar w:fldCharType="end"/>
        </w:r>
      </w:ins>
      <w:ins w:id="2415" w:author="sc" w:date="2018-08-02T20:01:49Z">
        <w:r>
          <w:rPr>
            <w:rFonts w:ascii="SimSun" w:hAnsi="SimSun"/>
            <w:szCs w:val="36"/>
          </w:rPr>
          <w:fldChar w:fldCharType="end"/>
        </w:r>
      </w:ins>
    </w:p>
    <w:p>
      <w:pPr>
        <w:pStyle w:val="22"/>
        <w:tabs>
          <w:tab w:val="right" w:leader="dot" w:pos="8306"/>
        </w:tabs>
        <w:rPr>
          <w:ins w:id="2416" w:author="sc" w:date="2018-08-02T20:01:49Z"/>
        </w:rPr>
      </w:pPr>
      <w:ins w:id="2417" w:author="sc" w:date="2018-08-02T20:01:49Z">
        <w:r>
          <w:rPr>
            <w:rFonts w:ascii="SimSun" w:hAnsi="SimSun"/>
            <w:szCs w:val="36"/>
          </w:rPr>
          <w:fldChar w:fldCharType="begin"/>
        </w:r>
      </w:ins>
      <w:ins w:id="2418" w:author="sc" w:date="2018-08-02T20:01:49Z">
        <w:r>
          <w:rPr>
            <w:rFonts w:ascii="SimSun" w:hAnsi="SimSun"/>
            <w:szCs w:val="36"/>
          </w:rPr>
          <w:instrText xml:space="preserve"> HYPERLINK \l _Toc1871447654 </w:instrText>
        </w:r>
      </w:ins>
      <w:ins w:id="2419" w:author="sc" w:date="2018-08-02T20:01:49Z">
        <w:r>
          <w:rPr>
            <w:rFonts w:ascii="SimSun" w:hAnsi="SimSun"/>
            <w:szCs w:val="36"/>
          </w:rPr>
          <w:fldChar w:fldCharType="separate"/>
        </w:r>
      </w:ins>
      <w:ins w:id="2420" w:author="sc" w:date="2018-08-02T20:01:49Z">
        <w:r>
          <w:rPr/>
          <w:t>4.7 【推荐】</w:t>
        </w:r>
      </w:ins>
      <w:ins w:id="2421" w:author="sc" w:date="2018-08-02T20:01:49Z">
        <w:r>
          <w:rPr>
            <w:rFonts w:hint="default"/>
          </w:rPr>
          <w:t>事务下沉</w:t>
        </w:r>
      </w:ins>
      <w:ins w:id="2422" w:author="sc" w:date="2018-08-02T20:01:49Z">
        <w:r>
          <w:rPr/>
          <w:tab/>
        </w:r>
      </w:ins>
      <w:ins w:id="2423" w:author="sc" w:date="2018-08-02T20:01:49Z">
        <w:r>
          <w:rPr/>
          <w:fldChar w:fldCharType="begin"/>
        </w:r>
      </w:ins>
      <w:ins w:id="2424" w:author="sc" w:date="2018-08-02T20:01:49Z">
        <w:r>
          <w:rPr/>
          <w:instrText xml:space="preserve"> PAGEREF _Toc1871447654 </w:instrText>
        </w:r>
      </w:ins>
      <w:ins w:id="2425" w:author="sc" w:date="2018-08-02T20:01:49Z">
        <w:r>
          <w:rPr/>
          <w:fldChar w:fldCharType="separate"/>
        </w:r>
      </w:ins>
      <w:ins w:id="2426" w:author="sc" w:date="2018-08-02T20:01:50Z">
        <w:r>
          <w:rPr/>
          <w:t>40</w:t>
        </w:r>
      </w:ins>
      <w:ins w:id="2427" w:author="sc" w:date="2018-08-02T20:01:49Z">
        <w:r>
          <w:rPr/>
          <w:fldChar w:fldCharType="end"/>
        </w:r>
      </w:ins>
      <w:ins w:id="2428" w:author="sc" w:date="2018-08-02T20:01:49Z">
        <w:r>
          <w:rPr>
            <w:rFonts w:ascii="SimSun" w:hAnsi="SimSun"/>
            <w:szCs w:val="36"/>
          </w:rPr>
          <w:fldChar w:fldCharType="end"/>
        </w:r>
      </w:ins>
    </w:p>
    <w:p>
      <w:pPr>
        <w:pStyle w:val="22"/>
        <w:tabs>
          <w:tab w:val="right" w:leader="dot" w:pos="8306"/>
        </w:tabs>
        <w:rPr>
          <w:ins w:id="2429" w:author="sc" w:date="2018-08-02T20:01:49Z"/>
        </w:rPr>
      </w:pPr>
      <w:ins w:id="2430" w:author="sc" w:date="2018-08-02T20:01:49Z">
        <w:r>
          <w:rPr>
            <w:rFonts w:ascii="SimSun" w:hAnsi="SimSun"/>
            <w:szCs w:val="36"/>
          </w:rPr>
          <w:fldChar w:fldCharType="begin"/>
        </w:r>
      </w:ins>
      <w:ins w:id="2431" w:author="sc" w:date="2018-08-02T20:01:49Z">
        <w:r>
          <w:rPr>
            <w:rFonts w:ascii="SimSun" w:hAnsi="SimSun"/>
            <w:szCs w:val="36"/>
          </w:rPr>
          <w:instrText xml:space="preserve"> HYPERLINK \l _Toc769676050 </w:instrText>
        </w:r>
      </w:ins>
      <w:ins w:id="2432" w:author="sc" w:date="2018-08-02T20:01:49Z">
        <w:r>
          <w:rPr>
            <w:rFonts w:ascii="SimSun" w:hAnsi="SimSun"/>
            <w:szCs w:val="36"/>
          </w:rPr>
          <w:fldChar w:fldCharType="separate"/>
        </w:r>
      </w:ins>
      <w:ins w:id="2433" w:author="sc" w:date="2018-08-02T20:01:49Z">
        <w:r>
          <w:rPr/>
          <w:t>4.8 【推荐】</w:t>
        </w:r>
      </w:ins>
      <w:ins w:id="2434" w:author="sc" w:date="2018-08-02T20:01:49Z">
        <w:r>
          <w:rPr>
            <w:rFonts w:hint="default"/>
          </w:rPr>
          <w:t>事务粒度最小化</w:t>
        </w:r>
      </w:ins>
      <w:ins w:id="2435" w:author="sc" w:date="2018-08-02T20:01:49Z">
        <w:r>
          <w:rPr/>
          <w:tab/>
        </w:r>
      </w:ins>
      <w:ins w:id="2436" w:author="sc" w:date="2018-08-02T20:01:49Z">
        <w:r>
          <w:rPr/>
          <w:fldChar w:fldCharType="begin"/>
        </w:r>
      </w:ins>
      <w:ins w:id="2437" w:author="sc" w:date="2018-08-02T20:01:49Z">
        <w:r>
          <w:rPr/>
          <w:instrText xml:space="preserve"> PAGEREF _Toc769676050 </w:instrText>
        </w:r>
      </w:ins>
      <w:ins w:id="2438" w:author="sc" w:date="2018-08-02T20:01:49Z">
        <w:r>
          <w:rPr/>
          <w:fldChar w:fldCharType="separate"/>
        </w:r>
      </w:ins>
      <w:ins w:id="2439" w:author="sc" w:date="2018-08-02T20:01:50Z">
        <w:r>
          <w:rPr/>
          <w:t>40</w:t>
        </w:r>
      </w:ins>
      <w:ins w:id="2440" w:author="sc" w:date="2018-08-02T20:01:49Z">
        <w:r>
          <w:rPr/>
          <w:fldChar w:fldCharType="end"/>
        </w:r>
      </w:ins>
      <w:ins w:id="2441" w:author="sc" w:date="2018-08-02T20:01:49Z">
        <w:r>
          <w:rPr>
            <w:rFonts w:ascii="SimSun" w:hAnsi="SimSun"/>
            <w:szCs w:val="36"/>
          </w:rPr>
          <w:fldChar w:fldCharType="end"/>
        </w:r>
      </w:ins>
    </w:p>
    <w:p>
      <w:pPr>
        <w:pStyle w:val="21"/>
        <w:tabs>
          <w:tab w:val="right" w:leader="dot" w:pos="8306"/>
        </w:tabs>
        <w:rPr>
          <w:ins w:id="2442" w:author="sc" w:date="2018-08-02T20:01:49Z"/>
        </w:rPr>
      </w:pPr>
      <w:ins w:id="2443" w:author="sc" w:date="2018-08-02T20:01:49Z">
        <w:r>
          <w:rPr>
            <w:rFonts w:ascii="SimSun" w:hAnsi="SimSun"/>
            <w:szCs w:val="36"/>
          </w:rPr>
          <w:fldChar w:fldCharType="begin"/>
        </w:r>
      </w:ins>
      <w:ins w:id="2444" w:author="sc" w:date="2018-08-02T20:01:49Z">
        <w:r>
          <w:rPr>
            <w:rFonts w:ascii="SimSun" w:hAnsi="SimSun"/>
            <w:szCs w:val="36"/>
          </w:rPr>
          <w:instrText xml:space="preserve"> HYPERLINK \l _Toc1728000051 </w:instrText>
        </w:r>
      </w:ins>
      <w:ins w:id="2445" w:author="sc" w:date="2018-08-02T20:01:49Z">
        <w:r>
          <w:rPr>
            <w:rFonts w:ascii="SimSun" w:hAnsi="SimSun"/>
            <w:szCs w:val="36"/>
          </w:rPr>
          <w:fldChar w:fldCharType="separate"/>
        </w:r>
      </w:ins>
      <w:ins w:id="2446" w:author="sc" w:date="2018-08-02T20:01:49Z">
        <w:r>
          <w:rPr/>
          <w:t xml:space="preserve">5 </w:t>
        </w:r>
      </w:ins>
      <w:ins w:id="2447" w:author="sc" w:date="2018-08-02T20:01:49Z">
        <w:r>
          <w:rPr>
            <w:rFonts w:hint="eastAsia"/>
          </w:rPr>
          <w:t>日志规范(1.2)</w:t>
        </w:r>
      </w:ins>
      <w:ins w:id="2448" w:author="sc" w:date="2018-08-02T20:01:49Z">
        <w:r>
          <w:rPr/>
          <w:tab/>
        </w:r>
      </w:ins>
      <w:ins w:id="2449" w:author="sc" w:date="2018-08-02T20:01:49Z">
        <w:r>
          <w:rPr/>
          <w:fldChar w:fldCharType="begin"/>
        </w:r>
      </w:ins>
      <w:ins w:id="2450" w:author="sc" w:date="2018-08-02T20:01:49Z">
        <w:r>
          <w:rPr/>
          <w:instrText xml:space="preserve"> PAGEREF _Toc1728000051 </w:instrText>
        </w:r>
      </w:ins>
      <w:ins w:id="2451" w:author="sc" w:date="2018-08-02T20:01:49Z">
        <w:r>
          <w:rPr/>
          <w:fldChar w:fldCharType="separate"/>
        </w:r>
      </w:ins>
      <w:ins w:id="2452" w:author="sc" w:date="2018-08-02T20:01:50Z">
        <w:r>
          <w:rPr/>
          <w:t>41</w:t>
        </w:r>
      </w:ins>
      <w:ins w:id="2453" w:author="sc" w:date="2018-08-02T20:01:49Z">
        <w:r>
          <w:rPr/>
          <w:fldChar w:fldCharType="end"/>
        </w:r>
      </w:ins>
      <w:ins w:id="2454" w:author="sc" w:date="2018-08-02T20:01:49Z">
        <w:r>
          <w:rPr>
            <w:rFonts w:ascii="SimSun" w:hAnsi="SimSun"/>
            <w:szCs w:val="36"/>
          </w:rPr>
          <w:fldChar w:fldCharType="end"/>
        </w:r>
      </w:ins>
    </w:p>
    <w:p>
      <w:pPr>
        <w:pStyle w:val="22"/>
        <w:tabs>
          <w:tab w:val="right" w:leader="dot" w:pos="8306"/>
        </w:tabs>
        <w:rPr>
          <w:ins w:id="2455" w:author="sc" w:date="2018-08-02T20:01:49Z"/>
        </w:rPr>
      </w:pPr>
      <w:ins w:id="2456" w:author="sc" w:date="2018-08-02T20:01:49Z">
        <w:r>
          <w:rPr>
            <w:rFonts w:ascii="SimSun" w:hAnsi="SimSun"/>
            <w:szCs w:val="36"/>
          </w:rPr>
          <w:fldChar w:fldCharType="begin"/>
        </w:r>
      </w:ins>
      <w:ins w:id="2457" w:author="sc" w:date="2018-08-02T20:01:49Z">
        <w:r>
          <w:rPr>
            <w:rFonts w:ascii="SimSun" w:hAnsi="SimSun"/>
            <w:szCs w:val="36"/>
          </w:rPr>
          <w:instrText xml:space="preserve"> HYPERLINK \l _Toc971182742 </w:instrText>
        </w:r>
      </w:ins>
      <w:ins w:id="2458" w:author="sc" w:date="2018-08-02T20:01:49Z">
        <w:r>
          <w:rPr>
            <w:rFonts w:ascii="SimSun" w:hAnsi="SimSun"/>
            <w:szCs w:val="36"/>
          </w:rPr>
          <w:fldChar w:fldCharType="separate"/>
        </w:r>
      </w:ins>
      <w:ins w:id="2459" w:author="sc" w:date="2018-08-02T20:01:49Z">
        <w:r>
          <w:rPr/>
          <w:t xml:space="preserve">5.1 </w:t>
        </w:r>
      </w:ins>
      <w:ins w:id="2460" w:author="sc" w:date="2018-08-02T20:01:49Z">
        <w:r>
          <w:rPr>
            <w:rFonts w:hint="eastAsia"/>
          </w:rPr>
          <w:t>背景、概述及目标</w:t>
        </w:r>
      </w:ins>
      <w:ins w:id="2461" w:author="sc" w:date="2018-08-02T20:01:49Z">
        <w:r>
          <w:rPr/>
          <w:tab/>
        </w:r>
      </w:ins>
      <w:ins w:id="2462" w:author="sc" w:date="2018-08-02T20:01:49Z">
        <w:r>
          <w:rPr/>
          <w:fldChar w:fldCharType="begin"/>
        </w:r>
      </w:ins>
      <w:ins w:id="2463" w:author="sc" w:date="2018-08-02T20:01:49Z">
        <w:r>
          <w:rPr/>
          <w:instrText xml:space="preserve"> PAGEREF _Toc971182742 </w:instrText>
        </w:r>
      </w:ins>
      <w:ins w:id="2464" w:author="sc" w:date="2018-08-02T20:01:49Z">
        <w:r>
          <w:rPr/>
          <w:fldChar w:fldCharType="separate"/>
        </w:r>
      </w:ins>
      <w:ins w:id="2465" w:author="sc" w:date="2018-08-02T20:01:50Z">
        <w:r>
          <w:rPr/>
          <w:t>41</w:t>
        </w:r>
      </w:ins>
      <w:ins w:id="2466" w:author="sc" w:date="2018-08-02T20:01:49Z">
        <w:r>
          <w:rPr/>
          <w:fldChar w:fldCharType="end"/>
        </w:r>
      </w:ins>
      <w:ins w:id="2467" w:author="sc" w:date="2018-08-02T20:01:49Z">
        <w:r>
          <w:rPr>
            <w:rFonts w:ascii="SimSun" w:hAnsi="SimSun"/>
            <w:szCs w:val="36"/>
          </w:rPr>
          <w:fldChar w:fldCharType="end"/>
        </w:r>
      </w:ins>
    </w:p>
    <w:p>
      <w:pPr>
        <w:pStyle w:val="22"/>
        <w:tabs>
          <w:tab w:val="right" w:leader="dot" w:pos="8306"/>
        </w:tabs>
        <w:rPr>
          <w:ins w:id="2468" w:author="sc" w:date="2018-08-02T20:01:49Z"/>
        </w:rPr>
      </w:pPr>
      <w:ins w:id="2469" w:author="sc" w:date="2018-08-02T20:01:49Z">
        <w:r>
          <w:rPr>
            <w:rFonts w:ascii="SimSun" w:hAnsi="SimSun"/>
            <w:szCs w:val="36"/>
          </w:rPr>
          <w:fldChar w:fldCharType="begin"/>
        </w:r>
      </w:ins>
      <w:ins w:id="2470" w:author="sc" w:date="2018-08-02T20:01:49Z">
        <w:r>
          <w:rPr>
            <w:rFonts w:ascii="SimSun" w:hAnsi="SimSun"/>
            <w:szCs w:val="36"/>
          </w:rPr>
          <w:instrText xml:space="preserve"> HYPERLINK \l _Toc645951696 </w:instrText>
        </w:r>
      </w:ins>
      <w:ins w:id="2471" w:author="sc" w:date="2018-08-02T20:01:49Z">
        <w:r>
          <w:rPr>
            <w:rFonts w:ascii="SimSun" w:hAnsi="SimSun"/>
            <w:szCs w:val="36"/>
          </w:rPr>
          <w:fldChar w:fldCharType="separate"/>
        </w:r>
      </w:ins>
      <w:ins w:id="2472" w:author="sc" w:date="2018-08-02T20:01:49Z">
        <w:r>
          <w:rPr/>
          <w:t xml:space="preserve">5.2 </w:t>
        </w:r>
      </w:ins>
      <w:ins w:id="2473" w:author="sc" w:date="2018-08-02T20:01:49Z">
        <w:r>
          <w:rPr>
            <w:rFonts w:hint="eastAsia"/>
          </w:rPr>
          <w:t>基本原则</w:t>
        </w:r>
      </w:ins>
      <w:ins w:id="2474" w:author="sc" w:date="2018-08-02T20:01:49Z">
        <w:r>
          <w:rPr/>
          <w:tab/>
        </w:r>
      </w:ins>
      <w:ins w:id="2475" w:author="sc" w:date="2018-08-02T20:01:49Z">
        <w:r>
          <w:rPr/>
          <w:fldChar w:fldCharType="begin"/>
        </w:r>
      </w:ins>
      <w:ins w:id="2476" w:author="sc" w:date="2018-08-02T20:01:49Z">
        <w:r>
          <w:rPr/>
          <w:instrText xml:space="preserve"> PAGEREF _Toc645951696 </w:instrText>
        </w:r>
      </w:ins>
      <w:ins w:id="2477" w:author="sc" w:date="2018-08-02T20:01:49Z">
        <w:r>
          <w:rPr/>
          <w:fldChar w:fldCharType="separate"/>
        </w:r>
      </w:ins>
      <w:ins w:id="2478" w:author="sc" w:date="2018-08-02T20:01:50Z">
        <w:r>
          <w:rPr/>
          <w:t>41</w:t>
        </w:r>
      </w:ins>
      <w:ins w:id="2479" w:author="sc" w:date="2018-08-02T20:01:49Z">
        <w:r>
          <w:rPr/>
          <w:fldChar w:fldCharType="end"/>
        </w:r>
      </w:ins>
      <w:ins w:id="2480" w:author="sc" w:date="2018-08-02T20:01:49Z">
        <w:r>
          <w:rPr>
            <w:rFonts w:ascii="SimSun" w:hAnsi="SimSun"/>
            <w:szCs w:val="36"/>
          </w:rPr>
          <w:fldChar w:fldCharType="end"/>
        </w:r>
      </w:ins>
    </w:p>
    <w:p>
      <w:pPr>
        <w:pStyle w:val="22"/>
        <w:tabs>
          <w:tab w:val="right" w:leader="dot" w:pos="8306"/>
        </w:tabs>
        <w:rPr>
          <w:ins w:id="2481" w:author="sc" w:date="2018-08-02T20:01:49Z"/>
        </w:rPr>
      </w:pPr>
      <w:ins w:id="2482" w:author="sc" w:date="2018-08-02T20:01:49Z">
        <w:r>
          <w:rPr>
            <w:rFonts w:ascii="SimSun" w:hAnsi="SimSun"/>
            <w:szCs w:val="36"/>
          </w:rPr>
          <w:fldChar w:fldCharType="begin"/>
        </w:r>
      </w:ins>
      <w:ins w:id="2483" w:author="sc" w:date="2018-08-02T20:01:49Z">
        <w:r>
          <w:rPr>
            <w:rFonts w:ascii="SimSun" w:hAnsi="SimSun"/>
            <w:szCs w:val="36"/>
          </w:rPr>
          <w:instrText xml:space="preserve"> HYPERLINK \l _Toc124622652 </w:instrText>
        </w:r>
      </w:ins>
      <w:ins w:id="2484" w:author="sc" w:date="2018-08-02T20:01:49Z">
        <w:r>
          <w:rPr>
            <w:rFonts w:ascii="SimSun" w:hAnsi="SimSun"/>
            <w:szCs w:val="36"/>
          </w:rPr>
          <w:fldChar w:fldCharType="separate"/>
        </w:r>
      </w:ins>
      <w:ins w:id="2485" w:author="sc" w:date="2018-08-02T20:01:49Z">
        <w:r>
          <w:rPr/>
          <w:t xml:space="preserve">5.3 </w:t>
        </w:r>
      </w:ins>
      <w:ins w:id="2486" w:author="sc" w:date="2018-08-02T20:01:49Z">
        <w:r>
          <w:rPr>
            <w:rFonts w:hint="eastAsia"/>
          </w:rPr>
          <w:t>规范方案</w:t>
        </w:r>
      </w:ins>
      <w:ins w:id="2487" w:author="sc" w:date="2018-08-02T20:01:49Z">
        <w:r>
          <w:rPr/>
          <w:tab/>
        </w:r>
      </w:ins>
      <w:ins w:id="2488" w:author="sc" w:date="2018-08-02T20:01:49Z">
        <w:r>
          <w:rPr/>
          <w:fldChar w:fldCharType="begin"/>
        </w:r>
      </w:ins>
      <w:ins w:id="2489" w:author="sc" w:date="2018-08-02T20:01:49Z">
        <w:r>
          <w:rPr/>
          <w:instrText xml:space="preserve"> PAGEREF _Toc124622652 </w:instrText>
        </w:r>
      </w:ins>
      <w:ins w:id="2490" w:author="sc" w:date="2018-08-02T20:01:49Z">
        <w:r>
          <w:rPr/>
          <w:fldChar w:fldCharType="separate"/>
        </w:r>
      </w:ins>
      <w:ins w:id="2491" w:author="sc" w:date="2018-08-02T20:01:50Z">
        <w:r>
          <w:rPr/>
          <w:t>42</w:t>
        </w:r>
      </w:ins>
      <w:ins w:id="2492" w:author="sc" w:date="2018-08-02T20:01:49Z">
        <w:r>
          <w:rPr/>
          <w:fldChar w:fldCharType="end"/>
        </w:r>
      </w:ins>
      <w:ins w:id="2493" w:author="sc" w:date="2018-08-02T20:01:49Z">
        <w:r>
          <w:rPr>
            <w:rFonts w:ascii="SimSun" w:hAnsi="SimSun"/>
            <w:szCs w:val="36"/>
          </w:rPr>
          <w:fldChar w:fldCharType="end"/>
        </w:r>
      </w:ins>
    </w:p>
    <w:p>
      <w:pPr>
        <w:pStyle w:val="23"/>
        <w:tabs>
          <w:tab w:val="right" w:leader="dot" w:pos="8306"/>
        </w:tabs>
        <w:rPr>
          <w:ins w:id="2494" w:author="sc" w:date="2018-08-02T20:01:49Z"/>
        </w:rPr>
      </w:pPr>
      <w:ins w:id="2495" w:author="sc" w:date="2018-08-02T20:01:49Z">
        <w:r>
          <w:rPr>
            <w:rFonts w:ascii="SimSun" w:hAnsi="SimSun"/>
            <w:szCs w:val="36"/>
          </w:rPr>
          <w:fldChar w:fldCharType="begin"/>
        </w:r>
      </w:ins>
      <w:ins w:id="2496" w:author="sc" w:date="2018-08-02T20:01:49Z">
        <w:r>
          <w:rPr>
            <w:rFonts w:ascii="SimSun" w:hAnsi="SimSun"/>
            <w:szCs w:val="36"/>
          </w:rPr>
          <w:instrText xml:space="preserve"> HYPERLINK \l _Toc466724897 </w:instrText>
        </w:r>
      </w:ins>
      <w:ins w:id="2497" w:author="sc" w:date="2018-08-02T20:01:49Z">
        <w:r>
          <w:rPr>
            <w:rFonts w:ascii="SimSun" w:hAnsi="SimSun"/>
            <w:szCs w:val="36"/>
          </w:rPr>
          <w:fldChar w:fldCharType="separate"/>
        </w:r>
      </w:ins>
      <w:ins w:id="2498" w:author="sc" w:date="2018-08-02T20:01:49Z">
        <w:r>
          <w:rPr/>
          <w:t xml:space="preserve">5.3.1 </w:t>
        </w:r>
      </w:ins>
      <w:ins w:id="2499" w:author="sc" w:date="2018-08-02T20:01:49Z">
        <w:r>
          <w:rPr>
            <w:rFonts w:hint="eastAsia"/>
          </w:rPr>
          <w:t>定义日志常量</w:t>
        </w:r>
      </w:ins>
      <w:ins w:id="2500" w:author="sc" w:date="2018-08-02T20:01:49Z">
        <w:r>
          <w:rPr/>
          <w:tab/>
        </w:r>
      </w:ins>
      <w:ins w:id="2501" w:author="sc" w:date="2018-08-02T20:01:49Z">
        <w:r>
          <w:rPr/>
          <w:fldChar w:fldCharType="begin"/>
        </w:r>
      </w:ins>
      <w:ins w:id="2502" w:author="sc" w:date="2018-08-02T20:01:49Z">
        <w:r>
          <w:rPr/>
          <w:instrText xml:space="preserve"> PAGEREF _Toc466724897 </w:instrText>
        </w:r>
      </w:ins>
      <w:ins w:id="2503" w:author="sc" w:date="2018-08-02T20:01:49Z">
        <w:r>
          <w:rPr/>
          <w:fldChar w:fldCharType="separate"/>
        </w:r>
      </w:ins>
      <w:ins w:id="2504" w:author="sc" w:date="2018-08-02T20:01:50Z">
        <w:r>
          <w:rPr/>
          <w:t>42</w:t>
        </w:r>
      </w:ins>
      <w:ins w:id="2505" w:author="sc" w:date="2018-08-02T20:01:49Z">
        <w:r>
          <w:rPr/>
          <w:fldChar w:fldCharType="end"/>
        </w:r>
      </w:ins>
      <w:ins w:id="2506" w:author="sc" w:date="2018-08-02T20:01:49Z">
        <w:r>
          <w:rPr>
            <w:rFonts w:ascii="SimSun" w:hAnsi="SimSun"/>
            <w:szCs w:val="36"/>
          </w:rPr>
          <w:fldChar w:fldCharType="end"/>
        </w:r>
      </w:ins>
    </w:p>
    <w:p>
      <w:pPr>
        <w:pStyle w:val="23"/>
        <w:tabs>
          <w:tab w:val="right" w:leader="dot" w:pos="8306"/>
        </w:tabs>
        <w:rPr>
          <w:ins w:id="2507" w:author="sc" w:date="2018-08-02T20:01:49Z"/>
        </w:rPr>
      </w:pPr>
      <w:ins w:id="2508" w:author="sc" w:date="2018-08-02T20:01:49Z">
        <w:r>
          <w:rPr>
            <w:rFonts w:ascii="SimSun" w:hAnsi="SimSun"/>
            <w:szCs w:val="36"/>
          </w:rPr>
          <w:fldChar w:fldCharType="begin"/>
        </w:r>
      </w:ins>
      <w:ins w:id="2509" w:author="sc" w:date="2018-08-02T20:01:49Z">
        <w:r>
          <w:rPr>
            <w:rFonts w:ascii="SimSun" w:hAnsi="SimSun"/>
            <w:szCs w:val="36"/>
          </w:rPr>
          <w:instrText xml:space="preserve"> HYPERLINK \l _Toc727112286 </w:instrText>
        </w:r>
      </w:ins>
      <w:ins w:id="2510" w:author="sc" w:date="2018-08-02T20:01:49Z">
        <w:r>
          <w:rPr>
            <w:rFonts w:ascii="SimSun" w:hAnsi="SimSun"/>
            <w:szCs w:val="36"/>
          </w:rPr>
          <w:fldChar w:fldCharType="separate"/>
        </w:r>
      </w:ins>
      <w:ins w:id="2511" w:author="sc" w:date="2018-08-02T20:01:49Z">
        <w:r>
          <w:rPr/>
          <w:t xml:space="preserve">5.3.2 </w:t>
        </w:r>
      </w:ins>
      <w:ins w:id="2512" w:author="sc" w:date="2018-08-02T20:01:49Z">
        <w:r>
          <w:rPr>
            <w:rFonts w:hint="eastAsia"/>
          </w:rPr>
          <w:t>日志分级</w:t>
        </w:r>
      </w:ins>
      <w:ins w:id="2513" w:author="sc" w:date="2018-08-02T20:01:49Z">
        <w:r>
          <w:rPr/>
          <w:tab/>
        </w:r>
      </w:ins>
      <w:ins w:id="2514" w:author="sc" w:date="2018-08-02T20:01:49Z">
        <w:r>
          <w:rPr/>
          <w:fldChar w:fldCharType="begin"/>
        </w:r>
      </w:ins>
      <w:ins w:id="2515" w:author="sc" w:date="2018-08-02T20:01:49Z">
        <w:r>
          <w:rPr/>
          <w:instrText xml:space="preserve"> PAGEREF _Toc727112286 </w:instrText>
        </w:r>
      </w:ins>
      <w:ins w:id="2516" w:author="sc" w:date="2018-08-02T20:01:49Z">
        <w:r>
          <w:rPr/>
          <w:fldChar w:fldCharType="separate"/>
        </w:r>
      </w:ins>
      <w:ins w:id="2517" w:author="sc" w:date="2018-08-02T20:01:50Z">
        <w:r>
          <w:rPr/>
          <w:t>42</w:t>
        </w:r>
      </w:ins>
      <w:ins w:id="2518" w:author="sc" w:date="2018-08-02T20:01:49Z">
        <w:r>
          <w:rPr/>
          <w:fldChar w:fldCharType="end"/>
        </w:r>
      </w:ins>
      <w:ins w:id="2519" w:author="sc" w:date="2018-08-02T20:01:49Z">
        <w:r>
          <w:rPr>
            <w:rFonts w:ascii="SimSun" w:hAnsi="SimSun"/>
            <w:szCs w:val="36"/>
          </w:rPr>
          <w:fldChar w:fldCharType="end"/>
        </w:r>
      </w:ins>
    </w:p>
    <w:p>
      <w:pPr>
        <w:pStyle w:val="23"/>
        <w:tabs>
          <w:tab w:val="right" w:leader="dot" w:pos="8306"/>
        </w:tabs>
        <w:rPr>
          <w:ins w:id="2520" w:author="sc" w:date="2018-08-02T20:01:49Z"/>
        </w:rPr>
      </w:pPr>
      <w:ins w:id="2521" w:author="sc" w:date="2018-08-02T20:01:49Z">
        <w:r>
          <w:rPr>
            <w:rFonts w:ascii="SimSun" w:hAnsi="SimSun"/>
            <w:szCs w:val="36"/>
          </w:rPr>
          <w:fldChar w:fldCharType="begin"/>
        </w:r>
      </w:ins>
      <w:ins w:id="2522" w:author="sc" w:date="2018-08-02T20:01:49Z">
        <w:r>
          <w:rPr>
            <w:rFonts w:ascii="SimSun" w:hAnsi="SimSun"/>
            <w:szCs w:val="36"/>
          </w:rPr>
          <w:instrText xml:space="preserve"> HYPERLINK \l _Toc1344492194 </w:instrText>
        </w:r>
      </w:ins>
      <w:ins w:id="2523" w:author="sc" w:date="2018-08-02T20:01:49Z">
        <w:r>
          <w:rPr>
            <w:rFonts w:ascii="SimSun" w:hAnsi="SimSun"/>
            <w:szCs w:val="36"/>
          </w:rPr>
          <w:fldChar w:fldCharType="separate"/>
        </w:r>
      </w:ins>
      <w:ins w:id="2524" w:author="sc" w:date="2018-08-02T20:01:49Z">
        <w:r>
          <w:rPr/>
          <w:t>5.3.3 日志类型</w:t>
        </w:r>
        <w:r>
          <w:rPr/>
          <w:tab/>
        </w:r>
      </w:ins>
      <w:ins w:id="2525" w:author="sc" w:date="2018-08-02T20:01:49Z">
        <w:r>
          <w:rPr/>
          <w:fldChar w:fldCharType="begin"/>
        </w:r>
      </w:ins>
      <w:ins w:id="2526" w:author="sc" w:date="2018-08-02T20:01:49Z">
        <w:r>
          <w:rPr/>
          <w:instrText xml:space="preserve"> PAGEREF _Toc1344492194 </w:instrText>
        </w:r>
      </w:ins>
      <w:ins w:id="2527" w:author="sc" w:date="2018-08-02T20:01:49Z">
        <w:r>
          <w:rPr/>
          <w:fldChar w:fldCharType="separate"/>
        </w:r>
      </w:ins>
      <w:ins w:id="2528" w:author="sc" w:date="2018-08-02T20:01:50Z">
        <w:r>
          <w:rPr/>
          <w:t>44</w:t>
        </w:r>
      </w:ins>
      <w:ins w:id="2529" w:author="sc" w:date="2018-08-02T20:01:49Z">
        <w:r>
          <w:rPr/>
          <w:fldChar w:fldCharType="end"/>
        </w:r>
      </w:ins>
      <w:ins w:id="2530" w:author="sc" w:date="2018-08-02T20:01:49Z">
        <w:r>
          <w:rPr>
            <w:rFonts w:ascii="SimSun" w:hAnsi="SimSun"/>
            <w:szCs w:val="36"/>
          </w:rPr>
          <w:fldChar w:fldCharType="end"/>
        </w:r>
      </w:ins>
    </w:p>
    <w:p>
      <w:pPr>
        <w:pStyle w:val="23"/>
        <w:tabs>
          <w:tab w:val="right" w:leader="dot" w:pos="8306"/>
        </w:tabs>
        <w:rPr>
          <w:ins w:id="2531" w:author="sc" w:date="2018-08-02T20:01:49Z"/>
        </w:rPr>
      </w:pPr>
      <w:ins w:id="2532" w:author="sc" w:date="2018-08-02T20:01:49Z">
        <w:r>
          <w:rPr>
            <w:rFonts w:ascii="SimSun" w:hAnsi="SimSun"/>
            <w:szCs w:val="36"/>
          </w:rPr>
          <w:fldChar w:fldCharType="begin"/>
        </w:r>
      </w:ins>
      <w:ins w:id="2533" w:author="sc" w:date="2018-08-02T20:01:49Z">
        <w:r>
          <w:rPr>
            <w:rFonts w:ascii="SimSun" w:hAnsi="SimSun"/>
            <w:szCs w:val="36"/>
          </w:rPr>
          <w:instrText xml:space="preserve"> HYPERLINK \l _Toc1907820318 </w:instrText>
        </w:r>
      </w:ins>
      <w:ins w:id="2534" w:author="sc" w:date="2018-08-02T20:01:49Z">
        <w:r>
          <w:rPr>
            <w:rFonts w:ascii="SimSun" w:hAnsi="SimSun"/>
            <w:szCs w:val="36"/>
          </w:rPr>
          <w:fldChar w:fldCharType="separate"/>
        </w:r>
      </w:ins>
      <w:ins w:id="2535" w:author="sc" w:date="2018-08-02T20:01:49Z">
        <w:r>
          <w:rPr/>
          <w:t xml:space="preserve">5.3.4 </w:t>
        </w:r>
      </w:ins>
      <w:ins w:id="2536" w:author="sc" w:date="2018-08-02T20:01:49Z">
        <w:r>
          <w:rPr>
            <w:rFonts w:hint="eastAsia"/>
          </w:rPr>
          <w:t>统一日志输出格式及分离错误日志</w:t>
        </w:r>
      </w:ins>
      <w:ins w:id="2537" w:author="sc" w:date="2018-08-02T20:01:49Z">
        <w:r>
          <w:rPr/>
          <w:tab/>
        </w:r>
      </w:ins>
      <w:ins w:id="2538" w:author="sc" w:date="2018-08-02T20:01:49Z">
        <w:r>
          <w:rPr/>
          <w:fldChar w:fldCharType="begin"/>
        </w:r>
      </w:ins>
      <w:ins w:id="2539" w:author="sc" w:date="2018-08-02T20:01:49Z">
        <w:r>
          <w:rPr/>
          <w:instrText xml:space="preserve"> PAGEREF _Toc1907820318 </w:instrText>
        </w:r>
      </w:ins>
      <w:ins w:id="2540" w:author="sc" w:date="2018-08-02T20:01:49Z">
        <w:r>
          <w:rPr/>
          <w:fldChar w:fldCharType="separate"/>
        </w:r>
      </w:ins>
      <w:ins w:id="2541" w:author="sc" w:date="2018-08-02T20:01:50Z">
        <w:r>
          <w:rPr/>
          <w:t>44</w:t>
        </w:r>
      </w:ins>
      <w:ins w:id="2542" w:author="sc" w:date="2018-08-02T20:01:49Z">
        <w:r>
          <w:rPr/>
          <w:fldChar w:fldCharType="end"/>
        </w:r>
      </w:ins>
      <w:ins w:id="2543" w:author="sc" w:date="2018-08-02T20:01:49Z">
        <w:r>
          <w:rPr>
            <w:rFonts w:ascii="SimSun" w:hAnsi="SimSun"/>
            <w:szCs w:val="36"/>
          </w:rPr>
          <w:fldChar w:fldCharType="end"/>
        </w:r>
      </w:ins>
    </w:p>
    <w:p>
      <w:pPr>
        <w:pStyle w:val="23"/>
        <w:tabs>
          <w:tab w:val="right" w:leader="dot" w:pos="8306"/>
        </w:tabs>
        <w:rPr>
          <w:ins w:id="2544" w:author="sc" w:date="2018-08-02T20:01:49Z"/>
        </w:rPr>
      </w:pPr>
      <w:ins w:id="2545" w:author="sc" w:date="2018-08-02T20:01:49Z">
        <w:r>
          <w:rPr>
            <w:rFonts w:ascii="SimSun" w:hAnsi="SimSun"/>
            <w:szCs w:val="36"/>
          </w:rPr>
          <w:fldChar w:fldCharType="begin"/>
        </w:r>
      </w:ins>
      <w:ins w:id="2546" w:author="sc" w:date="2018-08-02T20:01:49Z">
        <w:r>
          <w:rPr>
            <w:rFonts w:ascii="SimSun" w:hAnsi="SimSun"/>
            <w:szCs w:val="36"/>
          </w:rPr>
          <w:instrText xml:space="preserve"> HYPERLINK \l _Toc594684271 </w:instrText>
        </w:r>
      </w:ins>
      <w:ins w:id="2547" w:author="sc" w:date="2018-08-02T20:01:49Z">
        <w:r>
          <w:rPr>
            <w:rFonts w:ascii="SimSun" w:hAnsi="SimSun"/>
            <w:szCs w:val="36"/>
          </w:rPr>
          <w:fldChar w:fldCharType="separate"/>
        </w:r>
      </w:ins>
      <w:ins w:id="2548" w:author="sc" w:date="2018-08-02T20:01:49Z">
        <w:r>
          <w:rPr/>
          <w:t xml:space="preserve">5.3.5 </w:t>
        </w:r>
      </w:ins>
      <w:ins w:id="2549" w:author="sc" w:date="2018-08-02T20:01:49Z">
        <w:r>
          <w:rPr>
            <w:rFonts w:hint="eastAsia"/>
          </w:rPr>
          <w:t>日志编码规范</w:t>
        </w:r>
      </w:ins>
      <w:ins w:id="2550" w:author="sc" w:date="2018-08-02T20:01:49Z">
        <w:r>
          <w:rPr/>
          <w:tab/>
        </w:r>
      </w:ins>
      <w:ins w:id="2551" w:author="sc" w:date="2018-08-02T20:01:49Z">
        <w:r>
          <w:rPr/>
          <w:fldChar w:fldCharType="begin"/>
        </w:r>
      </w:ins>
      <w:ins w:id="2552" w:author="sc" w:date="2018-08-02T20:01:49Z">
        <w:r>
          <w:rPr/>
          <w:instrText xml:space="preserve"> PAGEREF _Toc594684271 </w:instrText>
        </w:r>
      </w:ins>
      <w:ins w:id="2553" w:author="sc" w:date="2018-08-02T20:01:49Z">
        <w:r>
          <w:rPr/>
          <w:fldChar w:fldCharType="separate"/>
        </w:r>
      </w:ins>
      <w:ins w:id="2554" w:author="sc" w:date="2018-08-02T20:01:50Z">
        <w:r>
          <w:rPr/>
          <w:t>45</w:t>
        </w:r>
      </w:ins>
      <w:ins w:id="2555" w:author="sc" w:date="2018-08-02T20:01:49Z">
        <w:r>
          <w:rPr/>
          <w:fldChar w:fldCharType="end"/>
        </w:r>
      </w:ins>
      <w:ins w:id="2556" w:author="sc" w:date="2018-08-02T20:01:49Z">
        <w:r>
          <w:rPr>
            <w:rFonts w:ascii="SimSun" w:hAnsi="SimSun"/>
            <w:szCs w:val="36"/>
          </w:rPr>
          <w:fldChar w:fldCharType="end"/>
        </w:r>
      </w:ins>
    </w:p>
    <w:p>
      <w:pPr>
        <w:pStyle w:val="22"/>
        <w:tabs>
          <w:tab w:val="right" w:leader="dot" w:pos="8306"/>
        </w:tabs>
        <w:rPr>
          <w:ins w:id="2557" w:author="sc" w:date="2018-08-02T20:01:49Z"/>
        </w:rPr>
      </w:pPr>
      <w:ins w:id="2558" w:author="sc" w:date="2018-08-02T20:01:49Z">
        <w:r>
          <w:rPr>
            <w:rFonts w:ascii="SimSun" w:hAnsi="SimSun"/>
            <w:szCs w:val="36"/>
          </w:rPr>
          <w:fldChar w:fldCharType="begin"/>
        </w:r>
      </w:ins>
      <w:ins w:id="2559" w:author="sc" w:date="2018-08-02T20:01:49Z">
        <w:r>
          <w:rPr>
            <w:rFonts w:ascii="SimSun" w:hAnsi="SimSun"/>
            <w:szCs w:val="36"/>
          </w:rPr>
          <w:instrText xml:space="preserve"> HYPERLINK \l _Toc919274407 </w:instrText>
        </w:r>
      </w:ins>
      <w:ins w:id="2560" w:author="sc" w:date="2018-08-02T20:01:49Z">
        <w:r>
          <w:rPr>
            <w:rFonts w:ascii="SimSun" w:hAnsi="SimSun"/>
            <w:szCs w:val="36"/>
          </w:rPr>
          <w:fldChar w:fldCharType="separate"/>
        </w:r>
      </w:ins>
      <w:ins w:id="2561" w:author="sc" w:date="2018-08-02T20:01:49Z">
        <w:r>
          <w:rPr/>
          <w:t xml:space="preserve">5.4 </w:t>
        </w:r>
      </w:ins>
      <w:ins w:id="2562" w:author="sc" w:date="2018-08-02T20:01:49Z">
        <w:r>
          <w:rPr>
            <w:rFonts w:hint="eastAsia"/>
          </w:rPr>
          <w:t>业务日志</w:t>
        </w:r>
      </w:ins>
      <w:ins w:id="2563" w:author="sc" w:date="2018-08-02T20:01:49Z">
        <w:r>
          <w:rPr/>
          <w:tab/>
        </w:r>
      </w:ins>
      <w:ins w:id="2564" w:author="sc" w:date="2018-08-02T20:01:49Z">
        <w:r>
          <w:rPr/>
          <w:fldChar w:fldCharType="begin"/>
        </w:r>
      </w:ins>
      <w:ins w:id="2565" w:author="sc" w:date="2018-08-02T20:01:49Z">
        <w:r>
          <w:rPr/>
          <w:instrText xml:space="preserve"> PAGEREF _Toc919274407 </w:instrText>
        </w:r>
      </w:ins>
      <w:ins w:id="2566" w:author="sc" w:date="2018-08-02T20:01:49Z">
        <w:r>
          <w:rPr/>
          <w:fldChar w:fldCharType="separate"/>
        </w:r>
      </w:ins>
      <w:ins w:id="2567" w:author="sc" w:date="2018-08-02T20:01:50Z">
        <w:r>
          <w:rPr/>
          <w:t>46</w:t>
        </w:r>
      </w:ins>
      <w:ins w:id="2568" w:author="sc" w:date="2018-08-02T20:01:49Z">
        <w:r>
          <w:rPr/>
          <w:fldChar w:fldCharType="end"/>
        </w:r>
      </w:ins>
      <w:ins w:id="2569" w:author="sc" w:date="2018-08-02T20:01:49Z">
        <w:r>
          <w:rPr>
            <w:rFonts w:ascii="SimSun" w:hAnsi="SimSun"/>
            <w:szCs w:val="36"/>
          </w:rPr>
          <w:fldChar w:fldCharType="end"/>
        </w:r>
      </w:ins>
    </w:p>
    <w:p>
      <w:pPr>
        <w:pStyle w:val="23"/>
        <w:tabs>
          <w:tab w:val="right" w:leader="dot" w:pos="8306"/>
        </w:tabs>
        <w:rPr>
          <w:ins w:id="2570" w:author="sc" w:date="2018-08-02T20:01:49Z"/>
        </w:rPr>
      </w:pPr>
      <w:ins w:id="2571" w:author="sc" w:date="2018-08-02T20:01:49Z">
        <w:r>
          <w:rPr>
            <w:rFonts w:ascii="SimSun" w:hAnsi="SimSun"/>
            <w:szCs w:val="36"/>
          </w:rPr>
          <w:fldChar w:fldCharType="begin"/>
        </w:r>
      </w:ins>
      <w:ins w:id="2572" w:author="sc" w:date="2018-08-02T20:01:49Z">
        <w:r>
          <w:rPr>
            <w:rFonts w:ascii="SimSun" w:hAnsi="SimSun"/>
            <w:szCs w:val="36"/>
          </w:rPr>
          <w:instrText xml:space="preserve"> HYPERLINK \l _Toc1604815889 </w:instrText>
        </w:r>
      </w:ins>
      <w:ins w:id="2573" w:author="sc" w:date="2018-08-02T20:01:49Z">
        <w:r>
          <w:rPr>
            <w:rFonts w:ascii="SimSun" w:hAnsi="SimSun"/>
            <w:szCs w:val="36"/>
          </w:rPr>
          <w:fldChar w:fldCharType="separate"/>
        </w:r>
      </w:ins>
      <w:ins w:id="2574" w:author="sc" w:date="2018-08-02T20:01:49Z">
        <w:r>
          <w:rPr/>
          <w:t xml:space="preserve">5.4.1 </w:t>
        </w:r>
      </w:ins>
      <w:ins w:id="2575" w:author="sc" w:date="2018-08-02T20:01:49Z">
        <w:r>
          <w:rPr>
            <w:rFonts w:hint="eastAsia"/>
          </w:rPr>
          <w:t>关键词定义</w:t>
        </w:r>
      </w:ins>
      <w:ins w:id="2576" w:author="sc" w:date="2018-08-02T20:01:49Z">
        <w:r>
          <w:rPr/>
          <w:tab/>
        </w:r>
      </w:ins>
      <w:ins w:id="2577" w:author="sc" w:date="2018-08-02T20:01:49Z">
        <w:r>
          <w:rPr/>
          <w:fldChar w:fldCharType="begin"/>
        </w:r>
      </w:ins>
      <w:ins w:id="2578" w:author="sc" w:date="2018-08-02T20:01:49Z">
        <w:r>
          <w:rPr/>
          <w:instrText xml:space="preserve"> PAGEREF _Toc1604815889 </w:instrText>
        </w:r>
      </w:ins>
      <w:ins w:id="2579" w:author="sc" w:date="2018-08-02T20:01:49Z">
        <w:r>
          <w:rPr/>
          <w:fldChar w:fldCharType="separate"/>
        </w:r>
      </w:ins>
      <w:ins w:id="2580" w:author="sc" w:date="2018-08-02T20:01:50Z">
        <w:r>
          <w:rPr/>
          <w:t>46</w:t>
        </w:r>
      </w:ins>
      <w:ins w:id="2581" w:author="sc" w:date="2018-08-02T20:01:49Z">
        <w:r>
          <w:rPr/>
          <w:fldChar w:fldCharType="end"/>
        </w:r>
      </w:ins>
      <w:ins w:id="2582" w:author="sc" w:date="2018-08-02T20:01:49Z">
        <w:r>
          <w:rPr>
            <w:rFonts w:ascii="SimSun" w:hAnsi="SimSun"/>
            <w:szCs w:val="36"/>
          </w:rPr>
          <w:fldChar w:fldCharType="end"/>
        </w:r>
      </w:ins>
    </w:p>
    <w:p>
      <w:pPr>
        <w:pStyle w:val="23"/>
        <w:tabs>
          <w:tab w:val="right" w:leader="dot" w:pos="8306"/>
        </w:tabs>
        <w:rPr>
          <w:ins w:id="2583" w:author="sc" w:date="2018-08-02T20:01:49Z"/>
        </w:rPr>
      </w:pPr>
      <w:ins w:id="2584" w:author="sc" w:date="2018-08-02T20:01:49Z">
        <w:r>
          <w:rPr>
            <w:rFonts w:ascii="SimSun" w:hAnsi="SimSun"/>
            <w:szCs w:val="36"/>
          </w:rPr>
          <w:fldChar w:fldCharType="begin"/>
        </w:r>
      </w:ins>
      <w:ins w:id="2585" w:author="sc" w:date="2018-08-02T20:01:49Z">
        <w:r>
          <w:rPr>
            <w:rFonts w:ascii="SimSun" w:hAnsi="SimSun"/>
            <w:szCs w:val="36"/>
          </w:rPr>
          <w:instrText xml:space="preserve"> HYPERLINK \l _Toc2057676682 </w:instrText>
        </w:r>
      </w:ins>
      <w:ins w:id="2586" w:author="sc" w:date="2018-08-02T20:01:49Z">
        <w:r>
          <w:rPr>
            <w:rFonts w:ascii="SimSun" w:hAnsi="SimSun"/>
            <w:szCs w:val="36"/>
          </w:rPr>
          <w:fldChar w:fldCharType="separate"/>
        </w:r>
      </w:ins>
      <w:ins w:id="2587" w:author="sc" w:date="2018-08-02T20:01:49Z">
        <w:r>
          <w:rPr/>
          <w:t xml:space="preserve">5.4.2 </w:t>
        </w:r>
      </w:ins>
      <w:ins w:id="2588" w:author="sc" w:date="2018-08-02T20:01:49Z">
        <w:r>
          <w:rPr>
            <w:rFonts w:hint="eastAsia"/>
          </w:rPr>
          <w:t>业务日志格式</w:t>
        </w:r>
      </w:ins>
      <w:ins w:id="2589" w:author="sc" w:date="2018-08-02T20:01:49Z">
        <w:r>
          <w:rPr/>
          <w:tab/>
        </w:r>
      </w:ins>
      <w:ins w:id="2590" w:author="sc" w:date="2018-08-02T20:01:49Z">
        <w:r>
          <w:rPr/>
          <w:fldChar w:fldCharType="begin"/>
        </w:r>
      </w:ins>
      <w:ins w:id="2591" w:author="sc" w:date="2018-08-02T20:01:49Z">
        <w:r>
          <w:rPr/>
          <w:instrText xml:space="preserve"> PAGEREF _Toc2057676682 </w:instrText>
        </w:r>
      </w:ins>
      <w:ins w:id="2592" w:author="sc" w:date="2018-08-02T20:01:49Z">
        <w:r>
          <w:rPr/>
          <w:fldChar w:fldCharType="separate"/>
        </w:r>
      </w:ins>
      <w:ins w:id="2593" w:author="sc" w:date="2018-08-02T20:01:50Z">
        <w:r>
          <w:rPr/>
          <w:t>46</w:t>
        </w:r>
      </w:ins>
      <w:ins w:id="2594" w:author="sc" w:date="2018-08-02T20:01:49Z">
        <w:r>
          <w:rPr/>
          <w:fldChar w:fldCharType="end"/>
        </w:r>
      </w:ins>
      <w:ins w:id="2595" w:author="sc" w:date="2018-08-02T20:01:49Z">
        <w:r>
          <w:rPr>
            <w:rFonts w:ascii="SimSun" w:hAnsi="SimSun"/>
            <w:szCs w:val="36"/>
          </w:rPr>
          <w:fldChar w:fldCharType="end"/>
        </w:r>
      </w:ins>
    </w:p>
    <w:p>
      <w:pPr>
        <w:pStyle w:val="23"/>
        <w:tabs>
          <w:tab w:val="right" w:leader="dot" w:pos="8306"/>
        </w:tabs>
        <w:rPr>
          <w:ins w:id="2596" w:author="sc" w:date="2018-08-02T20:01:49Z"/>
        </w:rPr>
      </w:pPr>
      <w:ins w:id="2597" w:author="sc" w:date="2018-08-02T20:01:49Z">
        <w:r>
          <w:rPr>
            <w:rFonts w:ascii="SimSun" w:hAnsi="SimSun"/>
            <w:szCs w:val="36"/>
          </w:rPr>
          <w:fldChar w:fldCharType="begin"/>
        </w:r>
      </w:ins>
      <w:ins w:id="2598" w:author="sc" w:date="2018-08-02T20:01:49Z">
        <w:r>
          <w:rPr>
            <w:rFonts w:ascii="SimSun" w:hAnsi="SimSun"/>
            <w:szCs w:val="36"/>
          </w:rPr>
          <w:instrText xml:space="preserve"> HYPERLINK \l _Toc1753413821 </w:instrText>
        </w:r>
      </w:ins>
      <w:ins w:id="2599" w:author="sc" w:date="2018-08-02T20:01:49Z">
        <w:r>
          <w:rPr>
            <w:rFonts w:ascii="SimSun" w:hAnsi="SimSun"/>
            <w:szCs w:val="36"/>
          </w:rPr>
          <w:fldChar w:fldCharType="separate"/>
        </w:r>
      </w:ins>
      <w:ins w:id="2600" w:author="sc" w:date="2018-08-02T20:01:49Z">
        <w:r>
          <w:rPr/>
          <w:t xml:space="preserve">5.4.3 </w:t>
        </w:r>
      </w:ins>
      <w:ins w:id="2601" w:author="sc" w:date="2018-08-02T20:01:49Z">
        <w:r>
          <w:rPr>
            <w:rFonts w:hint="eastAsia"/>
          </w:rPr>
          <w:t>示例代码</w:t>
        </w:r>
      </w:ins>
      <w:ins w:id="2602" w:author="sc" w:date="2018-08-02T20:01:49Z">
        <w:r>
          <w:rPr/>
          <w:tab/>
        </w:r>
      </w:ins>
      <w:ins w:id="2603" w:author="sc" w:date="2018-08-02T20:01:49Z">
        <w:r>
          <w:rPr/>
          <w:fldChar w:fldCharType="begin"/>
        </w:r>
      </w:ins>
      <w:ins w:id="2604" w:author="sc" w:date="2018-08-02T20:01:49Z">
        <w:r>
          <w:rPr/>
          <w:instrText xml:space="preserve"> PAGEREF _Toc1753413821 </w:instrText>
        </w:r>
      </w:ins>
      <w:ins w:id="2605" w:author="sc" w:date="2018-08-02T20:01:49Z">
        <w:r>
          <w:rPr/>
          <w:fldChar w:fldCharType="separate"/>
        </w:r>
      </w:ins>
      <w:ins w:id="2606" w:author="sc" w:date="2018-08-02T20:01:50Z">
        <w:r>
          <w:rPr/>
          <w:t>47</w:t>
        </w:r>
      </w:ins>
      <w:ins w:id="2607" w:author="sc" w:date="2018-08-02T20:01:49Z">
        <w:r>
          <w:rPr/>
          <w:fldChar w:fldCharType="end"/>
        </w:r>
      </w:ins>
      <w:ins w:id="2608" w:author="sc" w:date="2018-08-02T20:01:49Z">
        <w:r>
          <w:rPr>
            <w:rFonts w:ascii="SimSun" w:hAnsi="SimSun"/>
            <w:szCs w:val="36"/>
          </w:rPr>
          <w:fldChar w:fldCharType="end"/>
        </w:r>
      </w:ins>
    </w:p>
    <w:p>
      <w:pPr>
        <w:pStyle w:val="22"/>
        <w:tabs>
          <w:tab w:val="right" w:leader="dot" w:pos="8306"/>
        </w:tabs>
        <w:rPr>
          <w:ins w:id="2609" w:author="sc" w:date="2018-08-02T20:01:49Z"/>
        </w:rPr>
      </w:pPr>
      <w:ins w:id="2610" w:author="sc" w:date="2018-08-02T20:01:49Z">
        <w:r>
          <w:rPr>
            <w:rFonts w:ascii="SimSun" w:hAnsi="SimSun"/>
            <w:szCs w:val="36"/>
          </w:rPr>
          <w:fldChar w:fldCharType="begin"/>
        </w:r>
      </w:ins>
      <w:ins w:id="2611" w:author="sc" w:date="2018-08-02T20:01:49Z">
        <w:r>
          <w:rPr>
            <w:rFonts w:ascii="SimSun" w:hAnsi="SimSun"/>
            <w:szCs w:val="36"/>
          </w:rPr>
          <w:instrText xml:space="preserve"> HYPERLINK \l _Toc1969746296 </w:instrText>
        </w:r>
      </w:ins>
      <w:ins w:id="2612" w:author="sc" w:date="2018-08-02T20:01:49Z">
        <w:r>
          <w:rPr>
            <w:rFonts w:ascii="SimSun" w:hAnsi="SimSun"/>
            <w:szCs w:val="36"/>
          </w:rPr>
          <w:fldChar w:fldCharType="separate"/>
        </w:r>
      </w:ins>
      <w:ins w:id="2613" w:author="sc" w:date="2018-08-02T20:01:49Z">
        <w:r>
          <w:rPr/>
          <w:t xml:space="preserve">5.5 </w:t>
        </w:r>
      </w:ins>
      <w:ins w:id="2614" w:author="sc" w:date="2018-08-02T20:01:49Z">
        <w:r>
          <w:rPr>
            <w:rFonts w:hint="eastAsia"/>
          </w:rPr>
          <w:t>监控日志</w:t>
        </w:r>
      </w:ins>
      <w:ins w:id="2615" w:author="sc" w:date="2018-08-02T20:01:49Z">
        <w:r>
          <w:rPr/>
          <w:tab/>
        </w:r>
      </w:ins>
      <w:ins w:id="2616" w:author="sc" w:date="2018-08-02T20:01:49Z">
        <w:r>
          <w:rPr/>
          <w:fldChar w:fldCharType="begin"/>
        </w:r>
      </w:ins>
      <w:ins w:id="2617" w:author="sc" w:date="2018-08-02T20:01:49Z">
        <w:r>
          <w:rPr/>
          <w:instrText xml:space="preserve"> PAGEREF _Toc1969746296 </w:instrText>
        </w:r>
      </w:ins>
      <w:ins w:id="2618" w:author="sc" w:date="2018-08-02T20:01:49Z">
        <w:r>
          <w:rPr/>
          <w:fldChar w:fldCharType="separate"/>
        </w:r>
      </w:ins>
      <w:ins w:id="2619" w:author="sc" w:date="2018-08-02T20:01:50Z">
        <w:r>
          <w:rPr/>
          <w:t>47</w:t>
        </w:r>
      </w:ins>
      <w:ins w:id="2620" w:author="sc" w:date="2018-08-02T20:01:49Z">
        <w:r>
          <w:rPr/>
          <w:fldChar w:fldCharType="end"/>
        </w:r>
      </w:ins>
      <w:ins w:id="2621" w:author="sc" w:date="2018-08-02T20:01:49Z">
        <w:r>
          <w:rPr>
            <w:rFonts w:ascii="SimSun" w:hAnsi="SimSun"/>
            <w:szCs w:val="36"/>
          </w:rPr>
          <w:fldChar w:fldCharType="end"/>
        </w:r>
      </w:ins>
    </w:p>
    <w:p>
      <w:pPr>
        <w:pStyle w:val="23"/>
        <w:tabs>
          <w:tab w:val="right" w:leader="dot" w:pos="8306"/>
        </w:tabs>
        <w:rPr>
          <w:ins w:id="2622" w:author="sc" w:date="2018-08-02T20:01:49Z"/>
        </w:rPr>
      </w:pPr>
      <w:ins w:id="2623" w:author="sc" w:date="2018-08-02T20:01:49Z">
        <w:r>
          <w:rPr>
            <w:rFonts w:ascii="SimSun" w:hAnsi="SimSun"/>
            <w:szCs w:val="36"/>
          </w:rPr>
          <w:fldChar w:fldCharType="begin"/>
        </w:r>
      </w:ins>
      <w:ins w:id="2624" w:author="sc" w:date="2018-08-02T20:01:49Z">
        <w:r>
          <w:rPr>
            <w:rFonts w:ascii="SimSun" w:hAnsi="SimSun"/>
            <w:szCs w:val="36"/>
          </w:rPr>
          <w:instrText xml:space="preserve"> HYPERLINK \l _Toc757055569 </w:instrText>
        </w:r>
      </w:ins>
      <w:ins w:id="2625" w:author="sc" w:date="2018-08-02T20:01:49Z">
        <w:r>
          <w:rPr>
            <w:rFonts w:ascii="SimSun" w:hAnsi="SimSun"/>
            <w:szCs w:val="36"/>
          </w:rPr>
          <w:fldChar w:fldCharType="separate"/>
        </w:r>
      </w:ins>
      <w:ins w:id="2626" w:author="sc" w:date="2018-08-02T20:01:49Z">
        <w:r>
          <w:rPr/>
          <w:t xml:space="preserve">5.5.1 </w:t>
        </w:r>
      </w:ins>
      <w:ins w:id="2627" w:author="sc" w:date="2018-08-02T20:01:49Z">
        <w:r>
          <w:rPr>
            <w:rFonts w:hint="eastAsia"/>
          </w:rPr>
          <w:t>监控指标</w:t>
        </w:r>
      </w:ins>
      <w:ins w:id="2628" w:author="sc" w:date="2018-08-02T20:01:49Z">
        <w:r>
          <w:rPr/>
          <w:tab/>
        </w:r>
      </w:ins>
      <w:ins w:id="2629" w:author="sc" w:date="2018-08-02T20:01:49Z">
        <w:r>
          <w:rPr/>
          <w:fldChar w:fldCharType="begin"/>
        </w:r>
      </w:ins>
      <w:ins w:id="2630" w:author="sc" w:date="2018-08-02T20:01:49Z">
        <w:r>
          <w:rPr/>
          <w:instrText xml:space="preserve"> PAGEREF _Toc757055569 </w:instrText>
        </w:r>
      </w:ins>
      <w:ins w:id="2631" w:author="sc" w:date="2018-08-02T20:01:49Z">
        <w:r>
          <w:rPr/>
          <w:fldChar w:fldCharType="separate"/>
        </w:r>
      </w:ins>
      <w:ins w:id="2632" w:author="sc" w:date="2018-08-02T20:01:50Z">
        <w:r>
          <w:rPr/>
          <w:t>48</w:t>
        </w:r>
      </w:ins>
      <w:ins w:id="2633" w:author="sc" w:date="2018-08-02T20:01:49Z">
        <w:r>
          <w:rPr/>
          <w:fldChar w:fldCharType="end"/>
        </w:r>
      </w:ins>
      <w:ins w:id="2634" w:author="sc" w:date="2018-08-02T20:01:49Z">
        <w:r>
          <w:rPr>
            <w:rFonts w:ascii="SimSun" w:hAnsi="SimSun"/>
            <w:szCs w:val="36"/>
          </w:rPr>
          <w:fldChar w:fldCharType="end"/>
        </w:r>
      </w:ins>
    </w:p>
    <w:p>
      <w:pPr>
        <w:pStyle w:val="23"/>
        <w:tabs>
          <w:tab w:val="right" w:leader="dot" w:pos="8306"/>
        </w:tabs>
        <w:rPr>
          <w:ins w:id="2635" w:author="sc" w:date="2018-08-02T20:01:49Z"/>
        </w:rPr>
      </w:pPr>
      <w:ins w:id="2636" w:author="sc" w:date="2018-08-02T20:01:49Z">
        <w:r>
          <w:rPr>
            <w:rFonts w:ascii="SimSun" w:hAnsi="SimSun"/>
            <w:szCs w:val="36"/>
          </w:rPr>
          <w:fldChar w:fldCharType="begin"/>
        </w:r>
      </w:ins>
      <w:ins w:id="2637" w:author="sc" w:date="2018-08-02T20:01:49Z">
        <w:r>
          <w:rPr>
            <w:rFonts w:ascii="SimSun" w:hAnsi="SimSun"/>
            <w:szCs w:val="36"/>
          </w:rPr>
          <w:instrText xml:space="preserve"> HYPERLINK \l _Toc246160194 </w:instrText>
        </w:r>
      </w:ins>
      <w:ins w:id="2638" w:author="sc" w:date="2018-08-02T20:01:49Z">
        <w:r>
          <w:rPr>
            <w:rFonts w:ascii="SimSun" w:hAnsi="SimSun"/>
            <w:szCs w:val="36"/>
          </w:rPr>
          <w:fldChar w:fldCharType="separate"/>
        </w:r>
      </w:ins>
      <w:ins w:id="2639" w:author="sc" w:date="2018-08-02T20:01:49Z">
        <w:r>
          <w:rPr/>
          <w:t xml:space="preserve">5.5.2 </w:t>
        </w:r>
      </w:ins>
      <w:ins w:id="2640" w:author="sc" w:date="2018-08-02T20:01:49Z">
        <w:r>
          <w:rPr>
            <w:rFonts w:hint="eastAsia"/>
          </w:rPr>
          <w:t>监控日志格式</w:t>
        </w:r>
      </w:ins>
      <w:ins w:id="2641" w:author="sc" w:date="2018-08-02T20:01:49Z">
        <w:r>
          <w:rPr/>
          <w:tab/>
        </w:r>
      </w:ins>
      <w:ins w:id="2642" w:author="sc" w:date="2018-08-02T20:01:49Z">
        <w:r>
          <w:rPr/>
          <w:fldChar w:fldCharType="begin"/>
        </w:r>
      </w:ins>
      <w:ins w:id="2643" w:author="sc" w:date="2018-08-02T20:01:49Z">
        <w:r>
          <w:rPr/>
          <w:instrText xml:space="preserve"> PAGEREF _Toc246160194 </w:instrText>
        </w:r>
      </w:ins>
      <w:ins w:id="2644" w:author="sc" w:date="2018-08-02T20:01:49Z">
        <w:r>
          <w:rPr/>
          <w:fldChar w:fldCharType="separate"/>
        </w:r>
      </w:ins>
      <w:ins w:id="2645" w:author="sc" w:date="2018-08-02T20:01:50Z">
        <w:r>
          <w:rPr/>
          <w:t>48</w:t>
        </w:r>
      </w:ins>
      <w:ins w:id="2646" w:author="sc" w:date="2018-08-02T20:01:49Z">
        <w:r>
          <w:rPr/>
          <w:fldChar w:fldCharType="end"/>
        </w:r>
      </w:ins>
      <w:ins w:id="2647" w:author="sc" w:date="2018-08-02T20:01:49Z">
        <w:r>
          <w:rPr>
            <w:rFonts w:ascii="SimSun" w:hAnsi="SimSun"/>
            <w:szCs w:val="36"/>
          </w:rPr>
          <w:fldChar w:fldCharType="end"/>
        </w:r>
      </w:ins>
    </w:p>
    <w:p>
      <w:pPr>
        <w:pStyle w:val="23"/>
        <w:tabs>
          <w:tab w:val="right" w:leader="dot" w:pos="8306"/>
        </w:tabs>
        <w:rPr>
          <w:ins w:id="2648" w:author="sc" w:date="2018-08-02T20:01:49Z"/>
        </w:rPr>
      </w:pPr>
      <w:ins w:id="2649" w:author="sc" w:date="2018-08-02T20:01:49Z">
        <w:r>
          <w:rPr>
            <w:rFonts w:ascii="SimSun" w:hAnsi="SimSun"/>
            <w:szCs w:val="36"/>
          </w:rPr>
          <w:fldChar w:fldCharType="begin"/>
        </w:r>
      </w:ins>
      <w:ins w:id="2650" w:author="sc" w:date="2018-08-02T20:01:49Z">
        <w:r>
          <w:rPr>
            <w:rFonts w:ascii="SimSun" w:hAnsi="SimSun"/>
            <w:szCs w:val="36"/>
          </w:rPr>
          <w:instrText xml:space="preserve"> HYPERLINK \l _Toc21436538 </w:instrText>
        </w:r>
      </w:ins>
      <w:ins w:id="2651" w:author="sc" w:date="2018-08-02T20:01:49Z">
        <w:r>
          <w:rPr>
            <w:rFonts w:ascii="SimSun" w:hAnsi="SimSun"/>
            <w:szCs w:val="36"/>
          </w:rPr>
          <w:fldChar w:fldCharType="separate"/>
        </w:r>
      </w:ins>
      <w:ins w:id="2652" w:author="sc" w:date="2018-08-02T20:01:49Z">
        <w:r>
          <w:rPr>
            <w:rFonts w:hint="eastAsia" w:ascii="Times New Roman" w:hAnsi="Times New Roman" w:cs="Times New Roman"/>
            <w:szCs w:val="32"/>
          </w:rPr>
          <w:t>5.5.3 监控日志实现说明</w:t>
        </w:r>
      </w:ins>
      <w:ins w:id="2653" w:author="sc" w:date="2018-08-02T20:01:49Z">
        <w:r>
          <w:rPr/>
          <w:tab/>
        </w:r>
      </w:ins>
      <w:ins w:id="2654" w:author="sc" w:date="2018-08-02T20:01:49Z">
        <w:r>
          <w:rPr/>
          <w:fldChar w:fldCharType="begin"/>
        </w:r>
      </w:ins>
      <w:ins w:id="2655" w:author="sc" w:date="2018-08-02T20:01:49Z">
        <w:r>
          <w:rPr/>
          <w:instrText xml:space="preserve"> PAGEREF _Toc21436538 </w:instrText>
        </w:r>
      </w:ins>
      <w:ins w:id="2656" w:author="sc" w:date="2018-08-02T20:01:49Z">
        <w:r>
          <w:rPr/>
          <w:fldChar w:fldCharType="separate"/>
        </w:r>
      </w:ins>
      <w:ins w:id="2657" w:author="sc" w:date="2018-08-02T20:01:50Z">
        <w:r>
          <w:rPr/>
          <w:t>48</w:t>
        </w:r>
      </w:ins>
      <w:ins w:id="2658" w:author="sc" w:date="2018-08-02T20:01:49Z">
        <w:r>
          <w:rPr/>
          <w:fldChar w:fldCharType="end"/>
        </w:r>
      </w:ins>
      <w:ins w:id="2659" w:author="sc" w:date="2018-08-02T20:01:49Z">
        <w:r>
          <w:rPr>
            <w:rFonts w:ascii="SimSun" w:hAnsi="SimSun"/>
            <w:szCs w:val="36"/>
          </w:rPr>
          <w:fldChar w:fldCharType="end"/>
        </w:r>
      </w:ins>
    </w:p>
    <w:p>
      <w:pPr>
        <w:pStyle w:val="22"/>
        <w:tabs>
          <w:tab w:val="right" w:leader="dot" w:pos="8306"/>
        </w:tabs>
        <w:rPr>
          <w:ins w:id="2660" w:author="sc" w:date="2018-08-02T20:01:49Z"/>
        </w:rPr>
      </w:pPr>
      <w:ins w:id="2661" w:author="sc" w:date="2018-08-02T20:01:49Z">
        <w:r>
          <w:rPr>
            <w:rFonts w:ascii="SimSun" w:hAnsi="SimSun"/>
            <w:szCs w:val="36"/>
          </w:rPr>
          <w:fldChar w:fldCharType="begin"/>
        </w:r>
      </w:ins>
      <w:ins w:id="2662" w:author="sc" w:date="2018-08-02T20:01:49Z">
        <w:r>
          <w:rPr>
            <w:rFonts w:ascii="SimSun" w:hAnsi="SimSun"/>
            <w:szCs w:val="36"/>
          </w:rPr>
          <w:instrText xml:space="preserve"> HYPERLINK \l _Toc704363486 </w:instrText>
        </w:r>
      </w:ins>
      <w:ins w:id="2663" w:author="sc" w:date="2018-08-02T20:01:49Z">
        <w:r>
          <w:rPr>
            <w:rFonts w:ascii="SimSun" w:hAnsi="SimSun"/>
            <w:szCs w:val="36"/>
          </w:rPr>
          <w:fldChar w:fldCharType="separate"/>
        </w:r>
      </w:ins>
      <w:ins w:id="2664" w:author="sc" w:date="2018-08-02T20:01:49Z">
        <w:r>
          <w:rPr/>
          <w:t xml:space="preserve">5.6 </w:t>
        </w:r>
      </w:ins>
      <w:ins w:id="2665" w:author="sc" w:date="2018-08-02T20:01:49Z">
        <w:r>
          <w:rPr>
            <w:rFonts w:hint="eastAsia"/>
          </w:rPr>
          <w:t>访问日志</w:t>
        </w:r>
      </w:ins>
      <w:ins w:id="2666" w:author="sc" w:date="2018-08-02T20:01:49Z">
        <w:r>
          <w:rPr/>
          <w:tab/>
        </w:r>
      </w:ins>
      <w:ins w:id="2667" w:author="sc" w:date="2018-08-02T20:01:49Z">
        <w:r>
          <w:rPr/>
          <w:fldChar w:fldCharType="begin"/>
        </w:r>
      </w:ins>
      <w:ins w:id="2668" w:author="sc" w:date="2018-08-02T20:01:49Z">
        <w:r>
          <w:rPr/>
          <w:instrText xml:space="preserve"> PAGEREF _Toc704363486 </w:instrText>
        </w:r>
      </w:ins>
      <w:ins w:id="2669" w:author="sc" w:date="2018-08-02T20:01:49Z">
        <w:r>
          <w:rPr/>
          <w:fldChar w:fldCharType="separate"/>
        </w:r>
      </w:ins>
      <w:ins w:id="2670" w:author="sc" w:date="2018-08-02T20:01:50Z">
        <w:r>
          <w:rPr/>
          <w:t>49</w:t>
        </w:r>
      </w:ins>
      <w:ins w:id="2671" w:author="sc" w:date="2018-08-02T20:01:49Z">
        <w:r>
          <w:rPr/>
          <w:fldChar w:fldCharType="end"/>
        </w:r>
      </w:ins>
      <w:ins w:id="2672" w:author="sc" w:date="2018-08-02T20:01:49Z">
        <w:r>
          <w:rPr>
            <w:rFonts w:ascii="SimSun" w:hAnsi="SimSun"/>
            <w:szCs w:val="36"/>
          </w:rPr>
          <w:fldChar w:fldCharType="end"/>
        </w:r>
      </w:ins>
    </w:p>
    <w:p>
      <w:pPr>
        <w:pStyle w:val="23"/>
        <w:tabs>
          <w:tab w:val="right" w:leader="dot" w:pos="8306"/>
        </w:tabs>
        <w:rPr>
          <w:ins w:id="2673" w:author="sc" w:date="2018-08-02T20:01:49Z"/>
        </w:rPr>
      </w:pPr>
      <w:ins w:id="2674" w:author="sc" w:date="2018-08-02T20:01:49Z">
        <w:r>
          <w:rPr>
            <w:rFonts w:ascii="SimSun" w:hAnsi="SimSun"/>
            <w:szCs w:val="36"/>
          </w:rPr>
          <w:fldChar w:fldCharType="begin"/>
        </w:r>
      </w:ins>
      <w:ins w:id="2675" w:author="sc" w:date="2018-08-02T20:01:49Z">
        <w:r>
          <w:rPr>
            <w:rFonts w:ascii="SimSun" w:hAnsi="SimSun"/>
            <w:szCs w:val="36"/>
          </w:rPr>
          <w:instrText xml:space="preserve"> HYPERLINK \l _Toc303707632 </w:instrText>
        </w:r>
      </w:ins>
      <w:ins w:id="2676" w:author="sc" w:date="2018-08-02T20:01:49Z">
        <w:r>
          <w:rPr>
            <w:rFonts w:ascii="SimSun" w:hAnsi="SimSun"/>
            <w:szCs w:val="36"/>
          </w:rPr>
          <w:fldChar w:fldCharType="separate"/>
        </w:r>
      </w:ins>
      <w:ins w:id="2677" w:author="sc" w:date="2018-08-02T20:01:49Z">
        <w:r>
          <w:rPr/>
          <w:t xml:space="preserve">5.6.1 </w:t>
        </w:r>
      </w:ins>
      <w:ins w:id="2678" w:author="sc" w:date="2018-08-02T20:01:49Z">
        <w:r>
          <w:rPr>
            <w:rFonts w:hint="eastAsia"/>
          </w:rPr>
          <w:t>访问日志格式</w:t>
        </w:r>
      </w:ins>
      <w:ins w:id="2679" w:author="sc" w:date="2018-08-02T20:01:49Z">
        <w:r>
          <w:rPr/>
          <w:tab/>
        </w:r>
      </w:ins>
      <w:ins w:id="2680" w:author="sc" w:date="2018-08-02T20:01:49Z">
        <w:r>
          <w:rPr/>
          <w:fldChar w:fldCharType="begin"/>
        </w:r>
      </w:ins>
      <w:ins w:id="2681" w:author="sc" w:date="2018-08-02T20:01:49Z">
        <w:r>
          <w:rPr/>
          <w:instrText xml:space="preserve"> PAGEREF _Toc303707632 </w:instrText>
        </w:r>
      </w:ins>
      <w:ins w:id="2682" w:author="sc" w:date="2018-08-02T20:01:49Z">
        <w:r>
          <w:rPr/>
          <w:fldChar w:fldCharType="separate"/>
        </w:r>
      </w:ins>
      <w:ins w:id="2683" w:author="sc" w:date="2018-08-02T20:01:50Z">
        <w:r>
          <w:rPr/>
          <w:t>49</w:t>
        </w:r>
      </w:ins>
      <w:ins w:id="2684" w:author="sc" w:date="2018-08-02T20:01:49Z">
        <w:r>
          <w:rPr/>
          <w:fldChar w:fldCharType="end"/>
        </w:r>
      </w:ins>
      <w:ins w:id="2685" w:author="sc" w:date="2018-08-02T20:01:49Z">
        <w:r>
          <w:rPr>
            <w:rFonts w:ascii="SimSun" w:hAnsi="SimSun"/>
            <w:szCs w:val="36"/>
          </w:rPr>
          <w:fldChar w:fldCharType="end"/>
        </w:r>
      </w:ins>
    </w:p>
    <w:p>
      <w:pPr>
        <w:pStyle w:val="22"/>
        <w:tabs>
          <w:tab w:val="right" w:leader="dot" w:pos="8306"/>
        </w:tabs>
        <w:rPr>
          <w:ins w:id="2686" w:author="sc" w:date="2018-08-02T20:01:49Z"/>
        </w:rPr>
      </w:pPr>
      <w:ins w:id="2687" w:author="sc" w:date="2018-08-02T20:01:49Z">
        <w:r>
          <w:rPr>
            <w:rFonts w:ascii="SimSun" w:hAnsi="SimSun"/>
            <w:szCs w:val="36"/>
          </w:rPr>
          <w:fldChar w:fldCharType="begin"/>
        </w:r>
      </w:ins>
      <w:ins w:id="2688" w:author="sc" w:date="2018-08-02T20:01:49Z">
        <w:r>
          <w:rPr>
            <w:rFonts w:ascii="SimSun" w:hAnsi="SimSun"/>
            <w:szCs w:val="36"/>
          </w:rPr>
          <w:instrText xml:space="preserve"> HYPERLINK \l _Toc1323373041 </w:instrText>
        </w:r>
      </w:ins>
      <w:ins w:id="2689" w:author="sc" w:date="2018-08-02T20:01:49Z">
        <w:r>
          <w:rPr>
            <w:rFonts w:ascii="SimSun" w:hAnsi="SimSun"/>
            <w:szCs w:val="36"/>
          </w:rPr>
          <w:fldChar w:fldCharType="separate"/>
        </w:r>
      </w:ins>
      <w:ins w:id="2690" w:author="sc" w:date="2018-08-02T20:01:49Z">
        <w:r>
          <w:rPr/>
          <w:t xml:space="preserve">5.7 </w:t>
        </w:r>
      </w:ins>
      <w:ins w:id="2691" w:author="sc" w:date="2018-08-02T20:01:49Z">
        <w:r>
          <w:rPr>
            <w:rFonts w:hint="eastAsia"/>
          </w:rPr>
          <w:t>日志收集</w:t>
        </w:r>
      </w:ins>
      <w:ins w:id="2692" w:author="sc" w:date="2018-08-02T20:01:49Z">
        <w:r>
          <w:rPr/>
          <w:tab/>
        </w:r>
      </w:ins>
      <w:ins w:id="2693" w:author="sc" w:date="2018-08-02T20:01:49Z">
        <w:r>
          <w:rPr/>
          <w:fldChar w:fldCharType="begin"/>
        </w:r>
      </w:ins>
      <w:ins w:id="2694" w:author="sc" w:date="2018-08-02T20:01:49Z">
        <w:r>
          <w:rPr/>
          <w:instrText xml:space="preserve"> PAGEREF _Toc1323373041 </w:instrText>
        </w:r>
      </w:ins>
      <w:ins w:id="2695" w:author="sc" w:date="2018-08-02T20:01:49Z">
        <w:r>
          <w:rPr/>
          <w:fldChar w:fldCharType="separate"/>
        </w:r>
      </w:ins>
      <w:ins w:id="2696" w:author="sc" w:date="2018-08-02T20:01:50Z">
        <w:r>
          <w:rPr/>
          <w:t>50</w:t>
        </w:r>
      </w:ins>
      <w:ins w:id="2697" w:author="sc" w:date="2018-08-02T20:01:49Z">
        <w:r>
          <w:rPr/>
          <w:fldChar w:fldCharType="end"/>
        </w:r>
      </w:ins>
      <w:ins w:id="2698" w:author="sc" w:date="2018-08-02T20:01:49Z">
        <w:r>
          <w:rPr>
            <w:rFonts w:ascii="SimSun" w:hAnsi="SimSun"/>
            <w:szCs w:val="36"/>
          </w:rPr>
          <w:fldChar w:fldCharType="end"/>
        </w:r>
      </w:ins>
    </w:p>
    <w:p>
      <w:pPr>
        <w:pStyle w:val="22"/>
        <w:tabs>
          <w:tab w:val="right" w:leader="dot" w:pos="8306"/>
        </w:tabs>
        <w:rPr>
          <w:ins w:id="2699" w:author="sc" w:date="2018-08-02T20:01:49Z"/>
        </w:rPr>
      </w:pPr>
      <w:ins w:id="2700" w:author="sc" w:date="2018-08-02T20:01:49Z">
        <w:r>
          <w:rPr>
            <w:rFonts w:ascii="SimSun" w:hAnsi="SimSun"/>
            <w:szCs w:val="36"/>
          </w:rPr>
          <w:fldChar w:fldCharType="begin"/>
        </w:r>
      </w:ins>
      <w:ins w:id="2701" w:author="sc" w:date="2018-08-02T20:01:49Z">
        <w:r>
          <w:rPr>
            <w:rFonts w:ascii="SimSun" w:hAnsi="SimSun"/>
            <w:szCs w:val="36"/>
          </w:rPr>
          <w:instrText xml:space="preserve"> HYPERLINK \l _Toc1344545444 </w:instrText>
        </w:r>
      </w:ins>
      <w:ins w:id="2702" w:author="sc" w:date="2018-08-02T20:01:49Z">
        <w:r>
          <w:rPr>
            <w:rFonts w:ascii="SimSun" w:hAnsi="SimSun"/>
            <w:szCs w:val="36"/>
          </w:rPr>
          <w:fldChar w:fldCharType="separate"/>
        </w:r>
      </w:ins>
      <w:ins w:id="2703" w:author="sc" w:date="2018-08-02T20:01:49Z">
        <w:r>
          <w:rPr/>
          <w:t xml:space="preserve">5.8 </w:t>
        </w:r>
      </w:ins>
      <w:ins w:id="2704" w:author="sc" w:date="2018-08-02T20:01:49Z">
        <w:r>
          <w:rPr>
            <w:rFonts w:hint="eastAsia"/>
          </w:rPr>
          <w:t>日志规约</w:t>
        </w:r>
      </w:ins>
      <w:ins w:id="2705" w:author="sc" w:date="2018-08-02T20:01:49Z">
        <w:r>
          <w:rPr/>
          <w:tab/>
        </w:r>
      </w:ins>
      <w:ins w:id="2706" w:author="sc" w:date="2018-08-02T20:01:49Z">
        <w:r>
          <w:rPr/>
          <w:fldChar w:fldCharType="begin"/>
        </w:r>
      </w:ins>
      <w:ins w:id="2707" w:author="sc" w:date="2018-08-02T20:01:49Z">
        <w:r>
          <w:rPr/>
          <w:instrText xml:space="preserve"> PAGEREF _Toc1344545444 </w:instrText>
        </w:r>
      </w:ins>
      <w:ins w:id="2708" w:author="sc" w:date="2018-08-02T20:01:49Z">
        <w:r>
          <w:rPr/>
          <w:fldChar w:fldCharType="separate"/>
        </w:r>
      </w:ins>
      <w:ins w:id="2709" w:author="sc" w:date="2018-08-02T20:01:50Z">
        <w:r>
          <w:rPr/>
          <w:t>50</w:t>
        </w:r>
      </w:ins>
      <w:ins w:id="2710" w:author="sc" w:date="2018-08-02T20:01:49Z">
        <w:r>
          <w:rPr/>
          <w:fldChar w:fldCharType="end"/>
        </w:r>
      </w:ins>
      <w:ins w:id="2711" w:author="sc" w:date="2018-08-02T20:01:49Z">
        <w:r>
          <w:rPr>
            <w:rFonts w:ascii="SimSun" w:hAnsi="SimSun"/>
            <w:szCs w:val="36"/>
          </w:rPr>
          <w:fldChar w:fldCharType="end"/>
        </w:r>
      </w:ins>
    </w:p>
    <w:p>
      <w:pPr>
        <w:pStyle w:val="21"/>
        <w:tabs>
          <w:tab w:val="right" w:leader="dot" w:pos="8306"/>
        </w:tabs>
        <w:rPr>
          <w:ins w:id="2712" w:author="sc" w:date="2018-08-02T20:01:49Z"/>
        </w:rPr>
      </w:pPr>
      <w:ins w:id="2713" w:author="sc" w:date="2018-08-02T20:01:49Z">
        <w:r>
          <w:rPr>
            <w:rFonts w:ascii="SimSun" w:hAnsi="SimSun"/>
            <w:szCs w:val="36"/>
          </w:rPr>
          <w:fldChar w:fldCharType="begin"/>
        </w:r>
      </w:ins>
      <w:ins w:id="2714" w:author="sc" w:date="2018-08-02T20:01:49Z">
        <w:r>
          <w:rPr>
            <w:rFonts w:ascii="SimSun" w:hAnsi="SimSun"/>
            <w:szCs w:val="36"/>
          </w:rPr>
          <w:instrText xml:space="preserve"> HYPERLINK \l _Toc1499830786 </w:instrText>
        </w:r>
      </w:ins>
      <w:ins w:id="2715" w:author="sc" w:date="2018-08-02T20:01:49Z">
        <w:r>
          <w:rPr>
            <w:rFonts w:ascii="SimSun" w:hAnsi="SimSun"/>
            <w:szCs w:val="36"/>
          </w:rPr>
          <w:fldChar w:fldCharType="separate"/>
        </w:r>
      </w:ins>
      <w:ins w:id="2716" w:author="sc" w:date="2018-08-02T20:01:49Z">
        <w:r>
          <w:rPr>
            <w:bCs w:val="0"/>
          </w:rPr>
          <w:t xml:space="preserve">6 </w:t>
        </w:r>
      </w:ins>
      <w:ins w:id="2717" w:author="sc" w:date="2018-08-02T20:01:49Z">
        <w:r>
          <w:rPr>
            <w:rFonts w:hint="eastAsia"/>
          </w:rPr>
          <w:t>分页使用规范</w:t>
        </w:r>
      </w:ins>
      <w:ins w:id="2718" w:author="sc" w:date="2018-08-02T20:01:49Z">
        <w:r>
          <w:rPr/>
          <w:tab/>
        </w:r>
      </w:ins>
      <w:ins w:id="2719" w:author="sc" w:date="2018-08-02T20:01:49Z">
        <w:r>
          <w:rPr/>
          <w:fldChar w:fldCharType="begin"/>
        </w:r>
      </w:ins>
      <w:ins w:id="2720" w:author="sc" w:date="2018-08-02T20:01:49Z">
        <w:r>
          <w:rPr/>
          <w:instrText xml:space="preserve"> PAGEREF _Toc1499830786 </w:instrText>
        </w:r>
      </w:ins>
      <w:ins w:id="2721" w:author="sc" w:date="2018-08-02T20:01:49Z">
        <w:r>
          <w:rPr/>
          <w:fldChar w:fldCharType="separate"/>
        </w:r>
      </w:ins>
      <w:ins w:id="2722" w:author="sc" w:date="2018-08-02T20:01:50Z">
        <w:r>
          <w:rPr/>
          <w:t>52</w:t>
        </w:r>
      </w:ins>
      <w:ins w:id="2723" w:author="sc" w:date="2018-08-02T20:01:49Z">
        <w:r>
          <w:rPr/>
          <w:fldChar w:fldCharType="end"/>
        </w:r>
      </w:ins>
      <w:ins w:id="2724" w:author="sc" w:date="2018-08-02T20:01:49Z">
        <w:r>
          <w:rPr>
            <w:rFonts w:ascii="SimSun" w:hAnsi="SimSun"/>
            <w:szCs w:val="36"/>
          </w:rPr>
          <w:fldChar w:fldCharType="end"/>
        </w:r>
      </w:ins>
    </w:p>
    <w:p>
      <w:pPr>
        <w:pStyle w:val="22"/>
        <w:tabs>
          <w:tab w:val="right" w:leader="dot" w:pos="8306"/>
        </w:tabs>
        <w:rPr>
          <w:ins w:id="2725" w:author="sc" w:date="2018-08-02T20:01:49Z"/>
        </w:rPr>
      </w:pPr>
      <w:ins w:id="2726" w:author="sc" w:date="2018-08-02T20:01:49Z">
        <w:r>
          <w:rPr>
            <w:rFonts w:ascii="SimSun" w:hAnsi="SimSun"/>
            <w:szCs w:val="36"/>
          </w:rPr>
          <w:fldChar w:fldCharType="begin"/>
        </w:r>
      </w:ins>
      <w:ins w:id="2727" w:author="sc" w:date="2018-08-02T20:01:49Z">
        <w:r>
          <w:rPr>
            <w:rFonts w:ascii="SimSun" w:hAnsi="SimSun"/>
            <w:szCs w:val="36"/>
          </w:rPr>
          <w:instrText xml:space="preserve"> HYPERLINK \l _Toc1308161444 </w:instrText>
        </w:r>
      </w:ins>
      <w:ins w:id="2728" w:author="sc" w:date="2018-08-02T20:01:49Z">
        <w:r>
          <w:rPr>
            <w:rFonts w:ascii="SimSun" w:hAnsi="SimSun"/>
            <w:szCs w:val="36"/>
          </w:rPr>
          <w:fldChar w:fldCharType="separate"/>
        </w:r>
      </w:ins>
      <w:ins w:id="2729" w:author="sc" w:date="2018-08-02T20:01:49Z">
        <w:r>
          <w:rPr/>
          <w:t xml:space="preserve">6.1 </w:t>
        </w:r>
      </w:ins>
      <w:ins w:id="2730" w:author="sc" w:date="2018-08-02T20:01:49Z">
        <w:r>
          <w:rPr>
            <w:rFonts w:hint="eastAsia"/>
          </w:rPr>
          <w:t>分页查询SQL改写原则为</w:t>
        </w:r>
      </w:ins>
      <w:ins w:id="2731" w:author="sc" w:date="2018-08-02T20:01:49Z">
        <w:r>
          <w:rPr/>
          <w:tab/>
        </w:r>
      </w:ins>
      <w:ins w:id="2732" w:author="sc" w:date="2018-08-02T20:01:49Z">
        <w:r>
          <w:rPr/>
          <w:fldChar w:fldCharType="begin"/>
        </w:r>
      </w:ins>
      <w:ins w:id="2733" w:author="sc" w:date="2018-08-02T20:01:49Z">
        <w:r>
          <w:rPr/>
          <w:instrText xml:space="preserve"> PAGEREF _Toc1308161444 </w:instrText>
        </w:r>
      </w:ins>
      <w:ins w:id="2734" w:author="sc" w:date="2018-08-02T20:01:49Z">
        <w:r>
          <w:rPr/>
          <w:fldChar w:fldCharType="separate"/>
        </w:r>
      </w:ins>
      <w:ins w:id="2735" w:author="sc" w:date="2018-08-02T20:01:50Z">
        <w:r>
          <w:rPr/>
          <w:t>52</w:t>
        </w:r>
      </w:ins>
      <w:ins w:id="2736" w:author="sc" w:date="2018-08-02T20:01:49Z">
        <w:r>
          <w:rPr/>
          <w:fldChar w:fldCharType="end"/>
        </w:r>
      </w:ins>
      <w:ins w:id="2737" w:author="sc" w:date="2018-08-02T20:01:49Z">
        <w:r>
          <w:rPr>
            <w:rFonts w:ascii="SimSun" w:hAnsi="SimSun"/>
            <w:szCs w:val="36"/>
          </w:rPr>
          <w:fldChar w:fldCharType="end"/>
        </w:r>
      </w:ins>
    </w:p>
    <w:p>
      <w:pPr>
        <w:pStyle w:val="22"/>
        <w:tabs>
          <w:tab w:val="right" w:leader="dot" w:pos="8306"/>
        </w:tabs>
        <w:rPr>
          <w:ins w:id="2738" w:author="sc" w:date="2018-08-02T20:01:49Z"/>
        </w:rPr>
      </w:pPr>
      <w:ins w:id="2739" w:author="sc" w:date="2018-08-02T20:01:49Z">
        <w:r>
          <w:rPr>
            <w:rFonts w:ascii="SimSun" w:hAnsi="SimSun"/>
            <w:szCs w:val="36"/>
          </w:rPr>
          <w:fldChar w:fldCharType="begin"/>
        </w:r>
      </w:ins>
      <w:ins w:id="2740" w:author="sc" w:date="2018-08-02T20:01:49Z">
        <w:r>
          <w:rPr>
            <w:rFonts w:ascii="SimSun" w:hAnsi="SimSun"/>
            <w:szCs w:val="36"/>
          </w:rPr>
          <w:instrText xml:space="preserve"> HYPERLINK \l _Toc1661064013 </w:instrText>
        </w:r>
      </w:ins>
      <w:ins w:id="2741" w:author="sc" w:date="2018-08-02T20:01:49Z">
        <w:r>
          <w:rPr>
            <w:rFonts w:ascii="SimSun" w:hAnsi="SimSun"/>
            <w:szCs w:val="36"/>
          </w:rPr>
          <w:fldChar w:fldCharType="separate"/>
        </w:r>
      </w:ins>
      <w:ins w:id="2742" w:author="sc" w:date="2018-08-02T20:01:49Z">
        <w:r>
          <w:rPr/>
          <w:t xml:space="preserve">6.2 </w:t>
        </w:r>
      </w:ins>
      <w:ins w:id="2743" w:author="sc" w:date="2018-08-02T20:01:49Z">
        <w:r>
          <w:rPr>
            <w:rFonts w:hint="eastAsia"/>
          </w:rPr>
          <w:t>分页插件场景</w:t>
        </w:r>
      </w:ins>
      <w:ins w:id="2744" w:author="sc" w:date="2018-08-02T20:01:49Z">
        <w:r>
          <w:rPr/>
          <w:tab/>
        </w:r>
      </w:ins>
      <w:ins w:id="2745" w:author="sc" w:date="2018-08-02T20:01:49Z">
        <w:r>
          <w:rPr/>
          <w:fldChar w:fldCharType="begin"/>
        </w:r>
      </w:ins>
      <w:ins w:id="2746" w:author="sc" w:date="2018-08-02T20:01:49Z">
        <w:r>
          <w:rPr/>
          <w:instrText xml:space="preserve"> PAGEREF _Toc1661064013 </w:instrText>
        </w:r>
      </w:ins>
      <w:ins w:id="2747" w:author="sc" w:date="2018-08-02T20:01:49Z">
        <w:r>
          <w:rPr/>
          <w:fldChar w:fldCharType="separate"/>
        </w:r>
      </w:ins>
      <w:ins w:id="2748" w:author="sc" w:date="2018-08-02T20:01:50Z">
        <w:r>
          <w:rPr/>
          <w:t>52</w:t>
        </w:r>
      </w:ins>
      <w:ins w:id="2749" w:author="sc" w:date="2018-08-02T20:01:49Z">
        <w:r>
          <w:rPr/>
          <w:fldChar w:fldCharType="end"/>
        </w:r>
      </w:ins>
      <w:ins w:id="2750" w:author="sc" w:date="2018-08-02T20:01:49Z">
        <w:r>
          <w:rPr>
            <w:rFonts w:ascii="SimSun" w:hAnsi="SimSun"/>
            <w:szCs w:val="36"/>
          </w:rPr>
          <w:fldChar w:fldCharType="end"/>
        </w:r>
      </w:ins>
    </w:p>
    <w:p>
      <w:pPr>
        <w:pStyle w:val="22"/>
        <w:tabs>
          <w:tab w:val="right" w:leader="dot" w:pos="8306"/>
        </w:tabs>
        <w:rPr>
          <w:ins w:id="2751" w:author="sc" w:date="2018-08-02T20:01:49Z"/>
        </w:rPr>
      </w:pPr>
      <w:ins w:id="2752" w:author="sc" w:date="2018-08-02T20:01:49Z">
        <w:r>
          <w:rPr>
            <w:rFonts w:ascii="SimSun" w:hAnsi="SimSun"/>
            <w:szCs w:val="36"/>
          </w:rPr>
          <w:fldChar w:fldCharType="begin"/>
        </w:r>
      </w:ins>
      <w:ins w:id="2753" w:author="sc" w:date="2018-08-02T20:01:49Z">
        <w:r>
          <w:rPr>
            <w:rFonts w:ascii="SimSun" w:hAnsi="SimSun"/>
            <w:szCs w:val="36"/>
          </w:rPr>
          <w:instrText xml:space="preserve"> HYPERLINK \l _Toc432364013 </w:instrText>
        </w:r>
      </w:ins>
      <w:ins w:id="2754" w:author="sc" w:date="2018-08-02T20:01:49Z">
        <w:r>
          <w:rPr>
            <w:rFonts w:ascii="SimSun" w:hAnsi="SimSun"/>
            <w:szCs w:val="36"/>
          </w:rPr>
          <w:fldChar w:fldCharType="separate"/>
        </w:r>
      </w:ins>
      <w:ins w:id="2755" w:author="sc" w:date="2018-08-02T20:01:49Z">
        <w:r>
          <w:rPr/>
          <w:t>6.3 不推荐使用分页插件的地方</w:t>
        </w:r>
        <w:r>
          <w:rPr/>
          <w:tab/>
        </w:r>
      </w:ins>
      <w:ins w:id="2756" w:author="sc" w:date="2018-08-02T20:01:49Z">
        <w:r>
          <w:rPr/>
          <w:fldChar w:fldCharType="begin"/>
        </w:r>
      </w:ins>
      <w:ins w:id="2757" w:author="sc" w:date="2018-08-02T20:01:49Z">
        <w:r>
          <w:rPr/>
          <w:instrText xml:space="preserve"> PAGEREF _Toc432364013 </w:instrText>
        </w:r>
      </w:ins>
      <w:ins w:id="2758" w:author="sc" w:date="2018-08-02T20:01:49Z">
        <w:r>
          <w:rPr/>
          <w:fldChar w:fldCharType="separate"/>
        </w:r>
      </w:ins>
      <w:ins w:id="2759" w:author="sc" w:date="2018-08-02T20:01:50Z">
        <w:r>
          <w:rPr/>
          <w:t>52</w:t>
        </w:r>
      </w:ins>
      <w:ins w:id="2760" w:author="sc" w:date="2018-08-02T20:01:49Z">
        <w:r>
          <w:rPr/>
          <w:fldChar w:fldCharType="end"/>
        </w:r>
      </w:ins>
      <w:ins w:id="2761" w:author="sc" w:date="2018-08-02T20:01:49Z">
        <w:r>
          <w:rPr>
            <w:rFonts w:ascii="SimSun" w:hAnsi="SimSun"/>
            <w:szCs w:val="36"/>
          </w:rPr>
          <w:fldChar w:fldCharType="end"/>
        </w:r>
      </w:ins>
    </w:p>
    <w:p>
      <w:pPr>
        <w:pStyle w:val="22"/>
        <w:tabs>
          <w:tab w:val="right" w:leader="dot" w:pos="8306"/>
        </w:tabs>
        <w:rPr>
          <w:ins w:id="2762" w:author="sc" w:date="2018-08-02T20:01:49Z"/>
        </w:rPr>
      </w:pPr>
      <w:ins w:id="2763" w:author="sc" w:date="2018-08-02T20:01:49Z">
        <w:r>
          <w:rPr>
            <w:rFonts w:ascii="SimSun" w:hAnsi="SimSun"/>
            <w:szCs w:val="36"/>
          </w:rPr>
          <w:fldChar w:fldCharType="begin"/>
        </w:r>
      </w:ins>
      <w:ins w:id="2764" w:author="sc" w:date="2018-08-02T20:01:49Z">
        <w:r>
          <w:rPr>
            <w:rFonts w:ascii="SimSun" w:hAnsi="SimSun"/>
            <w:szCs w:val="36"/>
          </w:rPr>
          <w:instrText xml:space="preserve"> HYPERLINK \l _Toc949519921 </w:instrText>
        </w:r>
      </w:ins>
      <w:ins w:id="2765" w:author="sc" w:date="2018-08-02T20:01:49Z">
        <w:r>
          <w:rPr>
            <w:rFonts w:ascii="SimSun" w:hAnsi="SimSun"/>
            <w:szCs w:val="36"/>
          </w:rPr>
          <w:fldChar w:fldCharType="separate"/>
        </w:r>
      </w:ins>
      <w:ins w:id="2766" w:author="sc" w:date="2018-08-02T20:01:49Z">
        <w:r>
          <w:rPr/>
          <w:t>6.4 不推荐显示分页总数的场景</w:t>
        </w:r>
        <w:r>
          <w:rPr/>
          <w:tab/>
        </w:r>
      </w:ins>
      <w:ins w:id="2767" w:author="sc" w:date="2018-08-02T20:01:49Z">
        <w:r>
          <w:rPr/>
          <w:fldChar w:fldCharType="begin"/>
        </w:r>
      </w:ins>
      <w:ins w:id="2768" w:author="sc" w:date="2018-08-02T20:01:49Z">
        <w:r>
          <w:rPr/>
          <w:instrText xml:space="preserve"> PAGEREF _Toc949519921 </w:instrText>
        </w:r>
      </w:ins>
      <w:ins w:id="2769" w:author="sc" w:date="2018-08-02T20:01:49Z">
        <w:r>
          <w:rPr/>
          <w:fldChar w:fldCharType="separate"/>
        </w:r>
      </w:ins>
      <w:ins w:id="2770" w:author="sc" w:date="2018-08-02T20:01:50Z">
        <w:r>
          <w:rPr/>
          <w:t>52</w:t>
        </w:r>
      </w:ins>
      <w:ins w:id="2771" w:author="sc" w:date="2018-08-02T20:01:49Z">
        <w:r>
          <w:rPr/>
          <w:fldChar w:fldCharType="end"/>
        </w:r>
      </w:ins>
      <w:ins w:id="2772" w:author="sc" w:date="2018-08-02T20:01:49Z">
        <w:r>
          <w:rPr>
            <w:rFonts w:ascii="SimSun" w:hAnsi="SimSun"/>
            <w:szCs w:val="36"/>
          </w:rPr>
          <w:fldChar w:fldCharType="end"/>
        </w:r>
      </w:ins>
    </w:p>
    <w:p>
      <w:pPr>
        <w:pStyle w:val="22"/>
        <w:tabs>
          <w:tab w:val="right" w:leader="dot" w:pos="8306"/>
        </w:tabs>
        <w:rPr>
          <w:ins w:id="2773" w:author="sc" w:date="2018-08-02T20:01:49Z"/>
        </w:rPr>
      </w:pPr>
      <w:ins w:id="2774" w:author="sc" w:date="2018-08-02T20:01:49Z">
        <w:r>
          <w:rPr>
            <w:rFonts w:ascii="SimSun" w:hAnsi="SimSun"/>
            <w:szCs w:val="36"/>
          </w:rPr>
          <w:fldChar w:fldCharType="begin"/>
        </w:r>
      </w:ins>
      <w:ins w:id="2775" w:author="sc" w:date="2018-08-02T20:01:49Z">
        <w:r>
          <w:rPr>
            <w:rFonts w:ascii="SimSun" w:hAnsi="SimSun"/>
            <w:szCs w:val="36"/>
          </w:rPr>
          <w:instrText xml:space="preserve"> HYPERLINK \l _Toc779455987 </w:instrText>
        </w:r>
      </w:ins>
      <w:ins w:id="2776" w:author="sc" w:date="2018-08-02T20:01:49Z">
        <w:r>
          <w:rPr>
            <w:rFonts w:ascii="SimSun" w:hAnsi="SimSun"/>
            <w:szCs w:val="36"/>
          </w:rPr>
          <w:fldChar w:fldCharType="separate"/>
        </w:r>
      </w:ins>
      <w:ins w:id="2777" w:author="sc" w:date="2018-08-02T20:01:49Z">
        <w:r>
          <w:rPr>
            <w:lang w:eastAsia="zh-CN"/>
          </w:rPr>
          <w:t xml:space="preserve">6.5 </w:t>
        </w:r>
      </w:ins>
      <w:ins w:id="2778" w:author="sc" w:date="2018-08-02T20:01:49Z">
        <w:r>
          <w:rPr/>
          <w:t>分页插件使用</w:t>
        </w:r>
        <w:r>
          <w:rPr/>
          <w:tab/>
        </w:r>
      </w:ins>
      <w:ins w:id="2779" w:author="sc" w:date="2018-08-02T20:01:49Z">
        <w:r>
          <w:rPr/>
          <w:fldChar w:fldCharType="begin"/>
        </w:r>
      </w:ins>
      <w:ins w:id="2780" w:author="sc" w:date="2018-08-02T20:01:49Z">
        <w:r>
          <w:rPr/>
          <w:instrText xml:space="preserve"> PAGEREF _Toc779455987 </w:instrText>
        </w:r>
      </w:ins>
      <w:ins w:id="2781" w:author="sc" w:date="2018-08-02T20:01:49Z">
        <w:r>
          <w:rPr/>
          <w:fldChar w:fldCharType="separate"/>
        </w:r>
      </w:ins>
      <w:ins w:id="2782" w:author="sc" w:date="2018-08-02T20:01:50Z">
        <w:r>
          <w:rPr/>
          <w:t>53</w:t>
        </w:r>
      </w:ins>
      <w:ins w:id="2783" w:author="sc" w:date="2018-08-02T20:01:49Z">
        <w:r>
          <w:rPr/>
          <w:fldChar w:fldCharType="end"/>
        </w:r>
      </w:ins>
      <w:ins w:id="2784" w:author="sc" w:date="2018-08-02T20:01:49Z">
        <w:r>
          <w:rPr>
            <w:rFonts w:ascii="SimSun" w:hAnsi="SimSun"/>
            <w:szCs w:val="36"/>
          </w:rPr>
          <w:fldChar w:fldCharType="end"/>
        </w:r>
      </w:ins>
    </w:p>
    <w:p>
      <w:pPr>
        <w:pStyle w:val="21"/>
        <w:tabs>
          <w:tab w:val="right" w:leader="dot" w:pos="8306"/>
        </w:tabs>
        <w:rPr>
          <w:ins w:id="2785" w:author="sc" w:date="2018-08-02T20:01:49Z"/>
        </w:rPr>
      </w:pPr>
      <w:ins w:id="2786" w:author="sc" w:date="2018-08-02T20:01:49Z">
        <w:r>
          <w:rPr>
            <w:rFonts w:ascii="SimSun" w:hAnsi="SimSun"/>
            <w:szCs w:val="36"/>
          </w:rPr>
          <w:fldChar w:fldCharType="begin"/>
        </w:r>
      </w:ins>
      <w:ins w:id="2787" w:author="sc" w:date="2018-08-02T20:01:49Z">
        <w:r>
          <w:rPr>
            <w:rFonts w:ascii="SimSun" w:hAnsi="SimSun"/>
            <w:szCs w:val="36"/>
          </w:rPr>
          <w:instrText xml:space="preserve"> HYPERLINK \l _Toc1665283699 </w:instrText>
        </w:r>
      </w:ins>
      <w:ins w:id="2788" w:author="sc" w:date="2018-08-02T20:01:49Z">
        <w:r>
          <w:rPr>
            <w:rFonts w:ascii="SimSun" w:hAnsi="SimSun"/>
            <w:szCs w:val="36"/>
          </w:rPr>
          <w:fldChar w:fldCharType="separate"/>
        </w:r>
      </w:ins>
      <w:ins w:id="2789" w:author="sc" w:date="2018-08-02T20:01:49Z">
        <w:r>
          <w:rPr>
            <w:lang w:eastAsia="zh-CN"/>
          </w:rPr>
          <w:t xml:space="preserve">7 </w:t>
        </w:r>
      </w:ins>
      <w:ins w:id="2790" w:author="sc" w:date="2018-08-02T20:01:49Z">
        <w:r>
          <w:rPr>
            <w:rFonts w:hint="eastAsia"/>
            <w:lang w:eastAsia="zh-CN"/>
          </w:rPr>
          <w:t>业务</w:t>
        </w:r>
      </w:ins>
      <w:ins w:id="2791" w:author="sc" w:date="2018-08-02T20:01:49Z">
        <w:r>
          <w:rPr>
            <w:rFonts w:hint="eastAsia"/>
          </w:rPr>
          <w:t>编码规范</w:t>
        </w:r>
      </w:ins>
      <w:ins w:id="2792" w:author="sc" w:date="2018-08-02T20:01:49Z">
        <w:r>
          <w:rPr/>
          <w:tab/>
        </w:r>
      </w:ins>
      <w:ins w:id="2793" w:author="sc" w:date="2018-08-02T20:01:49Z">
        <w:r>
          <w:rPr/>
          <w:fldChar w:fldCharType="begin"/>
        </w:r>
      </w:ins>
      <w:ins w:id="2794" w:author="sc" w:date="2018-08-02T20:01:49Z">
        <w:r>
          <w:rPr/>
          <w:instrText xml:space="preserve"> PAGEREF _Toc1665283699 </w:instrText>
        </w:r>
      </w:ins>
      <w:ins w:id="2795" w:author="sc" w:date="2018-08-02T20:01:49Z">
        <w:r>
          <w:rPr/>
          <w:fldChar w:fldCharType="separate"/>
        </w:r>
      </w:ins>
      <w:ins w:id="2796" w:author="sc" w:date="2018-08-02T20:01:50Z">
        <w:r>
          <w:rPr/>
          <w:t>55</w:t>
        </w:r>
      </w:ins>
      <w:ins w:id="2797" w:author="sc" w:date="2018-08-02T20:01:49Z">
        <w:r>
          <w:rPr/>
          <w:fldChar w:fldCharType="end"/>
        </w:r>
      </w:ins>
      <w:ins w:id="2798" w:author="sc" w:date="2018-08-02T20:01:49Z">
        <w:r>
          <w:rPr>
            <w:rFonts w:ascii="SimSun" w:hAnsi="SimSun"/>
            <w:szCs w:val="36"/>
          </w:rPr>
          <w:fldChar w:fldCharType="end"/>
        </w:r>
      </w:ins>
    </w:p>
    <w:p>
      <w:pPr>
        <w:pStyle w:val="21"/>
        <w:tabs>
          <w:tab w:val="right" w:leader="dot" w:pos="8306"/>
        </w:tabs>
        <w:rPr>
          <w:ins w:id="2799" w:author="sc" w:date="2018-08-02T20:01:49Z"/>
        </w:rPr>
      </w:pPr>
      <w:ins w:id="2800" w:author="sc" w:date="2018-08-02T20:01:49Z">
        <w:r>
          <w:rPr>
            <w:rFonts w:ascii="SimSun" w:hAnsi="SimSun"/>
            <w:szCs w:val="36"/>
          </w:rPr>
          <w:fldChar w:fldCharType="begin"/>
        </w:r>
      </w:ins>
      <w:ins w:id="2801" w:author="sc" w:date="2018-08-02T20:01:49Z">
        <w:r>
          <w:rPr>
            <w:rFonts w:ascii="SimSun" w:hAnsi="SimSun"/>
            <w:szCs w:val="36"/>
          </w:rPr>
          <w:instrText xml:space="preserve"> HYPERLINK \l _Toc42857057 </w:instrText>
        </w:r>
      </w:ins>
      <w:ins w:id="2802" w:author="sc" w:date="2018-08-02T20:01:49Z">
        <w:r>
          <w:rPr>
            <w:rFonts w:ascii="SimSun" w:hAnsi="SimSun"/>
            <w:szCs w:val="36"/>
          </w:rPr>
          <w:fldChar w:fldCharType="separate"/>
        </w:r>
      </w:ins>
      <w:ins w:id="2803" w:author="sc" w:date="2018-08-02T20:01:49Z">
        <w:r>
          <w:rPr>
            <w:rFonts w:ascii="SimSun" w:hAnsi="SimSun"/>
          </w:rPr>
          <w:t xml:space="preserve">8 </w:t>
        </w:r>
      </w:ins>
      <w:ins w:id="2804" w:author="sc" w:date="2018-08-02T20:01:49Z">
        <w:r>
          <w:rPr>
            <w:rFonts w:hint="eastAsia" w:ascii="SimSun" w:hAnsi="SimSun"/>
          </w:rPr>
          <w:t>分布式锁的使用</w:t>
        </w:r>
      </w:ins>
      <w:ins w:id="2805" w:author="sc" w:date="2018-08-02T20:01:49Z">
        <w:r>
          <w:rPr/>
          <w:tab/>
        </w:r>
      </w:ins>
      <w:ins w:id="2806" w:author="sc" w:date="2018-08-02T20:01:49Z">
        <w:r>
          <w:rPr/>
          <w:fldChar w:fldCharType="begin"/>
        </w:r>
      </w:ins>
      <w:ins w:id="2807" w:author="sc" w:date="2018-08-02T20:01:49Z">
        <w:r>
          <w:rPr/>
          <w:instrText xml:space="preserve"> PAGEREF _Toc42857057 </w:instrText>
        </w:r>
      </w:ins>
      <w:ins w:id="2808" w:author="sc" w:date="2018-08-02T20:01:49Z">
        <w:r>
          <w:rPr/>
          <w:fldChar w:fldCharType="separate"/>
        </w:r>
      </w:ins>
      <w:ins w:id="2809" w:author="sc" w:date="2018-08-02T20:01:50Z">
        <w:r>
          <w:rPr/>
          <w:t>56</w:t>
        </w:r>
      </w:ins>
      <w:ins w:id="2810" w:author="sc" w:date="2018-08-02T20:01:49Z">
        <w:r>
          <w:rPr/>
          <w:fldChar w:fldCharType="end"/>
        </w:r>
      </w:ins>
      <w:ins w:id="2811" w:author="sc" w:date="2018-08-02T20:01:49Z">
        <w:r>
          <w:rPr>
            <w:rFonts w:ascii="SimSun" w:hAnsi="SimSun"/>
            <w:szCs w:val="36"/>
          </w:rPr>
          <w:fldChar w:fldCharType="end"/>
        </w:r>
      </w:ins>
    </w:p>
    <w:p>
      <w:pPr>
        <w:pStyle w:val="21"/>
        <w:tabs>
          <w:tab w:val="right" w:leader="dot" w:pos="8306"/>
        </w:tabs>
        <w:rPr>
          <w:ins w:id="2812" w:author="sc" w:date="2018-08-02T20:01:49Z"/>
        </w:rPr>
      </w:pPr>
      <w:ins w:id="2813" w:author="sc" w:date="2018-08-02T20:01:49Z">
        <w:r>
          <w:rPr>
            <w:rFonts w:ascii="SimSun" w:hAnsi="SimSun"/>
            <w:szCs w:val="36"/>
          </w:rPr>
          <w:fldChar w:fldCharType="begin"/>
        </w:r>
      </w:ins>
      <w:ins w:id="2814" w:author="sc" w:date="2018-08-02T20:01:49Z">
        <w:r>
          <w:rPr>
            <w:rFonts w:ascii="SimSun" w:hAnsi="SimSun"/>
            <w:szCs w:val="36"/>
          </w:rPr>
          <w:instrText xml:space="preserve"> HYPERLINK \l _Toc503419994 </w:instrText>
        </w:r>
      </w:ins>
      <w:ins w:id="2815" w:author="sc" w:date="2018-08-02T20:01:49Z">
        <w:r>
          <w:rPr>
            <w:rFonts w:ascii="SimSun" w:hAnsi="SimSun"/>
            <w:szCs w:val="36"/>
          </w:rPr>
          <w:fldChar w:fldCharType="separate"/>
        </w:r>
      </w:ins>
      <w:ins w:id="2816" w:author="sc" w:date="2018-08-02T20:01:49Z">
        <w:r>
          <w:rPr/>
          <w:t xml:space="preserve">9 </w:t>
        </w:r>
      </w:ins>
      <w:ins w:id="2817" w:author="sc" w:date="2018-08-02T20:01:49Z">
        <w:r>
          <w:rPr>
            <w:rFonts w:hint="eastAsia"/>
          </w:rPr>
          <w:t>数据重复提交</w:t>
        </w:r>
      </w:ins>
      <w:ins w:id="2818" w:author="sc" w:date="2018-08-02T20:01:49Z">
        <w:r>
          <w:rPr>
            <w:rFonts w:hint="default"/>
          </w:rPr>
          <w:t>推荐方案</w:t>
        </w:r>
      </w:ins>
      <w:ins w:id="2819" w:author="sc" w:date="2018-08-02T20:01:49Z">
        <w:r>
          <w:rPr/>
          <w:tab/>
        </w:r>
      </w:ins>
      <w:ins w:id="2820" w:author="sc" w:date="2018-08-02T20:01:49Z">
        <w:r>
          <w:rPr/>
          <w:fldChar w:fldCharType="begin"/>
        </w:r>
      </w:ins>
      <w:ins w:id="2821" w:author="sc" w:date="2018-08-02T20:01:49Z">
        <w:r>
          <w:rPr/>
          <w:instrText xml:space="preserve"> PAGEREF _Toc503419994 </w:instrText>
        </w:r>
      </w:ins>
      <w:ins w:id="2822" w:author="sc" w:date="2018-08-02T20:01:49Z">
        <w:r>
          <w:rPr/>
          <w:fldChar w:fldCharType="separate"/>
        </w:r>
      </w:ins>
      <w:ins w:id="2823" w:author="sc" w:date="2018-08-02T20:01:50Z">
        <w:r>
          <w:rPr/>
          <w:t>57</w:t>
        </w:r>
      </w:ins>
      <w:ins w:id="2824" w:author="sc" w:date="2018-08-02T20:01:49Z">
        <w:r>
          <w:rPr/>
          <w:fldChar w:fldCharType="end"/>
        </w:r>
      </w:ins>
      <w:ins w:id="2825" w:author="sc" w:date="2018-08-02T20:01:49Z">
        <w:r>
          <w:rPr>
            <w:rFonts w:ascii="SimSun" w:hAnsi="SimSun"/>
            <w:szCs w:val="36"/>
          </w:rPr>
          <w:fldChar w:fldCharType="end"/>
        </w:r>
      </w:ins>
    </w:p>
    <w:p>
      <w:pPr>
        <w:pStyle w:val="21"/>
        <w:tabs>
          <w:tab w:val="right" w:leader="dot" w:pos="8306"/>
        </w:tabs>
        <w:rPr>
          <w:ins w:id="2826" w:author="sc" w:date="2018-08-02T20:01:49Z"/>
        </w:rPr>
      </w:pPr>
      <w:ins w:id="2827" w:author="sc" w:date="2018-08-02T20:01:49Z">
        <w:r>
          <w:rPr>
            <w:rFonts w:ascii="SimSun" w:hAnsi="SimSun"/>
            <w:szCs w:val="36"/>
          </w:rPr>
          <w:fldChar w:fldCharType="begin"/>
        </w:r>
      </w:ins>
      <w:ins w:id="2828" w:author="sc" w:date="2018-08-02T20:01:49Z">
        <w:r>
          <w:rPr>
            <w:rFonts w:ascii="SimSun" w:hAnsi="SimSun"/>
            <w:szCs w:val="36"/>
          </w:rPr>
          <w:instrText xml:space="preserve"> HYPERLINK \l _Toc287476101 </w:instrText>
        </w:r>
      </w:ins>
      <w:ins w:id="2829" w:author="sc" w:date="2018-08-02T20:01:49Z">
        <w:r>
          <w:rPr>
            <w:rFonts w:ascii="SimSun" w:hAnsi="SimSun"/>
            <w:szCs w:val="36"/>
          </w:rPr>
          <w:fldChar w:fldCharType="separate"/>
        </w:r>
      </w:ins>
      <w:ins w:id="2830" w:author="sc" w:date="2018-08-02T20:01:49Z">
        <w:r>
          <w:rPr>
            <w:rFonts w:ascii="SimSun" w:hAnsi="SimSun"/>
            <w:lang w:eastAsia="zh-CN"/>
          </w:rPr>
          <w:t xml:space="preserve">10 </w:t>
        </w:r>
      </w:ins>
      <w:ins w:id="2831" w:author="sc" w:date="2018-08-02T20:01:49Z">
        <w:r>
          <w:rPr>
            <w:rFonts w:hint="eastAsia" w:ascii="SimSun" w:hAnsi="SimSun"/>
            <w:lang w:eastAsia="zh-CN"/>
          </w:rPr>
          <w:t>读写分离</w:t>
        </w:r>
      </w:ins>
      <w:ins w:id="2832" w:author="sc" w:date="2018-08-02T20:01:49Z">
        <w:r>
          <w:rPr/>
          <w:tab/>
        </w:r>
      </w:ins>
      <w:ins w:id="2833" w:author="sc" w:date="2018-08-02T20:01:49Z">
        <w:r>
          <w:rPr/>
          <w:fldChar w:fldCharType="begin"/>
        </w:r>
      </w:ins>
      <w:ins w:id="2834" w:author="sc" w:date="2018-08-02T20:01:49Z">
        <w:r>
          <w:rPr/>
          <w:instrText xml:space="preserve"> PAGEREF _Toc287476101 </w:instrText>
        </w:r>
      </w:ins>
      <w:ins w:id="2835" w:author="sc" w:date="2018-08-02T20:01:49Z">
        <w:r>
          <w:rPr/>
          <w:fldChar w:fldCharType="separate"/>
        </w:r>
      </w:ins>
      <w:ins w:id="2836" w:author="sc" w:date="2018-08-02T20:01:50Z">
        <w:r>
          <w:rPr/>
          <w:t>59</w:t>
        </w:r>
      </w:ins>
      <w:ins w:id="2837" w:author="sc" w:date="2018-08-02T20:01:49Z">
        <w:r>
          <w:rPr/>
          <w:fldChar w:fldCharType="end"/>
        </w:r>
      </w:ins>
      <w:ins w:id="2838" w:author="sc" w:date="2018-08-02T20:01:49Z">
        <w:r>
          <w:rPr>
            <w:rFonts w:ascii="SimSun" w:hAnsi="SimSun"/>
            <w:szCs w:val="36"/>
          </w:rPr>
          <w:fldChar w:fldCharType="end"/>
        </w:r>
      </w:ins>
    </w:p>
    <w:p>
      <w:pPr>
        <w:pStyle w:val="21"/>
        <w:tabs>
          <w:tab w:val="right" w:leader="dot" w:pos="8306"/>
        </w:tabs>
        <w:rPr>
          <w:ins w:id="2839" w:author="sc" w:date="2018-08-02T20:01:49Z"/>
        </w:rPr>
      </w:pPr>
      <w:ins w:id="2840" w:author="sc" w:date="2018-08-02T20:01:49Z">
        <w:r>
          <w:rPr>
            <w:rFonts w:ascii="SimSun" w:hAnsi="SimSun"/>
            <w:szCs w:val="36"/>
          </w:rPr>
          <w:fldChar w:fldCharType="begin"/>
        </w:r>
      </w:ins>
      <w:ins w:id="2841" w:author="sc" w:date="2018-08-02T20:01:49Z">
        <w:r>
          <w:rPr>
            <w:rFonts w:ascii="SimSun" w:hAnsi="SimSun"/>
            <w:szCs w:val="36"/>
          </w:rPr>
          <w:instrText xml:space="preserve"> HYPERLINK \l _Toc1770857109 </w:instrText>
        </w:r>
      </w:ins>
      <w:ins w:id="2842" w:author="sc" w:date="2018-08-02T20:01:49Z">
        <w:r>
          <w:rPr>
            <w:rFonts w:ascii="SimSun" w:hAnsi="SimSun"/>
            <w:szCs w:val="36"/>
          </w:rPr>
          <w:fldChar w:fldCharType="separate"/>
        </w:r>
      </w:ins>
      <w:ins w:id="2843" w:author="sc" w:date="2018-08-02T20:01:49Z">
        <w:r>
          <w:rPr>
            <w:rFonts w:ascii="SimSun" w:hAnsi="SimSun"/>
            <w:lang w:eastAsia="zh-CN"/>
          </w:rPr>
          <w:t xml:space="preserve">11 </w:t>
        </w:r>
      </w:ins>
      <w:ins w:id="2844" w:author="sc" w:date="2018-08-02T20:01:49Z">
        <w:r>
          <w:rPr>
            <w:rFonts w:hint="eastAsia" w:ascii="SimSun" w:hAnsi="SimSun"/>
            <w:lang w:eastAsia="zh-CN"/>
          </w:rPr>
          <w:t>异常规范</w:t>
        </w:r>
      </w:ins>
      <w:ins w:id="2845" w:author="sc" w:date="2018-08-02T20:01:49Z">
        <w:r>
          <w:rPr/>
          <w:tab/>
        </w:r>
      </w:ins>
      <w:ins w:id="2846" w:author="sc" w:date="2018-08-02T20:01:49Z">
        <w:r>
          <w:rPr/>
          <w:fldChar w:fldCharType="begin"/>
        </w:r>
      </w:ins>
      <w:ins w:id="2847" w:author="sc" w:date="2018-08-02T20:01:49Z">
        <w:r>
          <w:rPr/>
          <w:instrText xml:space="preserve"> PAGEREF _Toc1770857109 </w:instrText>
        </w:r>
      </w:ins>
      <w:ins w:id="2848" w:author="sc" w:date="2018-08-02T20:01:49Z">
        <w:r>
          <w:rPr/>
          <w:fldChar w:fldCharType="separate"/>
        </w:r>
      </w:ins>
      <w:ins w:id="2849" w:author="sc" w:date="2018-08-02T20:01:50Z">
        <w:r>
          <w:rPr/>
          <w:t>60</w:t>
        </w:r>
      </w:ins>
      <w:ins w:id="2850" w:author="sc" w:date="2018-08-02T20:01:49Z">
        <w:r>
          <w:rPr/>
          <w:fldChar w:fldCharType="end"/>
        </w:r>
      </w:ins>
      <w:ins w:id="2851" w:author="sc" w:date="2018-08-02T20:01:49Z">
        <w:r>
          <w:rPr>
            <w:rFonts w:ascii="SimSun" w:hAnsi="SimSun"/>
            <w:szCs w:val="36"/>
          </w:rPr>
          <w:fldChar w:fldCharType="end"/>
        </w:r>
      </w:ins>
    </w:p>
    <w:p>
      <w:pPr>
        <w:pStyle w:val="22"/>
        <w:tabs>
          <w:tab w:val="right" w:leader="dot" w:pos="8306"/>
        </w:tabs>
        <w:rPr>
          <w:ins w:id="2852" w:author="sc" w:date="2018-08-02T20:01:49Z"/>
        </w:rPr>
      </w:pPr>
      <w:ins w:id="2853" w:author="sc" w:date="2018-08-02T20:01:49Z">
        <w:r>
          <w:rPr>
            <w:rFonts w:ascii="SimSun" w:hAnsi="SimSun"/>
            <w:szCs w:val="36"/>
          </w:rPr>
          <w:fldChar w:fldCharType="begin"/>
        </w:r>
      </w:ins>
      <w:ins w:id="2854" w:author="sc" w:date="2018-08-02T20:01:49Z">
        <w:r>
          <w:rPr>
            <w:rFonts w:ascii="SimSun" w:hAnsi="SimSun"/>
            <w:szCs w:val="36"/>
          </w:rPr>
          <w:instrText xml:space="preserve"> HYPERLINK \l _Toc1474602736 </w:instrText>
        </w:r>
      </w:ins>
      <w:ins w:id="2855" w:author="sc" w:date="2018-08-02T20:01:49Z">
        <w:r>
          <w:rPr>
            <w:rFonts w:ascii="SimSun" w:hAnsi="SimSun"/>
            <w:szCs w:val="36"/>
          </w:rPr>
          <w:fldChar w:fldCharType="separate"/>
        </w:r>
      </w:ins>
      <w:ins w:id="2856" w:author="sc" w:date="2018-08-02T20:01:49Z">
        <w:r>
          <w:rPr/>
          <w:t xml:space="preserve">11.1 </w:t>
        </w:r>
      </w:ins>
      <w:ins w:id="2857" w:author="sc" w:date="2018-08-02T20:01:49Z">
        <w:r>
          <w:rPr>
            <w:rFonts w:hint="eastAsia"/>
          </w:rPr>
          <w:t>异常处理</w:t>
        </w:r>
      </w:ins>
      <w:ins w:id="2858" w:author="sc" w:date="2018-08-02T20:01:49Z">
        <w:r>
          <w:rPr/>
          <w:tab/>
        </w:r>
      </w:ins>
      <w:ins w:id="2859" w:author="sc" w:date="2018-08-02T20:01:49Z">
        <w:r>
          <w:rPr/>
          <w:fldChar w:fldCharType="begin"/>
        </w:r>
      </w:ins>
      <w:ins w:id="2860" w:author="sc" w:date="2018-08-02T20:01:49Z">
        <w:r>
          <w:rPr/>
          <w:instrText xml:space="preserve"> PAGEREF _Toc1474602736 </w:instrText>
        </w:r>
      </w:ins>
      <w:ins w:id="2861" w:author="sc" w:date="2018-08-02T20:01:49Z">
        <w:r>
          <w:rPr/>
          <w:fldChar w:fldCharType="separate"/>
        </w:r>
      </w:ins>
      <w:ins w:id="2862" w:author="sc" w:date="2018-08-02T20:01:50Z">
        <w:r>
          <w:rPr/>
          <w:t>60</w:t>
        </w:r>
      </w:ins>
      <w:ins w:id="2863" w:author="sc" w:date="2018-08-02T20:01:49Z">
        <w:r>
          <w:rPr/>
          <w:fldChar w:fldCharType="end"/>
        </w:r>
      </w:ins>
      <w:ins w:id="2864" w:author="sc" w:date="2018-08-02T20:01:49Z">
        <w:r>
          <w:rPr>
            <w:rFonts w:ascii="SimSun" w:hAnsi="SimSun"/>
            <w:szCs w:val="36"/>
          </w:rPr>
          <w:fldChar w:fldCharType="end"/>
        </w:r>
      </w:ins>
    </w:p>
    <w:p>
      <w:pPr>
        <w:pStyle w:val="22"/>
        <w:tabs>
          <w:tab w:val="right" w:leader="dot" w:pos="8306"/>
        </w:tabs>
        <w:rPr>
          <w:ins w:id="2865" w:author="sc" w:date="2018-08-02T20:01:49Z"/>
        </w:rPr>
      </w:pPr>
      <w:ins w:id="2866" w:author="sc" w:date="2018-08-02T20:01:49Z">
        <w:r>
          <w:rPr>
            <w:rFonts w:ascii="SimSun" w:hAnsi="SimSun"/>
            <w:szCs w:val="36"/>
          </w:rPr>
          <w:fldChar w:fldCharType="begin"/>
        </w:r>
      </w:ins>
      <w:ins w:id="2867" w:author="sc" w:date="2018-08-02T20:01:49Z">
        <w:r>
          <w:rPr>
            <w:rFonts w:ascii="SimSun" w:hAnsi="SimSun"/>
            <w:szCs w:val="36"/>
          </w:rPr>
          <w:instrText xml:space="preserve"> HYPERLINK \l _Toc933427798 </w:instrText>
        </w:r>
      </w:ins>
      <w:ins w:id="2868" w:author="sc" w:date="2018-08-02T20:01:49Z">
        <w:r>
          <w:rPr>
            <w:rFonts w:ascii="SimSun" w:hAnsi="SimSun"/>
            <w:szCs w:val="36"/>
          </w:rPr>
          <w:fldChar w:fldCharType="separate"/>
        </w:r>
      </w:ins>
      <w:ins w:id="2869" w:author="sc" w:date="2018-08-02T20:01:49Z">
        <w:r>
          <w:rPr/>
          <w:t xml:space="preserve">11.2 </w:t>
        </w:r>
      </w:ins>
      <w:ins w:id="2870" w:author="sc" w:date="2018-08-02T20:01:49Z">
        <w:r>
          <w:rPr>
            <w:rFonts w:hint="eastAsia"/>
          </w:rPr>
          <w:t>异常类说明</w:t>
        </w:r>
      </w:ins>
      <w:ins w:id="2871" w:author="sc" w:date="2018-08-02T20:01:49Z">
        <w:r>
          <w:rPr/>
          <w:tab/>
        </w:r>
      </w:ins>
      <w:ins w:id="2872" w:author="sc" w:date="2018-08-02T20:01:49Z">
        <w:r>
          <w:rPr/>
          <w:fldChar w:fldCharType="begin"/>
        </w:r>
      </w:ins>
      <w:ins w:id="2873" w:author="sc" w:date="2018-08-02T20:01:49Z">
        <w:r>
          <w:rPr/>
          <w:instrText xml:space="preserve"> PAGEREF _Toc933427798 </w:instrText>
        </w:r>
      </w:ins>
      <w:ins w:id="2874" w:author="sc" w:date="2018-08-02T20:01:49Z">
        <w:r>
          <w:rPr/>
          <w:fldChar w:fldCharType="separate"/>
        </w:r>
      </w:ins>
      <w:ins w:id="2875" w:author="sc" w:date="2018-08-02T20:01:50Z">
        <w:r>
          <w:rPr/>
          <w:t>62</w:t>
        </w:r>
      </w:ins>
      <w:ins w:id="2876" w:author="sc" w:date="2018-08-02T20:01:49Z">
        <w:r>
          <w:rPr/>
          <w:fldChar w:fldCharType="end"/>
        </w:r>
      </w:ins>
      <w:ins w:id="2877" w:author="sc" w:date="2018-08-02T20:01:49Z">
        <w:r>
          <w:rPr>
            <w:rFonts w:ascii="SimSun" w:hAnsi="SimSun"/>
            <w:szCs w:val="36"/>
          </w:rPr>
          <w:fldChar w:fldCharType="end"/>
        </w:r>
      </w:ins>
    </w:p>
    <w:p>
      <w:pPr>
        <w:pStyle w:val="22"/>
        <w:tabs>
          <w:tab w:val="right" w:leader="dot" w:pos="8306"/>
        </w:tabs>
        <w:rPr>
          <w:ins w:id="2878" w:author="sc" w:date="2018-08-02T20:01:49Z"/>
        </w:rPr>
      </w:pPr>
      <w:ins w:id="2879" w:author="sc" w:date="2018-08-02T20:01:49Z">
        <w:r>
          <w:rPr>
            <w:rFonts w:ascii="SimSun" w:hAnsi="SimSun"/>
            <w:szCs w:val="36"/>
          </w:rPr>
          <w:fldChar w:fldCharType="begin"/>
        </w:r>
      </w:ins>
      <w:ins w:id="2880" w:author="sc" w:date="2018-08-02T20:01:49Z">
        <w:r>
          <w:rPr>
            <w:rFonts w:ascii="SimSun" w:hAnsi="SimSun"/>
            <w:szCs w:val="36"/>
          </w:rPr>
          <w:instrText xml:space="preserve"> HYPERLINK \l _Toc1895479761 </w:instrText>
        </w:r>
      </w:ins>
      <w:ins w:id="2881" w:author="sc" w:date="2018-08-02T20:01:49Z">
        <w:r>
          <w:rPr>
            <w:rFonts w:ascii="SimSun" w:hAnsi="SimSun"/>
            <w:szCs w:val="36"/>
          </w:rPr>
          <w:fldChar w:fldCharType="separate"/>
        </w:r>
      </w:ins>
      <w:ins w:id="2882" w:author="sc" w:date="2018-08-02T20:01:49Z">
        <w:r>
          <w:rPr/>
          <w:t xml:space="preserve">11.3 </w:t>
        </w:r>
      </w:ins>
      <w:ins w:id="2883" w:author="sc" w:date="2018-08-02T20:01:49Z">
        <w:r>
          <w:rPr>
            <w:rFonts w:hint="default"/>
          </w:rPr>
          <w:t>错误</w:t>
        </w:r>
      </w:ins>
      <w:ins w:id="2884" w:author="sc" w:date="2018-08-02T20:01:49Z">
        <w:r>
          <w:rPr>
            <w:rFonts w:hint="eastAsia"/>
          </w:rPr>
          <w:t>编码规则</w:t>
        </w:r>
      </w:ins>
      <w:ins w:id="2885" w:author="sc" w:date="2018-08-02T20:01:49Z">
        <w:r>
          <w:rPr/>
          <w:tab/>
        </w:r>
      </w:ins>
      <w:ins w:id="2886" w:author="sc" w:date="2018-08-02T20:01:49Z">
        <w:r>
          <w:rPr/>
          <w:fldChar w:fldCharType="begin"/>
        </w:r>
      </w:ins>
      <w:ins w:id="2887" w:author="sc" w:date="2018-08-02T20:01:49Z">
        <w:r>
          <w:rPr/>
          <w:instrText xml:space="preserve"> PAGEREF _Toc1895479761 </w:instrText>
        </w:r>
      </w:ins>
      <w:ins w:id="2888" w:author="sc" w:date="2018-08-02T20:01:49Z">
        <w:r>
          <w:rPr/>
          <w:fldChar w:fldCharType="separate"/>
        </w:r>
      </w:ins>
      <w:ins w:id="2889" w:author="sc" w:date="2018-08-02T20:01:50Z">
        <w:r>
          <w:rPr/>
          <w:t>62</w:t>
        </w:r>
      </w:ins>
      <w:ins w:id="2890" w:author="sc" w:date="2018-08-02T20:01:49Z">
        <w:r>
          <w:rPr/>
          <w:fldChar w:fldCharType="end"/>
        </w:r>
      </w:ins>
      <w:ins w:id="2891" w:author="sc" w:date="2018-08-02T20:01:49Z">
        <w:r>
          <w:rPr>
            <w:rFonts w:ascii="SimSun" w:hAnsi="SimSun"/>
            <w:szCs w:val="36"/>
          </w:rPr>
          <w:fldChar w:fldCharType="end"/>
        </w:r>
      </w:ins>
    </w:p>
    <w:p>
      <w:pPr>
        <w:pStyle w:val="21"/>
        <w:tabs>
          <w:tab w:val="right" w:leader="dot" w:pos="8306"/>
        </w:tabs>
        <w:rPr>
          <w:ins w:id="2892" w:author="sc" w:date="2018-08-02T20:01:49Z"/>
        </w:rPr>
      </w:pPr>
      <w:ins w:id="2893" w:author="sc" w:date="2018-08-02T20:01:49Z">
        <w:r>
          <w:rPr>
            <w:rFonts w:ascii="SimSun" w:hAnsi="SimSun"/>
            <w:szCs w:val="36"/>
          </w:rPr>
          <w:fldChar w:fldCharType="begin"/>
        </w:r>
      </w:ins>
      <w:ins w:id="2894" w:author="sc" w:date="2018-08-02T20:01:49Z">
        <w:r>
          <w:rPr>
            <w:rFonts w:ascii="SimSun" w:hAnsi="SimSun"/>
            <w:szCs w:val="36"/>
          </w:rPr>
          <w:instrText xml:space="preserve"> HYPERLINK \l _Toc1941327633 </w:instrText>
        </w:r>
      </w:ins>
      <w:ins w:id="2895" w:author="sc" w:date="2018-08-02T20:01:49Z">
        <w:r>
          <w:rPr>
            <w:rFonts w:ascii="SimSun" w:hAnsi="SimSun"/>
            <w:szCs w:val="36"/>
          </w:rPr>
          <w:fldChar w:fldCharType="separate"/>
        </w:r>
      </w:ins>
      <w:ins w:id="2896" w:author="sc" w:date="2018-08-02T20:01:49Z">
        <w:r>
          <w:rPr/>
          <w:t xml:space="preserve">12 </w:t>
        </w:r>
      </w:ins>
      <w:ins w:id="2897" w:author="sc" w:date="2018-08-02T20:01:49Z">
        <w:r>
          <w:rPr>
            <w:rFonts w:hint="eastAsia"/>
          </w:rPr>
          <w:t>单元测试</w:t>
        </w:r>
      </w:ins>
      <w:ins w:id="2898" w:author="sc" w:date="2018-08-02T20:01:49Z">
        <w:r>
          <w:rPr/>
          <w:tab/>
        </w:r>
      </w:ins>
      <w:ins w:id="2899" w:author="sc" w:date="2018-08-02T20:01:49Z">
        <w:r>
          <w:rPr/>
          <w:fldChar w:fldCharType="begin"/>
        </w:r>
      </w:ins>
      <w:ins w:id="2900" w:author="sc" w:date="2018-08-02T20:01:49Z">
        <w:r>
          <w:rPr/>
          <w:instrText xml:space="preserve"> PAGEREF _Toc1941327633 </w:instrText>
        </w:r>
      </w:ins>
      <w:ins w:id="2901" w:author="sc" w:date="2018-08-02T20:01:49Z">
        <w:r>
          <w:rPr/>
          <w:fldChar w:fldCharType="separate"/>
        </w:r>
      </w:ins>
      <w:ins w:id="2902" w:author="sc" w:date="2018-08-02T20:01:50Z">
        <w:r>
          <w:rPr/>
          <w:t>63</w:t>
        </w:r>
      </w:ins>
      <w:ins w:id="2903" w:author="sc" w:date="2018-08-02T20:01:49Z">
        <w:r>
          <w:rPr/>
          <w:fldChar w:fldCharType="end"/>
        </w:r>
      </w:ins>
      <w:ins w:id="2904" w:author="sc" w:date="2018-08-02T20:01:49Z">
        <w:r>
          <w:rPr>
            <w:rFonts w:ascii="SimSun" w:hAnsi="SimSun"/>
            <w:szCs w:val="36"/>
          </w:rPr>
          <w:fldChar w:fldCharType="end"/>
        </w:r>
      </w:ins>
    </w:p>
    <w:p>
      <w:pPr>
        <w:pStyle w:val="21"/>
        <w:tabs>
          <w:tab w:val="right" w:leader="dot" w:pos="8306"/>
        </w:tabs>
        <w:rPr>
          <w:ins w:id="2905" w:author="sc" w:date="2018-08-02T20:01:49Z"/>
        </w:rPr>
      </w:pPr>
      <w:ins w:id="2906" w:author="sc" w:date="2018-08-02T20:01:49Z">
        <w:r>
          <w:rPr>
            <w:rFonts w:ascii="SimSun" w:hAnsi="SimSun"/>
            <w:szCs w:val="36"/>
          </w:rPr>
          <w:fldChar w:fldCharType="begin"/>
        </w:r>
      </w:ins>
      <w:ins w:id="2907" w:author="sc" w:date="2018-08-02T20:01:49Z">
        <w:r>
          <w:rPr>
            <w:rFonts w:ascii="SimSun" w:hAnsi="SimSun"/>
            <w:szCs w:val="36"/>
          </w:rPr>
          <w:instrText xml:space="preserve"> HYPERLINK \l _Toc1660540084 </w:instrText>
        </w:r>
      </w:ins>
      <w:ins w:id="2908" w:author="sc" w:date="2018-08-02T20:01:49Z">
        <w:r>
          <w:rPr>
            <w:rFonts w:ascii="SimSun" w:hAnsi="SimSun"/>
            <w:szCs w:val="36"/>
          </w:rPr>
          <w:fldChar w:fldCharType="separate"/>
        </w:r>
      </w:ins>
      <w:ins w:id="2909" w:author="sc" w:date="2018-08-02T20:01:49Z">
        <w:r>
          <w:rPr>
            <w:shd w:val="clear" w:fill="E4E4FF"/>
          </w:rPr>
          <w:t xml:space="preserve">13 </w:t>
        </w:r>
      </w:ins>
      <w:ins w:id="2910" w:author="sc" w:date="2018-08-02T20:01:49Z">
        <w:r>
          <w:rPr>
            <w:rFonts w:hint="eastAsia"/>
            <w:shd w:val="clear" w:color="auto" w:fill="E4E4FF"/>
          </w:rPr>
          <w:t>安全规约</w:t>
        </w:r>
      </w:ins>
      <w:ins w:id="2911" w:author="sc" w:date="2018-08-02T20:01:49Z">
        <w:r>
          <w:rPr/>
          <w:tab/>
        </w:r>
      </w:ins>
      <w:ins w:id="2912" w:author="sc" w:date="2018-08-02T20:01:49Z">
        <w:r>
          <w:rPr/>
          <w:fldChar w:fldCharType="begin"/>
        </w:r>
      </w:ins>
      <w:ins w:id="2913" w:author="sc" w:date="2018-08-02T20:01:49Z">
        <w:r>
          <w:rPr/>
          <w:instrText xml:space="preserve"> PAGEREF _Toc1660540084 </w:instrText>
        </w:r>
      </w:ins>
      <w:ins w:id="2914" w:author="sc" w:date="2018-08-02T20:01:49Z">
        <w:r>
          <w:rPr/>
          <w:fldChar w:fldCharType="separate"/>
        </w:r>
      </w:ins>
      <w:ins w:id="2915" w:author="sc" w:date="2018-08-02T20:01:50Z">
        <w:r>
          <w:rPr/>
          <w:t>65</w:t>
        </w:r>
      </w:ins>
      <w:ins w:id="2916" w:author="sc" w:date="2018-08-02T20:01:49Z">
        <w:r>
          <w:rPr/>
          <w:fldChar w:fldCharType="end"/>
        </w:r>
      </w:ins>
      <w:ins w:id="2917" w:author="sc" w:date="2018-08-02T20:01:49Z">
        <w:r>
          <w:rPr>
            <w:rFonts w:ascii="SimSun" w:hAnsi="SimSun"/>
            <w:szCs w:val="36"/>
          </w:rPr>
          <w:fldChar w:fldCharType="end"/>
        </w:r>
      </w:ins>
    </w:p>
    <w:p>
      <w:pPr>
        <w:pStyle w:val="21"/>
        <w:tabs>
          <w:tab w:val="right" w:leader="dot" w:pos="8306"/>
        </w:tabs>
        <w:rPr>
          <w:ins w:id="2918" w:author="sc" w:date="2018-08-02T20:01:49Z"/>
        </w:rPr>
      </w:pPr>
      <w:ins w:id="2919" w:author="sc" w:date="2018-08-02T20:01:49Z">
        <w:r>
          <w:rPr>
            <w:rFonts w:ascii="SimSun" w:hAnsi="SimSun"/>
            <w:szCs w:val="36"/>
          </w:rPr>
          <w:fldChar w:fldCharType="begin"/>
        </w:r>
      </w:ins>
      <w:ins w:id="2920" w:author="sc" w:date="2018-08-02T20:01:49Z">
        <w:r>
          <w:rPr>
            <w:rFonts w:ascii="SimSun" w:hAnsi="SimSun"/>
            <w:szCs w:val="36"/>
          </w:rPr>
          <w:instrText xml:space="preserve"> HYPERLINK \l _Toc1092488307 </w:instrText>
        </w:r>
      </w:ins>
      <w:ins w:id="2921" w:author="sc" w:date="2018-08-02T20:01:49Z">
        <w:r>
          <w:rPr>
            <w:rFonts w:ascii="SimSun" w:hAnsi="SimSun"/>
            <w:szCs w:val="36"/>
          </w:rPr>
          <w:fldChar w:fldCharType="separate"/>
        </w:r>
      </w:ins>
      <w:ins w:id="2922" w:author="sc" w:date="2018-08-02T20:01:49Z">
        <w:r>
          <w:rPr>
            <w:shd w:val="clear" w:fill="E4E4FF"/>
          </w:rPr>
          <w:t xml:space="preserve">14 </w:t>
        </w:r>
      </w:ins>
      <w:ins w:id="2923" w:author="sc" w:date="2018-08-02T20:01:49Z">
        <w:r>
          <w:rPr>
            <w:rFonts w:hint="eastAsia"/>
            <w:shd w:val="clear" w:color="auto" w:fill="E4E4FF"/>
          </w:rPr>
          <w:t>服务器</w:t>
        </w:r>
      </w:ins>
      <w:ins w:id="2924" w:author="sc" w:date="2018-08-02T20:01:49Z">
        <w:r>
          <w:rPr/>
          <w:tab/>
        </w:r>
      </w:ins>
      <w:ins w:id="2925" w:author="sc" w:date="2018-08-02T20:01:49Z">
        <w:r>
          <w:rPr/>
          <w:fldChar w:fldCharType="begin"/>
        </w:r>
      </w:ins>
      <w:ins w:id="2926" w:author="sc" w:date="2018-08-02T20:01:49Z">
        <w:r>
          <w:rPr/>
          <w:instrText xml:space="preserve"> PAGEREF _Toc1092488307 </w:instrText>
        </w:r>
      </w:ins>
      <w:ins w:id="2927" w:author="sc" w:date="2018-08-02T20:01:49Z">
        <w:r>
          <w:rPr/>
          <w:fldChar w:fldCharType="separate"/>
        </w:r>
      </w:ins>
      <w:ins w:id="2928" w:author="sc" w:date="2018-08-02T20:01:50Z">
        <w:r>
          <w:rPr/>
          <w:t>66</w:t>
        </w:r>
      </w:ins>
      <w:ins w:id="2929" w:author="sc" w:date="2018-08-02T20:01:49Z">
        <w:r>
          <w:rPr/>
          <w:fldChar w:fldCharType="end"/>
        </w:r>
      </w:ins>
      <w:ins w:id="2930" w:author="sc" w:date="2018-08-02T20:01:49Z">
        <w:r>
          <w:rPr>
            <w:rFonts w:ascii="SimSun" w:hAnsi="SimSun"/>
            <w:szCs w:val="36"/>
          </w:rPr>
          <w:fldChar w:fldCharType="end"/>
        </w:r>
      </w:ins>
    </w:p>
    <w:p>
      <w:pPr>
        <w:pStyle w:val="21"/>
        <w:tabs>
          <w:tab w:val="right" w:leader="dot" w:pos="8306"/>
        </w:tabs>
        <w:rPr>
          <w:ins w:id="2931" w:author="sc" w:date="2018-08-02T20:01:49Z"/>
        </w:rPr>
      </w:pPr>
      <w:ins w:id="2932" w:author="sc" w:date="2018-08-02T20:01:49Z">
        <w:r>
          <w:rPr>
            <w:rFonts w:ascii="SimSun" w:hAnsi="SimSun"/>
            <w:szCs w:val="36"/>
          </w:rPr>
          <w:fldChar w:fldCharType="begin"/>
        </w:r>
      </w:ins>
      <w:ins w:id="2933" w:author="sc" w:date="2018-08-02T20:01:49Z">
        <w:r>
          <w:rPr>
            <w:rFonts w:ascii="SimSun" w:hAnsi="SimSun"/>
            <w:szCs w:val="36"/>
          </w:rPr>
          <w:instrText xml:space="preserve"> HYPERLINK \l _Toc1701664303 </w:instrText>
        </w:r>
      </w:ins>
      <w:ins w:id="2934" w:author="sc" w:date="2018-08-02T20:01:49Z">
        <w:r>
          <w:rPr>
            <w:rFonts w:ascii="SimSun" w:hAnsi="SimSun"/>
            <w:szCs w:val="36"/>
          </w:rPr>
          <w:fldChar w:fldCharType="separate"/>
        </w:r>
      </w:ins>
      <w:ins w:id="2935" w:author="sc" w:date="2018-08-02T20:01:49Z">
        <w:r>
          <w:rPr>
            <w:shd w:val="clear" w:fill="E4E4FF"/>
          </w:rPr>
          <w:t xml:space="preserve">15 </w:t>
        </w:r>
      </w:ins>
      <w:ins w:id="2936" w:author="sc" w:date="2018-08-02T20:01:49Z">
        <w:r>
          <w:rPr>
            <w:rFonts w:hint="eastAsia"/>
            <w:shd w:val="clear" w:color="auto" w:fill="E4E4FF"/>
          </w:rPr>
          <w:t>SONAR代码规范解读</w:t>
        </w:r>
      </w:ins>
      <w:ins w:id="2937" w:author="sc" w:date="2018-08-02T20:01:49Z">
        <w:r>
          <w:rPr/>
          <w:tab/>
        </w:r>
      </w:ins>
      <w:ins w:id="2938" w:author="sc" w:date="2018-08-02T20:01:49Z">
        <w:r>
          <w:rPr/>
          <w:fldChar w:fldCharType="begin"/>
        </w:r>
      </w:ins>
      <w:ins w:id="2939" w:author="sc" w:date="2018-08-02T20:01:49Z">
        <w:r>
          <w:rPr/>
          <w:instrText xml:space="preserve"> PAGEREF _Toc1701664303 </w:instrText>
        </w:r>
      </w:ins>
      <w:ins w:id="2940" w:author="sc" w:date="2018-08-02T20:01:49Z">
        <w:r>
          <w:rPr/>
          <w:fldChar w:fldCharType="separate"/>
        </w:r>
      </w:ins>
      <w:ins w:id="2941" w:author="sc" w:date="2018-08-02T20:01:50Z">
        <w:r>
          <w:rPr/>
          <w:t>67</w:t>
        </w:r>
      </w:ins>
      <w:ins w:id="2942" w:author="sc" w:date="2018-08-02T20:01:49Z">
        <w:r>
          <w:rPr/>
          <w:fldChar w:fldCharType="end"/>
        </w:r>
      </w:ins>
      <w:ins w:id="2943" w:author="sc" w:date="2018-08-02T20:01:49Z">
        <w:r>
          <w:rPr>
            <w:rFonts w:ascii="SimSun" w:hAnsi="SimSun"/>
            <w:szCs w:val="36"/>
          </w:rPr>
          <w:fldChar w:fldCharType="end"/>
        </w:r>
      </w:ins>
    </w:p>
    <w:p>
      <w:pPr>
        <w:pStyle w:val="22"/>
        <w:tabs>
          <w:tab w:val="right" w:leader="dot" w:pos="8306"/>
        </w:tabs>
        <w:rPr>
          <w:ins w:id="2944" w:author="sc" w:date="2018-08-02T20:01:49Z"/>
        </w:rPr>
      </w:pPr>
      <w:ins w:id="2945" w:author="sc" w:date="2018-08-02T20:01:49Z">
        <w:r>
          <w:rPr>
            <w:rFonts w:ascii="SimSun" w:hAnsi="SimSun"/>
            <w:szCs w:val="36"/>
          </w:rPr>
          <w:fldChar w:fldCharType="begin"/>
        </w:r>
      </w:ins>
      <w:ins w:id="2946" w:author="sc" w:date="2018-08-02T20:01:49Z">
        <w:r>
          <w:rPr>
            <w:rFonts w:ascii="SimSun" w:hAnsi="SimSun"/>
            <w:szCs w:val="36"/>
          </w:rPr>
          <w:instrText xml:space="preserve"> HYPERLINK \l _Toc107740708 </w:instrText>
        </w:r>
      </w:ins>
      <w:ins w:id="2947" w:author="sc" w:date="2018-08-02T20:01:49Z">
        <w:r>
          <w:rPr>
            <w:rFonts w:ascii="SimSun" w:hAnsi="SimSun"/>
            <w:szCs w:val="36"/>
          </w:rPr>
          <w:fldChar w:fldCharType="separate"/>
        </w:r>
      </w:ins>
      <w:ins w:id="2948" w:author="sc" w:date="2018-08-02T20:01:49Z">
        <w:r>
          <w:rPr/>
          <w:t xml:space="preserve">15.1 </w:t>
        </w:r>
      </w:ins>
      <w:ins w:id="2949" w:author="sc" w:date="2018-08-02T20:01:49Z">
        <w:r>
          <w:rPr>
            <w:rFonts w:hint="eastAsia"/>
          </w:rPr>
          <w:t>流资源打开后必须关闭。防止内存泄露</w:t>
        </w:r>
      </w:ins>
      <w:ins w:id="2950" w:author="sc" w:date="2018-08-02T20:01:49Z">
        <w:r>
          <w:rPr/>
          <w:tab/>
        </w:r>
      </w:ins>
      <w:ins w:id="2951" w:author="sc" w:date="2018-08-02T20:01:49Z">
        <w:r>
          <w:rPr/>
          <w:fldChar w:fldCharType="begin"/>
        </w:r>
      </w:ins>
      <w:ins w:id="2952" w:author="sc" w:date="2018-08-02T20:01:49Z">
        <w:r>
          <w:rPr/>
          <w:instrText xml:space="preserve"> PAGEREF _Toc107740708 </w:instrText>
        </w:r>
      </w:ins>
      <w:ins w:id="2953" w:author="sc" w:date="2018-08-02T20:01:49Z">
        <w:r>
          <w:rPr/>
          <w:fldChar w:fldCharType="separate"/>
        </w:r>
      </w:ins>
      <w:ins w:id="2954" w:author="sc" w:date="2018-08-02T20:01:50Z">
        <w:r>
          <w:rPr/>
          <w:t>67</w:t>
        </w:r>
      </w:ins>
      <w:ins w:id="2955" w:author="sc" w:date="2018-08-02T20:01:49Z">
        <w:r>
          <w:rPr/>
          <w:fldChar w:fldCharType="end"/>
        </w:r>
      </w:ins>
      <w:ins w:id="2956" w:author="sc" w:date="2018-08-02T20:01:49Z">
        <w:r>
          <w:rPr>
            <w:rFonts w:ascii="SimSun" w:hAnsi="SimSun"/>
            <w:szCs w:val="36"/>
          </w:rPr>
          <w:fldChar w:fldCharType="end"/>
        </w:r>
      </w:ins>
    </w:p>
    <w:p>
      <w:pPr>
        <w:pStyle w:val="22"/>
        <w:tabs>
          <w:tab w:val="right" w:leader="dot" w:pos="8306"/>
        </w:tabs>
        <w:rPr>
          <w:ins w:id="2957" w:author="sc" w:date="2018-08-02T20:01:49Z"/>
        </w:rPr>
      </w:pPr>
      <w:ins w:id="2958" w:author="sc" w:date="2018-08-02T20:01:49Z">
        <w:r>
          <w:rPr>
            <w:rFonts w:ascii="SimSun" w:hAnsi="SimSun"/>
            <w:szCs w:val="36"/>
          </w:rPr>
          <w:fldChar w:fldCharType="begin"/>
        </w:r>
      </w:ins>
      <w:ins w:id="2959" w:author="sc" w:date="2018-08-02T20:01:49Z">
        <w:r>
          <w:rPr>
            <w:rFonts w:ascii="SimSun" w:hAnsi="SimSun"/>
            <w:szCs w:val="36"/>
          </w:rPr>
          <w:instrText xml:space="preserve"> HYPERLINK \l _Toc2011762714 </w:instrText>
        </w:r>
      </w:ins>
      <w:ins w:id="2960" w:author="sc" w:date="2018-08-02T20:01:49Z">
        <w:r>
          <w:rPr>
            <w:rFonts w:ascii="SimSun" w:hAnsi="SimSun"/>
            <w:szCs w:val="36"/>
          </w:rPr>
          <w:fldChar w:fldCharType="separate"/>
        </w:r>
      </w:ins>
      <w:ins w:id="2961" w:author="sc" w:date="2018-08-02T20:01:49Z">
        <w:r>
          <w:rPr>
            <w:shd w:val="clear" w:fill="FFFFFF"/>
          </w:rPr>
          <w:t xml:space="preserve">15.2 </w:t>
        </w:r>
      </w:ins>
      <w:ins w:id="2962" w:author="sc" w:date="2018-08-02T20:01:49Z">
        <w:r>
          <w:rPr>
            <w:rFonts w:hint="eastAsia"/>
          </w:rPr>
          <w:t>枚举属性值必须是私有的，且不可变更的</w:t>
        </w:r>
      </w:ins>
      <w:ins w:id="2963" w:author="sc" w:date="2018-08-02T20:01:49Z">
        <w:r>
          <w:rPr/>
          <w:tab/>
        </w:r>
      </w:ins>
      <w:ins w:id="2964" w:author="sc" w:date="2018-08-02T20:01:49Z">
        <w:r>
          <w:rPr/>
          <w:fldChar w:fldCharType="begin"/>
        </w:r>
      </w:ins>
      <w:ins w:id="2965" w:author="sc" w:date="2018-08-02T20:01:49Z">
        <w:r>
          <w:rPr/>
          <w:instrText xml:space="preserve"> PAGEREF _Toc2011762714 </w:instrText>
        </w:r>
      </w:ins>
      <w:ins w:id="2966" w:author="sc" w:date="2018-08-02T20:01:49Z">
        <w:r>
          <w:rPr/>
          <w:fldChar w:fldCharType="separate"/>
        </w:r>
      </w:ins>
      <w:ins w:id="2967" w:author="sc" w:date="2018-08-02T20:01:50Z">
        <w:r>
          <w:rPr/>
          <w:t>68</w:t>
        </w:r>
      </w:ins>
      <w:ins w:id="2968" w:author="sc" w:date="2018-08-02T20:01:49Z">
        <w:r>
          <w:rPr/>
          <w:fldChar w:fldCharType="end"/>
        </w:r>
      </w:ins>
      <w:ins w:id="2969" w:author="sc" w:date="2018-08-02T20:01:49Z">
        <w:r>
          <w:rPr>
            <w:rFonts w:ascii="SimSun" w:hAnsi="SimSun"/>
            <w:szCs w:val="36"/>
          </w:rPr>
          <w:fldChar w:fldCharType="end"/>
        </w:r>
      </w:ins>
    </w:p>
    <w:p>
      <w:pPr>
        <w:pStyle w:val="22"/>
        <w:tabs>
          <w:tab w:val="right" w:leader="dot" w:pos="8306"/>
        </w:tabs>
        <w:rPr>
          <w:ins w:id="2970" w:author="sc" w:date="2018-08-02T20:01:49Z"/>
        </w:rPr>
      </w:pPr>
      <w:ins w:id="2971" w:author="sc" w:date="2018-08-02T20:01:49Z">
        <w:r>
          <w:rPr>
            <w:rFonts w:ascii="SimSun" w:hAnsi="SimSun"/>
            <w:szCs w:val="36"/>
          </w:rPr>
          <w:fldChar w:fldCharType="begin"/>
        </w:r>
      </w:ins>
      <w:ins w:id="2972" w:author="sc" w:date="2018-08-02T20:01:49Z">
        <w:r>
          <w:rPr>
            <w:rFonts w:ascii="SimSun" w:hAnsi="SimSun"/>
            <w:szCs w:val="36"/>
          </w:rPr>
          <w:instrText xml:space="preserve"> HYPERLINK \l _Toc1158996545 </w:instrText>
        </w:r>
      </w:ins>
      <w:ins w:id="2973" w:author="sc" w:date="2018-08-02T20:01:49Z">
        <w:r>
          <w:rPr>
            <w:rFonts w:ascii="SimSun" w:hAnsi="SimSun"/>
            <w:szCs w:val="36"/>
          </w:rPr>
          <w:fldChar w:fldCharType="separate"/>
        </w:r>
      </w:ins>
      <w:ins w:id="2974" w:author="sc" w:date="2018-08-02T20:01:49Z">
        <w:r>
          <w:rPr/>
          <w:t>15.3 死循环</w:t>
        </w:r>
      </w:ins>
      <w:ins w:id="2975" w:author="sc" w:date="2018-08-02T20:01:49Z">
        <w:r>
          <w:rPr>
            <w:rFonts w:hint="eastAsia"/>
          </w:rPr>
          <w:t>，</w:t>
        </w:r>
      </w:ins>
      <w:ins w:id="2976" w:author="sc" w:date="2018-08-02T20:01:49Z">
        <w:r>
          <w:rPr/>
          <w:t>不允许出现</w:t>
        </w:r>
        <w:r>
          <w:rPr/>
          <w:tab/>
        </w:r>
      </w:ins>
      <w:ins w:id="2977" w:author="sc" w:date="2018-08-02T20:01:49Z">
        <w:r>
          <w:rPr/>
          <w:fldChar w:fldCharType="begin"/>
        </w:r>
      </w:ins>
      <w:ins w:id="2978" w:author="sc" w:date="2018-08-02T20:01:49Z">
        <w:r>
          <w:rPr/>
          <w:instrText xml:space="preserve"> PAGEREF _Toc1158996545 </w:instrText>
        </w:r>
      </w:ins>
      <w:ins w:id="2979" w:author="sc" w:date="2018-08-02T20:01:49Z">
        <w:r>
          <w:rPr/>
          <w:fldChar w:fldCharType="separate"/>
        </w:r>
      </w:ins>
      <w:ins w:id="2980" w:author="sc" w:date="2018-08-02T20:01:50Z">
        <w:r>
          <w:rPr/>
          <w:t>68</w:t>
        </w:r>
      </w:ins>
      <w:ins w:id="2981" w:author="sc" w:date="2018-08-02T20:01:49Z">
        <w:r>
          <w:rPr/>
          <w:fldChar w:fldCharType="end"/>
        </w:r>
      </w:ins>
      <w:ins w:id="2982" w:author="sc" w:date="2018-08-02T20:01:49Z">
        <w:r>
          <w:rPr>
            <w:rFonts w:ascii="SimSun" w:hAnsi="SimSun"/>
            <w:szCs w:val="36"/>
          </w:rPr>
          <w:fldChar w:fldCharType="end"/>
        </w:r>
      </w:ins>
    </w:p>
    <w:p>
      <w:pPr>
        <w:pStyle w:val="22"/>
        <w:tabs>
          <w:tab w:val="right" w:leader="dot" w:pos="8306"/>
        </w:tabs>
        <w:rPr>
          <w:ins w:id="2983" w:author="sc" w:date="2018-08-02T20:01:49Z"/>
        </w:rPr>
      </w:pPr>
      <w:ins w:id="2984" w:author="sc" w:date="2018-08-02T20:01:49Z">
        <w:r>
          <w:rPr>
            <w:rFonts w:ascii="SimSun" w:hAnsi="SimSun"/>
            <w:szCs w:val="36"/>
          </w:rPr>
          <w:fldChar w:fldCharType="begin"/>
        </w:r>
      </w:ins>
      <w:ins w:id="2985" w:author="sc" w:date="2018-08-02T20:01:49Z">
        <w:r>
          <w:rPr>
            <w:rFonts w:ascii="SimSun" w:hAnsi="SimSun"/>
            <w:szCs w:val="36"/>
          </w:rPr>
          <w:instrText xml:space="preserve"> HYPERLINK \l _Toc17933742 </w:instrText>
        </w:r>
      </w:ins>
      <w:ins w:id="2986" w:author="sc" w:date="2018-08-02T20:01:49Z">
        <w:r>
          <w:rPr>
            <w:rFonts w:ascii="SimSun" w:hAnsi="SimSun"/>
            <w:szCs w:val="36"/>
          </w:rPr>
          <w:fldChar w:fldCharType="separate"/>
        </w:r>
      </w:ins>
      <w:ins w:id="2987" w:author="sc" w:date="2018-08-02T20:01:49Z">
        <w:r>
          <w:rPr>
            <w:shd w:val="clear" w:fill="FFFFFF"/>
          </w:rPr>
          <w:t xml:space="preserve">15.4 </w:t>
        </w:r>
      </w:ins>
      <w:ins w:id="2988" w:author="sc" w:date="2018-08-02T20:01:49Z">
        <w:r>
          <w:rPr/>
          <w:t>调用</w:t>
        </w:r>
      </w:ins>
      <w:ins w:id="2989" w:author="sc" w:date="2018-08-02T20:01:49Z">
        <w:r>
          <w:rPr>
            <w:rFonts w:hint="eastAsia"/>
          </w:rPr>
          <w:t>re</w:t>
        </w:r>
      </w:ins>
      <w:ins w:id="2990" w:author="sc" w:date="2018-08-02T20:01:49Z">
        <w:r>
          <w:rPr/>
          <w:t>placeAll方法</w:t>
        </w:r>
      </w:ins>
      <w:ins w:id="2991" w:author="sc" w:date="2018-08-02T20:01:49Z">
        <w:r>
          <w:rPr>
            <w:rFonts w:hint="eastAsia"/>
          </w:rPr>
          <w:t xml:space="preserve"> 参数需要注意</w:t>
        </w:r>
      </w:ins>
      <w:ins w:id="2992" w:author="sc" w:date="2018-08-02T20:01:49Z">
        <w:r>
          <w:rPr/>
          <w:tab/>
        </w:r>
      </w:ins>
      <w:ins w:id="2993" w:author="sc" w:date="2018-08-02T20:01:49Z">
        <w:r>
          <w:rPr/>
          <w:fldChar w:fldCharType="begin"/>
        </w:r>
      </w:ins>
      <w:ins w:id="2994" w:author="sc" w:date="2018-08-02T20:01:49Z">
        <w:r>
          <w:rPr/>
          <w:instrText xml:space="preserve"> PAGEREF _Toc17933742 </w:instrText>
        </w:r>
      </w:ins>
      <w:ins w:id="2995" w:author="sc" w:date="2018-08-02T20:01:49Z">
        <w:r>
          <w:rPr/>
          <w:fldChar w:fldCharType="separate"/>
        </w:r>
      </w:ins>
      <w:ins w:id="2996" w:author="sc" w:date="2018-08-02T20:01:50Z">
        <w:r>
          <w:rPr/>
          <w:t>69</w:t>
        </w:r>
      </w:ins>
      <w:ins w:id="2997" w:author="sc" w:date="2018-08-02T20:01:49Z">
        <w:r>
          <w:rPr/>
          <w:fldChar w:fldCharType="end"/>
        </w:r>
      </w:ins>
      <w:ins w:id="2998" w:author="sc" w:date="2018-08-02T20:01:49Z">
        <w:r>
          <w:rPr>
            <w:rFonts w:ascii="SimSun" w:hAnsi="SimSun"/>
            <w:szCs w:val="36"/>
          </w:rPr>
          <w:fldChar w:fldCharType="end"/>
        </w:r>
      </w:ins>
    </w:p>
    <w:p>
      <w:pPr>
        <w:pStyle w:val="22"/>
        <w:tabs>
          <w:tab w:val="right" w:leader="dot" w:pos="8306"/>
        </w:tabs>
        <w:rPr>
          <w:ins w:id="2999" w:author="sc" w:date="2018-08-02T20:01:49Z"/>
        </w:rPr>
      </w:pPr>
      <w:ins w:id="3000" w:author="sc" w:date="2018-08-02T20:01:49Z">
        <w:r>
          <w:rPr>
            <w:rFonts w:ascii="SimSun" w:hAnsi="SimSun"/>
            <w:szCs w:val="36"/>
          </w:rPr>
          <w:fldChar w:fldCharType="begin"/>
        </w:r>
      </w:ins>
      <w:ins w:id="3001" w:author="sc" w:date="2018-08-02T20:01:49Z">
        <w:r>
          <w:rPr>
            <w:rFonts w:ascii="SimSun" w:hAnsi="SimSun"/>
            <w:szCs w:val="36"/>
          </w:rPr>
          <w:instrText xml:space="preserve"> HYPERLINK \l _Toc1617692887 </w:instrText>
        </w:r>
      </w:ins>
      <w:ins w:id="3002" w:author="sc" w:date="2018-08-02T20:01:49Z">
        <w:r>
          <w:rPr>
            <w:rFonts w:ascii="SimSun" w:hAnsi="SimSun"/>
            <w:szCs w:val="36"/>
          </w:rPr>
          <w:fldChar w:fldCharType="separate"/>
        </w:r>
      </w:ins>
      <w:ins w:id="3003" w:author="sc" w:date="2018-08-02T20:01:49Z">
        <w:r>
          <w:rPr/>
          <w:t>15.5 线程遇到异常</w:t>
        </w:r>
      </w:ins>
      <w:ins w:id="3004" w:author="sc" w:date="2018-08-02T20:01:49Z">
        <w:r>
          <w:rPr>
            <w:rFonts w:hint="eastAsia"/>
          </w:rPr>
          <w:t>，</w:t>
        </w:r>
      </w:ins>
      <w:ins w:id="3005" w:author="sc" w:date="2018-08-02T20:01:49Z">
        <w:r>
          <w:rPr/>
          <w:t>必须抛出异常或者终止线程</w:t>
        </w:r>
        <w:r>
          <w:rPr/>
          <w:tab/>
        </w:r>
      </w:ins>
      <w:ins w:id="3006" w:author="sc" w:date="2018-08-02T20:01:49Z">
        <w:r>
          <w:rPr/>
          <w:fldChar w:fldCharType="begin"/>
        </w:r>
      </w:ins>
      <w:ins w:id="3007" w:author="sc" w:date="2018-08-02T20:01:49Z">
        <w:r>
          <w:rPr/>
          <w:instrText xml:space="preserve"> PAGEREF _Toc1617692887 </w:instrText>
        </w:r>
      </w:ins>
      <w:ins w:id="3008" w:author="sc" w:date="2018-08-02T20:01:49Z">
        <w:r>
          <w:rPr/>
          <w:fldChar w:fldCharType="separate"/>
        </w:r>
      </w:ins>
      <w:ins w:id="3009" w:author="sc" w:date="2018-08-02T20:01:50Z">
        <w:r>
          <w:rPr/>
          <w:t>70</w:t>
        </w:r>
      </w:ins>
      <w:ins w:id="3010" w:author="sc" w:date="2018-08-02T20:01:49Z">
        <w:r>
          <w:rPr/>
          <w:fldChar w:fldCharType="end"/>
        </w:r>
      </w:ins>
      <w:ins w:id="3011" w:author="sc" w:date="2018-08-02T20:01:49Z">
        <w:r>
          <w:rPr>
            <w:rFonts w:ascii="SimSun" w:hAnsi="SimSun"/>
            <w:szCs w:val="36"/>
          </w:rPr>
          <w:fldChar w:fldCharType="end"/>
        </w:r>
      </w:ins>
    </w:p>
    <w:p>
      <w:pPr>
        <w:pStyle w:val="22"/>
        <w:tabs>
          <w:tab w:val="right" w:leader="dot" w:pos="8306"/>
        </w:tabs>
        <w:rPr>
          <w:ins w:id="3012" w:author="sc" w:date="2018-08-02T20:01:49Z"/>
        </w:rPr>
      </w:pPr>
      <w:ins w:id="3013" w:author="sc" w:date="2018-08-02T20:01:49Z">
        <w:r>
          <w:rPr>
            <w:rFonts w:ascii="SimSun" w:hAnsi="SimSun"/>
            <w:szCs w:val="36"/>
          </w:rPr>
          <w:fldChar w:fldCharType="begin"/>
        </w:r>
      </w:ins>
      <w:ins w:id="3014" w:author="sc" w:date="2018-08-02T20:01:49Z">
        <w:r>
          <w:rPr>
            <w:rFonts w:ascii="SimSun" w:hAnsi="SimSun"/>
            <w:szCs w:val="36"/>
          </w:rPr>
          <w:instrText xml:space="preserve"> HYPERLINK \l _Toc981259193 </w:instrText>
        </w:r>
      </w:ins>
      <w:ins w:id="3015" w:author="sc" w:date="2018-08-02T20:01:49Z">
        <w:r>
          <w:rPr>
            <w:rFonts w:ascii="SimSun" w:hAnsi="SimSun"/>
            <w:szCs w:val="36"/>
          </w:rPr>
          <w:fldChar w:fldCharType="separate"/>
        </w:r>
      </w:ins>
      <w:ins w:id="3016" w:author="sc" w:date="2018-08-02T20:01:49Z">
        <w:r>
          <w:rPr/>
          <w:t xml:space="preserve">15.6 </w:t>
        </w:r>
      </w:ins>
      <w:ins w:id="3017" w:author="sc" w:date="2018-08-02T20:01:49Z">
        <w:r>
          <w:rPr>
            <w:rFonts w:hint="eastAsia"/>
          </w:rPr>
          <w:t>不能使用MD5 和 SHA-1</w:t>
        </w:r>
      </w:ins>
      <w:ins w:id="3018" w:author="sc" w:date="2018-08-02T20:01:49Z">
        <w:r>
          <w:rPr/>
          <w:t xml:space="preserve"> ,因为已经变的不安全了</w:t>
        </w:r>
        <w:r>
          <w:rPr/>
          <w:tab/>
        </w:r>
      </w:ins>
      <w:ins w:id="3019" w:author="sc" w:date="2018-08-02T20:01:49Z">
        <w:r>
          <w:rPr/>
          <w:fldChar w:fldCharType="begin"/>
        </w:r>
      </w:ins>
      <w:ins w:id="3020" w:author="sc" w:date="2018-08-02T20:01:49Z">
        <w:r>
          <w:rPr/>
          <w:instrText xml:space="preserve"> PAGEREF _Toc981259193 </w:instrText>
        </w:r>
      </w:ins>
      <w:ins w:id="3021" w:author="sc" w:date="2018-08-02T20:01:49Z">
        <w:r>
          <w:rPr/>
          <w:fldChar w:fldCharType="separate"/>
        </w:r>
      </w:ins>
      <w:ins w:id="3022" w:author="sc" w:date="2018-08-02T20:01:50Z">
        <w:r>
          <w:rPr/>
          <w:t>71</w:t>
        </w:r>
      </w:ins>
      <w:ins w:id="3023" w:author="sc" w:date="2018-08-02T20:01:49Z">
        <w:r>
          <w:rPr/>
          <w:fldChar w:fldCharType="end"/>
        </w:r>
      </w:ins>
      <w:ins w:id="3024" w:author="sc" w:date="2018-08-02T20:01:49Z">
        <w:r>
          <w:rPr>
            <w:rFonts w:ascii="SimSun" w:hAnsi="SimSun"/>
            <w:szCs w:val="36"/>
          </w:rPr>
          <w:fldChar w:fldCharType="end"/>
        </w:r>
      </w:ins>
    </w:p>
    <w:p>
      <w:pPr>
        <w:pStyle w:val="22"/>
        <w:tabs>
          <w:tab w:val="right" w:leader="dot" w:pos="8306"/>
        </w:tabs>
        <w:rPr>
          <w:ins w:id="3025" w:author="sc" w:date="2018-08-02T20:01:49Z"/>
        </w:rPr>
      </w:pPr>
      <w:ins w:id="3026" w:author="sc" w:date="2018-08-02T20:01:49Z">
        <w:r>
          <w:rPr>
            <w:rFonts w:ascii="SimSun" w:hAnsi="SimSun"/>
            <w:szCs w:val="36"/>
          </w:rPr>
          <w:fldChar w:fldCharType="begin"/>
        </w:r>
      </w:ins>
      <w:ins w:id="3027" w:author="sc" w:date="2018-08-02T20:01:49Z">
        <w:r>
          <w:rPr>
            <w:rFonts w:ascii="SimSun" w:hAnsi="SimSun"/>
            <w:szCs w:val="36"/>
          </w:rPr>
          <w:instrText xml:space="preserve"> HYPERLINK \l _Toc774989312 </w:instrText>
        </w:r>
      </w:ins>
      <w:ins w:id="3028" w:author="sc" w:date="2018-08-02T20:01:49Z">
        <w:r>
          <w:rPr>
            <w:rFonts w:ascii="SimSun" w:hAnsi="SimSun"/>
            <w:szCs w:val="36"/>
          </w:rPr>
          <w:fldChar w:fldCharType="separate"/>
        </w:r>
      </w:ins>
      <w:ins w:id="3029" w:author="sc" w:date="2018-08-02T20:01:49Z">
        <w:r>
          <w:rPr>
            <w:shd w:val="clear" w:fill="FFFFFF"/>
          </w:rPr>
          <w:t xml:space="preserve">15.7 </w:t>
        </w:r>
      </w:ins>
      <w:ins w:id="3030" w:author="sc" w:date="2018-08-02T20:01:49Z">
        <w:r>
          <w:rPr/>
          <w:t>代码里面创建的对象</w:t>
        </w:r>
      </w:ins>
      <w:ins w:id="3031" w:author="sc" w:date="2018-08-02T20:01:49Z">
        <w:r>
          <w:rPr>
            <w:rFonts w:hint="eastAsia"/>
          </w:rPr>
          <w:t>，</w:t>
        </w:r>
      </w:ins>
      <w:ins w:id="3032" w:author="sc" w:date="2018-08-02T20:01:49Z">
        <w:r>
          <w:rPr/>
          <w:t>都应该被使用</w:t>
        </w:r>
        <w:r>
          <w:rPr/>
          <w:tab/>
        </w:r>
      </w:ins>
      <w:ins w:id="3033" w:author="sc" w:date="2018-08-02T20:01:49Z">
        <w:r>
          <w:rPr/>
          <w:fldChar w:fldCharType="begin"/>
        </w:r>
      </w:ins>
      <w:ins w:id="3034" w:author="sc" w:date="2018-08-02T20:01:49Z">
        <w:r>
          <w:rPr/>
          <w:instrText xml:space="preserve"> PAGEREF _Toc774989312 </w:instrText>
        </w:r>
      </w:ins>
      <w:ins w:id="3035" w:author="sc" w:date="2018-08-02T20:01:49Z">
        <w:r>
          <w:rPr/>
          <w:fldChar w:fldCharType="separate"/>
        </w:r>
      </w:ins>
      <w:ins w:id="3036" w:author="sc" w:date="2018-08-02T20:01:50Z">
        <w:r>
          <w:rPr/>
          <w:t>71</w:t>
        </w:r>
      </w:ins>
      <w:ins w:id="3037" w:author="sc" w:date="2018-08-02T20:01:49Z">
        <w:r>
          <w:rPr/>
          <w:fldChar w:fldCharType="end"/>
        </w:r>
      </w:ins>
      <w:ins w:id="3038" w:author="sc" w:date="2018-08-02T20:01:49Z">
        <w:r>
          <w:rPr>
            <w:rFonts w:ascii="SimSun" w:hAnsi="SimSun"/>
            <w:szCs w:val="36"/>
          </w:rPr>
          <w:fldChar w:fldCharType="end"/>
        </w:r>
      </w:ins>
    </w:p>
    <w:p>
      <w:pPr>
        <w:pStyle w:val="22"/>
        <w:tabs>
          <w:tab w:val="right" w:leader="dot" w:pos="8306"/>
        </w:tabs>
        <w:rPr>
          <w:ins w:id="3039" w:author="sc" w:date="2018-08-02T20:01:49Z"/>
        </w:rPr>
      </w:pPr>
      <w:ins w:id="3040" w:author="sc" w:date="2018-08-02T20:01:49Z">
        <w:r>
          <w:rPr>
            <w:rFonts w:ascii="SimSun" w:hAnsi="SimSun"/>
            <w:szCs w:val="36"/>
          </w:rPr>
          <w:fldChar w:fldCharType="begin"/>
        </w:r>
      </w:ins>
      <w:ins w:id="3041" w:author="sc" w:date="2018-08-02T20:01:49Z">
        <w:r>
          <w:rPr>
            <w:rFonts w:ascii="SimSun" w:hAnsi="SimSun"/>
            <w:szCs w:val="36"/>
          </w:rPr>
          <w:instrText xml:space="preserve"> HYPERLINK \l _Toc1863853082 </w:instrText>
        </w:r>
      </w:ins>
      <w:ins w:id="3042" w:author="sc" w:date="2018-08-02T20:01:49Z">
        <w:r>
          <w:rPr>
            <w:rFonts w:ascii="SimSun" w:hAnsi="SimSun"/>
            <w:szCs w:val="36"/>
          </w:rPr>
          <w:fldChar w:fldCharType="separate"/>
        </w:r>
      </w:ins>
      <w:ins w:id="3043" w:author="sc" w:date="2018-08-02T20:01:49Z">
        <w:r>
          <w:rPr/>
          <w:t xml:space="preserve">15.8 </w:t>
        </w:r>
      </w:ins>
      <w:ins w:id="3044" w:author="sc" w:date="2018-08-02T20:01:49Z">
        <w:r>
          <w:rPr>
            <w:rFonts w:hint="eastAsia"/>
          </w:rPr>
          <w:t>序列化接口的子类和非序列化父类</w:t>
        </w:r>
      </w:ins>
      <w:ins w:id="3045" w:author="sc" w:date="2018-08-02T20:01:49Z">
        <w:r>
          <w:rPr/>
          <w:tab/>
        </w:r>
      </w:ins>
      <w:ins w:id="3046" w:author="sc" w:date="2018-08-02T20:01:49Z">
        <w:r>
          <w:rPr/>
          <w:fldChar w:fldCharType="begin"/>
        </w:r>
      </w:ins>
      <w:ins w:id="3047" w:author="sc" w:date="2018-08-02T20:01:49Z">
        <w:r>
          <w:rPr/>
          <w:instrText xml:space="preserve"> PAGEREF _Toc1863853082 </w:instrText>
        </w:r>
      </w:ins>
      <w:ins w:id="3048" w:author="sc" w:date="2018-08-02T20:01:49Z">
        <w:r>
          <w:rPr/>
          <w:fldChar w:fldCharType="separate"/>
        </w:r>
      </w:ins>
      <w:ins w:id="3049" w:author="sc" w:date="2018-08-02T20:01:50Z">
        <w:r>
          <w:rPr/>
          <w:t>71</w:t>
        </w:r>
      </w:ins>
      <w:ins w:id="3050" w:author="sc" w:date="2018-08-02T20:01:49Z">
        <w:r>
          <w:rPr/>
          <w:fldChar w:fldCharType="end"/>
        </w:r>
      </w:ins>
      <w:ins w:id="3051" w:author="sc" w:date="2018-08-02T20:01:49Z">
        <w:r>
          <w:rPr>
            <w:rFonts w:ascii="SimSun" w:hAnsi="SimSun"/>
            <w:szCs w:val="36"/>
          </w:rPr>
          <w:fldChar w:fldCharType="end"/>
        </w:r>
      </w:ins>
    </w:p>
    <w:p>
      <w:pPr>
        <w:pStyle w:val="22"/>
        <w:tabs>
          <w:tab w:val="right" w:leader="dot" w:pos="8306"/>
        </w:tabs>
        <w:rPr>
          <w:ins w:id="3052" w:author="sc" w:date="2018-08-02T20:01:49Z"/>
        </w:rPr>
      </w:pPr>
      <w:ins w:id="3053" w:author="sc" w:date="2018-08-02T20:01:49Z">
        <w:r>
          <w:rPr>
            <w:rFonts w:ascii="SimSun" w:hAnsi="SimSun"/>
            <w:szCs w:val="36"/>
          </w:rPr>
          <w:fldChar w:fldCharType="begin"/>
        </w:r>
      </w:ins>
      <w:ins w:id="3054" w:author="sc" w:date="2018-08-02T20:01:49Z">
        <w:r>
          <w:rPr>
            <w:rFonts w:ascii="SimSun" w:hAnsi="SimSun"/>
            <w:szCs w:val="36"/>
          </w:rPr>
          <w:instrText xml:space="preserve"> HYPERLINK \l _Toc1002695731 </w:instrText>
        </w:r>
      </w:ins>
      <w:ins w:id="3055" w:author="sc" w:date="2018-08-02T20:01:49Z">
        <w:r>
          <w:rPr>
            <w:rFonts w:ascii="SimSun" w:hAnsi="SimSun"/>
            <w:szCs w:val="36"/>
          </w:rPr>
          <w:fldChar w:fldCharType="separate"/>
        </w:r>
      </w:ins>
      <w:ins w:id="3056" w:author="sc" w:date="2018-08-02T20:01:49Z">
        <w:r>
          <w:rPr>
            <w:shd w:val="clear" w:fill="FFFFFF"/>
          </w:rPr>
          <w:t xml:space="preserve">15.9 </w:t>
        </w:r>
      </w:ins>
      <w:ins w:id="3057" w:author="sc" w:date="2018-08-02T20:01:49Z">
        <w:r>
          <w:rPr>
            <w:shd w:val="clear" w:color="auto" w:fill="FFFFFF"/>
          </w:rPr>
          <w:t>Session中的数据必须验证</w:t>
        </w:r>
      </w:ins>
      <w:ins w:id="3058" w:author="sc" w:date="2018-08-02T20:01:49Z">
        <w:r>
          <w:rPr/>
          <w:tab/>
        </w:r>
      </w:ins>
      <w:ins w:id="3059" w:author="sc" w:date="2018-08-02T20:01:49Z">
        <w:r>
          <w:rPr/>
          <w:fldChar w:fldCharType="begin"/>
        </w:r>
      </w:ins>
      <w:ins w:id="3060" w:author="sc" w:date="2018-08-02T20:01:49Z">
        <w:r>
          <w:rPr/>
          <w:instrText xml:space="preserve"> PAGEREF _Toc1002695731 </w:instrText>
        </w:r>
      </w:ins>
      <w:ins w:id="3061" w:author="sc" w:date="2018-08-02T20:01:49Z">
        <w:r>
          <w:rPr/>
          <w:fldChar w:fldCharType="separate"/>
        </w:r>
      </w:ins>
      <w:ins w:id="3062" w:author="sc" w:date="2018-08-02T20:01:50Z">
        <w:r>
          <w:rPr/>
          <w:t>72</w:t>
        </w:r>
      </w:ins>
      <w:ins w:id="3063" w:author="sc" w:date="2018-08-02T20:01:49Z">
        <w:r>
          <w:rPr/>
          <w:fldChar w:fldCharType="end"/>
        </w:r>
      </w:ins>
      <w:ins w:id="3064" w:author="sc" w:date="2018-08-02T20:01:49Z">
        <w:r>
          <w:rPr>
            <w:rFonts w:ascii="SimSun" w:hAnsi="SimSun"/>
            <w:szCs w:val="36"/>
          </w:rPr>
          <w:fldChar w:fldCharType="end"/>
        </w:r>
      </w:ins>
    </w:p>
    <w:p>
      <w:pPr>
        <w:pStyle w:val="22"/>
        <w:tabs>
          <w:tab w:val="right" w:leader="dot" w:pos="8306"/>
        </w:tabs>
        <w:rPr>
          <w:ins w:id="3065" w:author="sc" w:date="2018-08-02T20:01:49Z"/>
        </w:rPr>
      </w:pPr>
      <w:ins w:id="3066" w:author="sc" w:date="2018-08-02T20:01:49Z">
        <w:r>
          <w:rPr>
            <w:rFonts w:ascii="SimSun" w:hAnsi="SimSun"/>
            <w:szCs w:val="36"/>
          </w:rPr>
          <w:fldChar w:fldCharType="begin"/>
        </w:r>
      </w:ins>
      <w:ins w:id="3067" w:author="sc" w:date="2018-08-02T20:01:49Z">
        <w:r>
          <w:rPr>
            <w:rFonts w:ascii="SimSun" w:hAnsi="SimSun"/>
            <w:szCs w:val="36"/>
          </w:rPr>
          <w:instrText xml:space="preserve"> HYPERLINK \l _Toc1479352798 </w:instrText>
        </w:r>
      </w:ins>
      <w:ins w:id="3068" w:author="sc" w:date="2018-08-02T20:01:49Z">
        <w:r>
          <w:rPr>
            <w:rFonts w:ascii="SimSun" w:hAnsi="SimSun"/>
            <w:szCs w:val="36"/>
          </w:rPr>
          <w:fldChar w:fldCharType="separate"/>
        </w:r>
      </w:ins>
      <w:ins w:id="3069" w:author="sc" w:date="2018-08-02T20:01:49Z">
        <w:r>
          <w:rPr>
            <w:shd w:val="clear" w:fill="FFFFFF"/>
          </w:rPr>
          <w:t xml:space="preserve">15.10 </w:t>
        </w:r>
      </w:ins>
      <w:ins w:id="3070" w:author="sc" w:date="2018-08-02T20:01:49Z">
        <w:r>
          <w:rPr>
            <w:shd w:val="clear" w:color="auto" w:fill="FFFFFF"/>
          </w:rPr>
          <w:t>不应该存在无意义的逻辑表达式</w:t>
        </w:r>
      </w:ins>
      <w:ins w:id="3071" w:author="sc" w:date="2018-08-02T20:01:49Z">
        <w:r>
          <w:rPr/>
          <w:tab/>
        </w:r>
      </w:ins>
      <w:ins w:id="3072" w:author="sc" w:date="2018-08-02T20:01:49Z">
        <w:r>
          <w:rPr/>
          <w:fldChar w:fldCharType="begin"/>
        </w:r>
      </w:ins>
      <w:ins w:id="3073" w:author="sc" w:date="2018-08-02T20:01:49Z">
        <w:r>
          <w:rPr/>
          <w:instrText xml:space="preserve"> PAGEREF _Toc1479352798 </w:instrText>
        </w:r>
      </w:ins>
      <w:ins w:id="3074" w:author="sc" w:date="2018-08-02T20:01:49Z">
        <w:r>
          <w:rPr/>
          <w:fldChar w:fldCharType="separate"/>
        </w:r>
      </w:ins>
      <w:ins w:id="3075" w:author="sc" w:date="2018-08-02T20:01:50Z">
        <w:r>
          <w:rPr/>
          <w:t>72</w:t>
        </w:r>
      </w:ins>
      <w:ins w:id="3076" w:author="sc" w:date="2018-08-02T20:01:49Z">
        <w:r>
          <w:rPr/>
          <w:fldChar w:fldCharType="end"/>
        </w:r>
      </w:ins>
      <w:ins w:id="3077" w:author="sc" w:date="2018-08-02T20:01:49Z">
        <w:r>
          <w:rPr>
            <w:rFonts w:ascii="SimSun" w:hAnsi="SimSun"/>
            <w:szCs w:val="36"/>
          </w:rPr>
          <w:fldChar w:fldCharType="end"/>
        </w:r>
      </w:ins>
    </w:p>
    <w:p>
      <w:pPr>
        <w:pStyle w:val="22"/>
        <w:tabs>
          <w:tab w:val="right" w:leader="dot" w:pos="8306"/>
        </w:tabs>
        <w:rPr>
          <w:ins w:id="3078" w:author="sc" w:date="2018-08-02T20:01:49Z"/>
        </w:rPr>
      </w:pPr>
      <w:ins w:id="3079" w:author="sc" w:date="2018-08-02T20:01:49Z">
        <w:r>
          <w:rPr>
            <w:rFonts w:ascii="SimSun" w:hAnsi="SimSun"/>
            <w:szCs w:val="36"/>
          </w:rPr>
          <w:fldChar w:fldCharType="begin"/>
        </w:r>
      </w:ins>
      <w:ins w:id="3080" w:author="sc" w:date="2018-08-02T20:01:49Z">
        <w:r>
          <w:rPr>
            <w:rFonts w:ascii="SimSun" w:hAnsi="SimSun"/>
            <w:szCs w:val="36"/>
          </w:rPr>
          <w:instrText xml:space="preserve"> HYPERLINK \l _Toc20077066 </w:instrText>
        </w:r>
      </w:ins>
      <w:ins w:id="3081" w:author="sc" w:date="2018-08-02T20:01:49Z">
        <w:r>
          <w:rPr>
            <w:rFonts w:ascii="SimSun" w:hAnsi="SimSun"/>
            <w:szCs w:val="36"/>
          </w:rPr>
          <w:fldChar w:fldCharType="separate"/>
        </w:r>
      </w:ins>
      <w:ins w:id="3082" w:author="sc" w:date="2018-08-02T20:01:49Z">
        <w:r>
          <w:rPr>
            <w:shd w:val="clear" w:fill="FFFFFF"/>
          </w:rPr>
          <w:t xml:space="preserve">15.11 </w:t>
        </w:r>
      </w:ins>
      <w:ins w:id="3083" w:author="sc" w:date="2018-08-02T20:01:49Z">
        <w:r>
          <w:rPr>
            <w:rFonts w:hint="eastAsia"/>
          </w:rPr>
          <w:t>布尔判断时使用短路逻辑</w:t>
        </w:r>
      </w:ins>
      <w:ins w:id="3084" w:author="sc" w:date="2018-08-02T20:01:49Z">
        <w:r>
          <w:rPr/>
          <w:tab/>
        </w:r>
      </w:ins>
      <w:ins w:id="3085" w:author="sc" w:date="2018-08-02T20:01:49Z">
        <w:r>
          <w:rPr/>
          <w:fldChar w:fldCharType="begin"/>
        </w:r>
      </w:ins>
      <w:ins w:id="3086" w:author="sc" w:date="2018-08-02T20:01:49Z">
        <w:r>
          <w:rPr/>
          <w:instrText xml:space="preserve"> PAGEREF _Toc20077066 </w:instrText>
        </w:r>
      </w:ins>
      <w:ins w:id="3087" w:author="sc" w:date="2018-08-02T20:01:49Z">
        <w:r>
          <w:rPr/>
          <w:fldChar w:fldCharType="separate"/>
        </w:r>
      </w:ins>
      <w:ins w:id="3088" w:author="sc" w:date="2018-08-02T20:01:50Z">
        <w:r>
          <w:rPr/>
          <w:t>73</w:t>
        </w:r>
      </w:ins>
      <w:ins w:id="3089" w:author="sc" w:date="2018-08-02T20:01:49Z">
        <w:r>
          <w:rPr/>
          <w:fldChar w:fldCharType="end"/>
        </w:r>
      </w:ins>
      <w:ins w:id="3090" w:author="sc" w:date="2018-08-02T20:01:49Z">
        <w:r>
          <w:rPr>
            <w:rFonts w:ascii="SimSun" w:hAnsi="SimSun"/>
            <w:szCs w:val="36"/>
          </w:rPr>
          <w:fldChar w:fldCharType="end"/>
        </w:r>
      </w:ins>
    </w:p>
    <w:p>
      <w:pPr>
        <w:pStyle w:val="22"/>
        <w:tabs>
          <w:tab w:val="right" w:leader="dot" w:pos="8306"/>
        </w:tabs>
        <w:rPr>
          <w:ins w:id="3091" w:author="sc" w:date="2018-08-02T20:01:49Z"/>
        </w:rPr>
      </w:pPr>
      <w:ins w:id="3092" w:author="sc" w:date="2018-08-02T20:01:49Z">
        <w:r>
          <w:rPr>
            <w:rFonts w:ascii="SimSun" w:hAnsi="SimSun"/>
            <w:szCs w:val="36"/>
          </w:rPr>
          <w:fldChar w:fldCharType="begin"/>
        </w:r>
      </w:ins>
      <w:ins w:id="3093" w:author="sc" w:date="2018-08-02T20:01:49Z">
        <w:r>
          <w:rPr>
            <w:rFonts w:ascii="SimSun" w:hAnsi="SimSun"/>
            <w:szCs w:val="36"/>
          </w:rPr>
          <w:instrText xml:space="preserve"> HYPERLINK \l _Toc178585124 </w:instrText>
        </w:r>
      </w:ins>
      <w:ins w:id="3094" w:author="sc" w:date="2018-08-02T20:01:49Z">
        <w:r>
          <w:rPr>
            <w:rFonts w:ascii="SimSun" w:hAnsi="SimSun"/>
            <w:szCs w:val="36"/>
          </w:rPr>
          <w:fldChar w:fldCharType="separate"/>
        </w:r>
      </w:ins>
      <w:ins w:id="3095" w:author="sc" w:date="2018-08-02T20:01:49Z">
        <w:r>
          <w:rPr>
            <w:shd w:val="clear" w:fill="FFFFFF"/>
          </w:rPr>
          <w:t xml:space="preserve">15.12 </w:t>
        </w:r>
      </w:ins>
      <w:ins w:id="3096" w:author="sc" w:date="2018-08-02T20:01:49Z">
        <w:r>
          <w:rPr>
            <w:shd w:val="clear" w:color="auto" w:fill="FFFFFF"/>
          </w:rPr>
          <w:t>数组无意义的包含判断</w:t>
        </w:r>
      </w:ins>
      <w:ins w:id="3097" w:author="sc" w:date="2018-08-02T20:01:49Z">
        <w:r>
          <w:rPr/>
          <w:tab/>
        </w:r>
      </w:ins>
      <w:ins w:id="3098" w:author="sc" w:date="2018-08-02T20:01:49Z">
        <w:r>
          <w:rPr/>
          <w:fldChar w:fldCharType="begin"/>
        </w:r>
      </w:ins>
      <w:ins w:id="3099" w:author="sc" w:date="2018-08-02T20:01:49Z">
        <w:r>
          <w:rPr/>
          <w:instrText xml:space="preserve"> PAGEREF _Toc178585124 </w:instrText>
        </w:r>
      </w:ins>
      <w:ins w:id="3100" w:author="sc" w:date="2018-08-02T20:01:49Z">
        <w:r>
          <w:rPr/>
          <w:fldChar w:fldCharType="separate"/>
        </w:r>
      </w:ins>
      <w:ins w:id="3101" w:author="sc" w:date="2018-08-02T20:01:50Z">
        <w:r>
          <w:rPr/>
          <w:t>73</w:t>
        </w:r>
      </w:ins>
      <w:ins w:id="3102" w:author="sc" w:date="2018-08-02T20:01:49Z">
        <w:r>
          <w:rPr/>
          <w:fldChar w:fldCharType="end"/>
        </w:r>
      </w:ins>
      <w:ins w:id="3103" w:author="sc" w:date="2018-08-02T20:01:49Z">
        <w:r>
          <w:rPr>
            <w:rFonts w:ascii="SimSun" w:hAnsi="SimSun"/>
            <w:szCs w:val="36"/>
          </w:rPr>
          <w:fldChar w:fldCharType="end"/>
        </w:r>
      </w:ins>
    </w:p>
    <w:p>
      <w:pPr>
        <w:pStyle w:val="22"/>
        <w:tabs>
          <w:tab w:val="right" w:leader="dot" w:pos="8306"/>
        </w:tabs>
        <w:rPr>
          <w:ins w:id="3104" w:author="sc" w:date="2018-08-02T20:01:49Z"/>
        </w:rPr>
      </w:pPr>
      <w:ins w:id="3105" w:author="sc" w:date="2018-08-02T20:01:49Z">
        <w:r>
          <w:rPr>
            <w:rFonts w:ascii="SimSun" w:hAnsi="SimSun"/>
            <w:szCs w:val="36"/>
          </w:rPr>
          <w:fldChar w:fldCharType="begin"/>
        </w:r>
      </w:ins>
      <w:ins w:id="3106" w:author="sc" w:date="2018-08-02T20:01:49Z">
        <w:r>
          <w:rPr>
            <w:rFonts w:ascii="SimSun" w:hAnsi="SimSun"/>
            <w:szCs w:val="36"/>
          </w:rPr>
          <w:instrText xml:space="preserve"> HYPERLINK \l _Toc676414594 </w:instrText>
        </w:r>
      </w:ins>
      <w:ins w:id="3107" w:author="sc" w:date="2018-08-02T20:01:49Z">
        <w:r>
          <w:rPr>
            <w:rFonts w:ascii="SimSun" w:hAnsi="SimSun"/>
            <w:szCs w:val="36"/>
          </w:rPr>
          <w:fldChar w:fldCharType="separate"/>
        </w:r>
      </w:ins>
      <w:ins w:id="3108" w:author="sc" w:date="2018-08-02T20:01:49Z">
        <w:r>
          <w:rPr/>
          <w:t>15.13 单精度浮点型运算</w:t>
        </w:r>
      </w:ins>
      <w:ins w:id="3109" w:author="sc" w:date="2018-08-02T20:01:49Z">
        <w:r>
          <w:rPr>
            <w:rFonts w:hint="eastAsia"/>
          </w:rPr>
          <w:t>规则</w:t>
        </w:r>
      </w:ins>
      <w:ins w:id="3110" w:author="sc" w:date="2018-08-02T20:01:49Z">
        <w:r>
          <w:rPr/>
          <w:tab/>
        </w:r>
      </w:ins>
      <w:ins w:id="3111" w:author="sc" w:date="2018-08-02T20:01:49Z">
        <w:r>
          <w:rPr/>
          <w:fldChar w:fldCharType="begin"/>
        </w:r>
      </w:ins>
      <w:ins w:id="3112" w:author="sc" w:date="2018-08-02T20:01:49Z">
        <w:r>
          <w:rPr/>
          <w:instrText xml:space="preserve"> PAGEREF _Toc676414594 </w:instrText>
        </w:r>
      </w:ins>
      <w:ins w:id="3113" w:author="sc" w:date="2018-08-02T20:01:49Z">
        <w:r>
          <w:rPr/>
          <w:fldChar w:fldCharType="separate"/>
        </w:r>
      </w:ins>
      <w:ins w:id="3114" w:author="sc" w:date="2018-08-02T20:01:50Z">
        <w:r>
          <w:rPr/>
          <w:t>74</w:t>
        </w:r>
      </w:ins>
      <w:ins w:id="3115" w:author="sc" w:date="2018-08-02T20:01:49Z">
        <w:r>
          <w:rPr/>
          <w:fldChar w:fldCharType="end"/>
        </w:r>
      </w:ins>
      <w:ins w:id="3116" w:author="sc" w:date="2018-08-02T20:01:49Z">
        <w:r>
          <w:rPr>
            <w:rFonts w:ascii="SimSun" w:hAnsi="SimSun"/>
            <w:szCs w:val="36"/>
          </w:rPr>
          <w:fldChar w:fldCharType="end"/>
        </w:r>
      </w:ins>
    </w:p>
    <w:p>
      <w:pPr>
        <w:pStyle w:val="22"/>
        <w:tabs>
          <w:tab w:val="right" w:leader="dot" w:pos="8306"/>
        </w:tabs>
        <w:rPr>
          <w:ins w:id="3117" w:author="sc" w:date="2018-08-02T20:01:49Z"/>
        </w:rPr>
      </w:pPr>
      <w:ins w:id="3118" w:author="sc" w:date="2018-08-02T20:01:49Z">
        <w:r>
          <w:rPr>
            <w:rFonts w:ascii="SimSun" w:hAnsi="SimSun"/>
            <w:szCs w:val="36"/>
          </w:rPr>
          <w:fldChar w:fldCharType="begin"/>
        </w:r>
      </w:ins>
      <w:ins w:id="3119" w:author="sc" w:date="2018-08-02T20:01:49Z">
        <w:r>
          <w:rPr>
            <w:rFonts w:ascii="SimSun" w:hAnsi="SimSun"/>
            <w:szCs w:val="36"/>
          </w:rPr>
          <w:instrText xml:space="preserve"> HYPERLINK \l _Toc1519907852 </w:instrText>
        </w:r>
      </w:ins>
      <w:ins w:id="3120" w:author="sc" w:date="2018-08-02T20:01:49Z">
        <w:r>
          <w:rPr>
            <w:rFonts w:ascii="SimSun" w:hAnsi="SimSun"/>
            <w:szCs w:val="36"/>
          </w:rPr>
          <w:fldChar w:fldCharType="separate"/>
        </w:r>
      </w:ins>
      <w:ins w:id="3121" w:author="sc" w:date="2018-08-02T20:01:49Z">
        <w:r>
          <w:rPr/>
          <w:t xml:space="preserve">15.14 </w:t>
        </w:r>
      </w:ins>
      <w:ins w:id="3122" w:author="sc" w:date="2018-08-02T20:01:49Z">
        <w:r>
          <w:rPr>
            <w:rFonts w:hint="eastAsia"/>
          </w:rPr>
          <w:t>List</w:t>
        </w:r>
      </w:ins>
      <w:ins w:id="3123" w:author="sc" w:date="2018-08-02T20:01:49Z">
        <w:r>
          <w:rPr/>
          <w:t xml:space="preserve"> indexOf 方法注意要点</w:t>
        </w:r>
        <w:r>
          <w:rPr/>
          <w:tab/>
        </w:r>
      </w:ins>
      <w:ins w:id="3124" w:author="sc" w:date="2018-08-02T20:01:49Z">
        <w:r>
          <w:rPr/>
          <w:fldChar w:fldCharType="begin"/>
        </w:r>
      </w:ins>
      <w:ins w:id="3125" w:author="sc" w:date="2018-08-02T20:01:49Z">
        <w:r>
          <w:rPr/>
          <w:instrText xml:space="preserve"> PAGEREF _Toc1519907852 </w:instrText>
        </w:r>
      </w:ins>
      <w:ins w:id="3126" w:author="sc" w:date="2018-08-02T20:01:49Z">
        <w:r>
          <w:rPr/>
          <w:fldChar w:fldCharType="separate"/>
        </w:r>
      </w:ins>
      <w:ins w:id="3127" w:author="sc" w:date="2018-08-02T20:01:50Z">
        <w:r>
          <w:rPr/>
          <w:t>74</w:t>
        </w:r>
      </w:ins>
      <w:ins w:id="3128" w:author="sc" w:date="2018-08-02T20:01:49Z">
        <w:r>
          <w:rPr/>
          <w:fldChar w:fldCharType="end"/>
        </w:r>
      </w:ins>
      <w:ins w:id="3129" w:author="sc" w:date="2018-08-02T20:01:49Z">
        <w:r>
          <w:rPr>
            <w:rFonts w:ascii="SimSun" w:hAnsi="SimSun"/>
            <w:szCs w:val="36"/>
          </w:rPr>
          <w:fldChar w:fldCharType="end"/>
        </w:r>
      </w:ins>
    </w:p>
    <w:p>
      <w:pPr>
        <w:pStyle w:val="22"/>
        <w:tabs>
          <w:tab w:val="right" w:leader="dot" w:pos="8306"/>
        </w:tabs>
        <w:rPr>
          <w:ins w:id="3130" w:author="sc" w:date="2018-08-02T20:01:49Z"/>
        </w:rPr>
      </w:pPr>
      <w:ins w:id="3131" w:author="sc" w:date="2018-08-02T20:01:49Z">
        <w:r>
          <w:rPr>
            <w:rFonts w:ascii="SimSun" w:hAnsi="SimSun"/>
            <w:szCs w:val="36"/>
          </w:rPr>
          <w:fldChar w:fldCharType="begin"/>
        </w:r>
      </w:ins>
      <w:ins w:id="3132" w:author="sc" w:date="2018-08-02T20:01:49Z">
        <w:r>
          <w:rPr>
            <w:rFonts w:ascii="SimSun" w:hAnsi="SimSun"/>
            <w:szCs w:val="36"/>
          </w:rPr>
          <w:instrText xml:space="preserve"> HYPERLINK \l _Toc1486746568 </w:instrText>
        </w:r>
      </w:ins>
      <w:ins w:id="3133" w:author="sc" w:date="2018-08-02T20:01:49Z">
        <w:r>
          <w:rPr>
            <w:rFonts w:ascii="SimSun" w:hAnsi="SimSun"/>
            <w:szCs w:val="36"/>
          </w:rPr>
          <w:fldChar w:fldCharType="separate"/>
        </w:r>
      </w:ins>
      <w:ins w:id="3134" w:author="sc" w:date="2018-08-02T20:01:49Z">
        <w:r>
          <w:rPr>
            <w:shd w:val="clear" w:fill="FFFFFF"/>
          </w:rPr>
          <w:t xml:space="preserve">15.15 </w:t>
        </w:r>
      </w:ins>
      <w:ins w:id="3135" w:author="sc" w:date="2018-08-02T20:01:49Z">
        <w:r>
          <w:rPr>
            <w:rFonts w:hint="eastAsia"/>
            <w:shd w:val="clear" w:color="auto" w:fill="FFFFFF"/>
          </w:rPr>
          <w:t>Readline方法的正确使用方式</w:t>
        </w:r>
      </w:ins>
      <w:ins w:id="3136" w:author="sc" w:date="2018-08-02T20:01:49Z">
        <w:r>
          <w:rPr/>
          <w:tab/>
        </w:r>
      </w:ins>
      <w:ins w:id="3137" w:author="sc" w:date="2018-08-02T20:01:49Z">
        <w:r>
          <w:rPr/>
          <w:fldChar w:fldCharType="begin"/>
        </w:r>
      </w:ins>
      <w:ins w:id="3138" w:author="sc" w:date="2018-08-02T20:01:49Z">
        <w:r>
          <w:rPr/>
          <w:instrText xml:space="preserve"> PAGEREF _Toc1486746568 </w:instrText>
        </w:r>
      </w:ins>
      <w:ins w:id="3139" w:author="sc" w:date="2018-08-02T20:01:49Z">
        <w:r>
          <w:rPr/>
          <w:fldChar w:fldCharType="separate"/>
        </w:r>
      </w:ins>
      <w:ins w:id="3140" w:author="sc" w:date="2018-08-02T20:01:50Z">
        <w:r>
          <w:rPr/>
          <w:t>75</w:t>
        </w:r>
      </w:ins>
      <w:ins w:id="3141" w:author="sc" w:date="2018-08-02T20:01:49Z">
        <w:r>
          <w:rPr/>
          <w:fldChar w:fldCharType="end"/>
        </w:r>
      </w:ins>
      <w:ins w:id="3142" w:author="sc" w:date="2018-08-02T20:01:49Z">
        <w:r>
          <w:rPr>
            <w:rFonts w:ascii="SimSun" w:hAnsi="SimSun"/>
            <w:szCs w:val="36"/>
          </w:rPr>
          <w:fldChar w:fldCharType="end"/>
        </w:r>
      </w:ins>
    </w:p>
    <w:p>
      <w:pPr>
        <w:pStyle w:val="22"/>
        <w:tabs>
          <w:tab w:val="right" w:leader="dot" w:pos="8306"/>
        </w:tabs>
        <w:rPr>
          <w:ins w:id="3143" w:author="sc" w:date="2018-08-02T20:01:49Z"/>
        </w:rPr>
      </w:pPr>
      <w:ins w:id="3144" w:author="sc" w:date="2018-08-02T20:01:49Z">
        <w:r>
          <w:rPr>
            <w:rFonts w:ascii="SimSun" w:hAnsi="SimSun"/>
            <w:szCs w:val="36"/>
          </w:rPr>
          <w:fldChar w:fldCharType="begin"/>
        </w:r>
      </w:ins>
      <w:ins w:id="3145" w:author="sc" w:date="2018-08-02T20:01:49Z">
        <w:r>
          <w:rPr>
            <w:rFonts w:ascii="SimSun" w:hAnsi="SimSun"/>
            <w:szCs w:val="36"/>
          </w:rPr>
          <w:instrText xml:space="preserve"> HYPERLINK \l _Toc189994960 </w:instrText>
        </w:r>
      </w:ins>
      <w:ins w:id="3146" w:author="sc" w:date="2018-08-02T20:01:49Z">
        <w:r>
          <w:rPr>
            <w:rFonts w:ascii="SimSun" w:hAnsi="SimSun"/>
            <w:szCs w:val="36"/>
          </w:rPr>
          <w:fldChar w:fldCharType="separate"/>
        </w:r>
      </w:ins>
      <w:ins w:id="3147" w:author="sc" w:date="2018-08-02T20:01:49Z">
        <w:r>
          <w:rPr/>
          <w:t>15.16 读流在读文件时</w:t>
        </w:r>
      </w:ins>
      <w:ins w:id="3148" w:author="sc" w:date="2018-08-02T20:01:49Z">
        <w:r>
          <w:rPr>
            <w:rFonts w:hint="eastAsia"/>
          </w:rPr>
          <w:t>，</w:t>
        </w:r>
      </w:ins>
      <w:ins w:id="3149" w:author="sc" w:date="2018-08-02T20:01:49Z">
        <w:r>
          <w:rPr/>
          <w:t>需要增加判断</w:t>
        </w:r>
        <w:r>
          <w:rPr/>
          <w:tab/>
        </w:r>
      </w:ins>
      <w:ins w:id="3150" w:author="sc" w:date="2018-08-02T20:01:49Z">
        <w:r>
          <w:rPr/>
          <w:fldChar w:fldCharType="begin"/>
        </w:r>
      </w:ins>
      <w:ins w:id="3151" w:author="sc" w:date="2018-08-02T20:01:49Z">
        <w:r>
          <w:rPr/>
          <w:instrText xml:space="preserve"> PAGEREF _Toc189994960 </w:instrText>
        </w:r>
      </w:ins>
      <w:ins w:id="3152" w:author="sc" w:date="2018-08-02T20:01:49Z">
        <w:r>
          <w:rPr/>
          <w:fldChar w:fldCharType="separate"/>
        </w:r>
      </w:ins>
      <w:ins w:id="3153" w:author="sc" w:date="2018-08-02T20:01:50Z">
        <w:r>
          <w:rPr/>
          <w:t>76</w:t>
        </w:r>
      </w:ins>
      <w:ins w:id="3154" w:author="sc" w:date="2018-08-02T20:01:49Z">
        <w:r>
          <w:rPr/>
          <w:fldChar w:fldCharType="end"/>
        </w:r>
      </w:ins>
      <w:ins w:id="3155" w:author="sc" w:date="2018-08-02T20:01:49Z">
        <w:r>
          <w:rPr>
            <w:rFonts w:ascii="SimSun" w:hAnsi="SimSun"/>
            <w:szCs w:val="36"/>
          </w:rPr>
          <w:fldChar w:fldCharType="end"/>
        </w:r>
      </w:ins>
    </w:p>
    <w:p>
      <w:pPr>
        <w:pStyle w:val="22"/>
        <w:tabs>
          <w:tab w:val="right" w:leader="dot" w:pos="8306"/>
        </w:tabs>
        <w:rPr>
          <w:ins w:id="3156" w:author="sc" w:date="2018-08-02T20:01:49Z"/>
        </w:rPr>
      </w:pPr>
      <w:ins w:id="3157" w:author="sc" w:date="2018-08-02T20:01:49Z">
        <w:r>
          <w:rPr>
            <w:rFonts w:ascii="SimSun" w:hAnsi="SimSun"/>
            <w:szCs w:val="36"/>
          </w:rPr>
          <w:fldChar w:fldCharType="begin"/>
        </w:r>
      </w:ins>
      <w:ins w:id="3158" w:author="sc" w:date="2018-08-02T20:01:49Z">
        <w:r>
          <w:rPr>
            <w:rFonts w:ascii="SimSun" w:hAnsi="SimSun"/>
            <w:szCs w:val="36"/>
          </w:rPr>
          <w:instrText xml:space="preserve"> HYPERLINK \l _Toc1952271866 </w:instrText>
        </w:r>
      </w:ins>
      <w:ins w:id="3159" w:author="sc" w:date="2018-08-02T20:01:49Z">
        <w:r>
          <w:rPr>
            <w:rFonts w:ascii="SimSun" w:hAnsi="SimSun"/>
            <w:szCs w:val="36"/>
          </w:rPr>
          <w:fldChar w:fldCharType="separate"/>
        </w:r>
      </w:ins>
      <w:ins w:id="3160" w:author="sc" w:date="2018-08-02T20:01:49Z">
        <w:r>
          <w:rPr/>
          <w:t>15.17 "Calendars" and "DateFormats” 不</w:t>
        </w:r>
      </w:ins>
      <w:ins w:id="3161" w:author="sc" w:date="2018-08-02T20:01:49Z">
        <w:r>
          <w:rPr>
            <w:rFonts w:hint="eastAsia"/>
          </w:rPr>
          <w:t>能</w:t>
        </w:r>
      </w:ins>
      <w:ins w:id="3162" w:author="sc" w:date="2018-08-02T20:01:49Z">
        <w:r>
          <w:rPr/>
          <w:t>是静态的</w:t>
        </w:r>
        <w:r>
          <w:rPr/>
          <w:tab/>
        </w:r>
      </w:ins>
      <w:ins w:id="3163" w:author="sc" w:date="2018-08-02T20:01:49Z">
        <w:r>
          <w:rPr/>
          <w:fldChar w:fldCharType="begin"/>
        </w:r>
      </w:ins>
      <w:ins w:id="3164" w:author="sc" w:date="2018-08-02T20:01:49Z">
        <w:r>
          <w:rPr/>
          <w:instrText xml:space="preserve"> PAGEREF _Toc1952271866 </w:instrText>
        </w:r>
      </w:ins>
      <w:ins w:id="3165" w:author="sc" w:date="2018-08-02T20:01:49Z">
        <w:r>
          <w:rPr/>
          <w:fldChar w:fldCharType="separate"/>
        </w:r>
      </w:ins>
      <w:ins w:id="3166" w:author="sc" w:date="2018-08-02T20:01:50Z">
        <w:r>
          <w:rPr/>
          <w:t>76</w:t>
        </w:r>
      </w:ins>
      <w:ins w:id="3167" w:author="sc" w:date="2018-08-02T20:01:49Z">
        <w:r>
          <w:rPr/>
          <w:fldChar w:fldCharType="end"/>
        </w:r>
      </w:ins>
      <w:ins w:id="3168" w:author="sc" w:date="2018-08-02T20:01:49Z">
        <w:r>
          <w:rPr>
            <w:rFonts w:ascii="SimSun" w:hAnsi="SimSun"/>
            <w:szCs w:val="36"/>
          </w:rPr>
          <w:fldChar w:fldCharType="end"/>
        </w:r>
      </w:ins>
    </w:p>
    <w:p>
      <w:pPr>
        <w:pStyle w:val="22"/>
        <w:tabs>
          <w:tab w:val="right" w:leader="dot" w:pos="8306"/>
        </w:tabs>
        <w:rPr>
          <w:ins w:id="3169" w:author="sc" w:date="2018-08-02T20:01:49Z"/>
        </w:rPr>
      </w:pPr>
      <w:ins w:id="3170" w:author="sc" w:date="2018-08-02T20:01:49Z">
        <w:r>
          <w:rPr>
            <w:rFonts w:ascii="SimSun" w:hAnsi="SimSun"/>
            <w:szCs w:val="36"/>
          </w:rPr>
          <w:fldChar w:fldCharType="begin"/>
        </w:r>
      </w:ins>
      <w:ins w:id="3171" w:author="sc" w:date="2018-08-02T20:01:49Z">
        <w:r>
          <w:rPr>
            <w:rFonts w:ascii="SimSun" w:hAnsi="SimSun"/>
            <w:szCs w:val="36"/>
          </w:rPr>
          <w:instrText xml:space="preserve"> HYPERLINK \l _Toc288782842 </w:instrText>
        </w:r>
      </w:ins>
      <w:ins w:id="3172" w:author="sc" w:date="2018-08-02T20:01:49Z">
        <w:r>
          <w:rPr>
            <w:rFonts w:ascii="SimSun" w:hAnsi="SimSun"/>
            <w:szCs w:val="36"/>
          </w:rPr>
          <w:fldChar w:fldCharType="separate"/>
        </w:r>
      </w:ins>
      <w:ins w:id="3173" w:author="sc" w:date="2018-08-02T20:01:49Z">
        <w:r>
          <w:rPr/>
          <w:t xml:space="preserve">15.18 </w:t>
        </w:r>
      </w:ins>
      <w:ins w:id="3174" w:author="sc" w:date="2018-08-02T20:01:49Z">
        <w:r>
          <w:rPr>
            <w:rFonts w:hint="eastAsia"/>
          </w:rPr>
          <w:t>Jun</w:t>
        </w:r>
      </w:ins>
      <w:ins w:id="3175" w:author="sc" w:date="2018-08-02T20:01:49Z">
        <w:r>
          <w:rPr/>
          <w:t>it 断言不应该出现在多线程的方法中</w:t>
        </w:r>
        <w:r>
          <w:rPr/>
          <w:tab/>
        </w:r>
      </w:ins>
      <w:ins w:id="3176" w:author="sc" w:date="2018-08-02T20:01:49Z">
        <w:r>
          <w:rPr/>
          <w:fldChar w:fldCharType="begin"/>
        </w:r>
      </w:ins>
      <w:ins w:id="3177" w:author="sc" w:date="2018-08-02T20:01:49Z">
        <w:r>
          <w:rPr/>
          <w:instrText xml:space="preserve"> PAGEREF _Toc288782842 </w:instrText>
        </w:r>
      </w:ins>
      <w:ins w:id="3178" w:author="sc" w:date="2018-08-02T20:01:49Z">
        <w:r>
          <w:rPr/>
          <w:fldChar w:fldCharType="separate"/>
        </w:r>
      </w:ins>
      <w:ins w:id="3179" w:author="sc" w:date="2018-08-02T20:01:50Z">
        <w:r>
          <w:rPr/>
          <w:t>77</w:t>
        </w:r>
      </w:ins>
      <w:ins w:id="3180" w:author="sc" w:date="2018-08-02T20:01:49Z">
        <w:r>
          <w:rPr/>
          <w:fldChar w:fldCharType="end"/>
        </w:r>
      </w:ins>
      <w:ins w:id="3181" w:author="sc" w:date="2018-08-02T20:01:49Z">
        <w:r>
          <w:rPr>
            <w:rFonts w:ascii="SimSun" w:hAnsi="SimSun"/>
            <w:szCs w:val="36"/>
          </w:rPr>
          <w:fldChar w:fldCharType="end"/>
        </w:r>
      </w:ins>
    </w:p>
    <w:p>
      <w:pPr>
        <w:pStyle w:val="22"/>
        <w:tabs>
          <w:tab w:val="right" w:leader="dot" w:pos="8306"/>
        </w:tabs>
        <w:rPr>
          <w:ins w:id="3182" w:author="sc" w:date="2018-08-02T20:01:49Z"/>
        </w:rPr>
      </w:pPr>
      <w:ins w:id="3183" w:author="sc" w:date="2018-08-02T20:01:49Z">
        <w:r>
          <w:rPr>
            <w:rFonts w:ascii="SimSun" w:hAnsi="SimSun"/>
            <w:szCs w:val="36"/>
          </w:rPr>
          <w:fldChar w:fldCharType="begin"/>
        </w:r>
      </w:ins>
      <w:ins w:id="3184" w:author="sc" w:date="2018-08-02T20:01:49Z">
        <w:r>
          <w:rPr>
            <w:rFonts w:ascii="SimSun" w:hAnsi="SimSun"/>
            <w:szCs w:val="36"/>
          </w:rPr>
          <w:instrText xml:space="preserve"> HYPERLINK \l _Toc969450947 </w:instrText>
        </w:r>
      </w:ins>
      <w:ins w:id="3185" w:author="sc" w:date="2018-08-02T20:01:49Z">
        <w:r>
          <w:rPr>
            <w:rFonts w:ascii="SimSun" w:hAnsi="SimSun"/>
            <w:szCs w:val="36"/>
          </w:rPr>
          <w:fldChar w:fldCharType="separate"/>
        </w:r>
      </w:ins>
      <w:ins w:id="3186" w:author="sc" w:date="2018-08-02T20:01:49Z">
        <w:r>
          <w:rPr>
            <w:shd w:val="clear" w:fill="FFFFFF"/>
          </w:rPr>
          <w:t xml:space="preserve">15.19 </w:t>
        </w:r>
      </w:ins>
      <w:ins w:id="3187" w:author="sc" w:date="2018-08-02T20:01:49Z">
        <w:r>
          <w:rPr>
            <w:rFonts w:hint="eastAsia"/>
            <w:shd w:val="clear" w:color="auto" w:fill="FFFFFF"/>
          </w:rPr>
          <w:t>重写的Equals方法必须包含一定的判断</w:t>
        </w:r>
      </w:ins>
      <w:ins w:id="3188" w:author="sc" w:date="2018-08-02T20:01:49Z">
        <w:r>
          <w:rPr/>
          <w:tab/>
        </w:r>
      </w:ins>
      <w:ins w:id="3189" w:author="sc" w:date="2018-08-02T20:01:49Z">
        <w:r>
          <w:rPr/>
          <w:fldChar w:fldCharType="begin"/>
        </w:r>
      </w:ins>
      <w:ins w:id="3190" w:author="sc" w:date="2018-08-02T20:01:49Z">
        <w:r>
          <w:rPr/>
          <w:instrText xml:space="preserve"> PAGEREF _Toc969450947 </w:instrText>
        </w:r>
      </w:ins>
      <w:ins w:id="3191" w:author="sc" w:date="2018-08-02T20:01:49Z">
        <w:r>
          <w:rPr/>
          <w:fldChar w:fldCharType="separate"/>
        </w:r>
      </w:ins>
      <w:ins w:id="3192" w:author="sc" w:date="2018-08-02T20:01:50Z">
        <w:r>
          <w:rPr/>
          <w:t>77</w:t>
        </w:r>
      </w:ins>
      <w:ins w:id="3193" w:author="sc" w:date="2018-08-02T20:01:49Z">
        <w:r>
          <w:rPr/>
          <w:fldChar w:fldCharType="end"/>
        </w:r>
      </w:ins>
      <w:ins w:id="3194" w:author="sc" w:date="2018-08-02T20:01:49Z">
        <w:r>
          <w:rPr>
            <w:rFonts w:ascii="SimSun" w:hAnsi="SimSun"/>
            <w:szCs w:val="36"/>
          </w:rPr>
          <w:fldChar w:fldCharType="end"/>
        </w:r>
      </w:ins>
    </w:p>
    <w:p>
      <w:pPr>
        <w:pStyle w:val="22"/>
        <w:tabs>
          <w:tab w:val="right" w:leader="dot" w:pos="8306"/>
        </w:tabs>
        <w:rPr>
          <w:ins w:id="3195" w:author="sc" w:date="2018-08-02T20:01:49Z"/>
        </w:rPr>
      </w:pPr>
      <w:ins w:id="3196" w:author="sc" w:date="2018-08-02T20:01:49Z">
        <w:r>
          <w:rPr>
            <w:rFonts w:ascii="SimSun" w:hAnsi="SimSun"/>
            <w:szCs w:val="36"/>
          </w:rPr>
          <w:fldChar w:fldCharType="begin"/>
        </w:r>
      </w:ins>
      <w:ins w:id="3197" w:author="sc" w:date="2018-08-02T20:01:49Z">
        <w:r>
          <w:rPr>
            <w:rFonts w:ascii="SimSun" w:hAnsi="SimSun"/>
            <w:szCs w:val="36"/>
          </w:rPr>
          <w:instrText xml:space="preserve"> HYPERLINK \l _Toc1470071917 </w:instrText>
        </w:r>
      </w:ins>
      <w:ins w:id="3198" w:author="sc" w:date="2018-08-02T20:01:49Z">
        <w:r>
          <w:rPr>
            <w:rFonts w:ascii="SimSun" w:hAnsi="SimSun"/>
            <w:szCs w:val="36"/>
          </w:rPr>
          <w:fldChar w:fldCharType="separate"/>
        </w:r>
      </w:ins>
      <w:ins w:id="3199" w:author="sc" w:date="2018-08-02T20:01:49Z">
        <w:r>
          <w:rPr>
            <w:shd w:val="clear" w:fill="FFFFFF"/>
          </w:rPr>
          <w:t xml:space="preserve">15.20 </w:t>
        </w:r>
      </w:ins>
      <w:ins w:id="3200" w:author="sc" w:date="2018-08-02T20:01:49Z">
        <w:r>
          <w:rPr>
            <w:rFonts w:hint="eastAsia"/>
            <w:shd w:val="clear" w:color="auto" w:fill="FFFFFF"/>
          </w:rPr>
          <w:t>Cookies 写入时 安全设置必须为true</w:t>
        </w:r>
      </w:ins>
      <w:ins w:id="3201" w:author="sc" w:date="2018-08-02T20:01:49Z">
        <w:r>
          <w:rPr/>
          <w:tab/>
        </w:r>
      </w:ins>
      <w:ins w:id="3202" w:author="sc" w:date="2018-08-02T20:01:49Z">
        <w:r>
          <w:rPr/>
          <w:fldChar w:fldCharType="begin"/>
        </w:r>
      </w:ins>
      <w:ins w:id="3203" w:author="sc" w:date="2018-08-02T20:01:49Z">
        <w:r>
          <w:rPr/>
          <w:instrText xml:space="preserve"> PAGEREF _Toc1470071917 </w:instrText>
        </w:r>
      </w:ins>
      <w:ins w:id="3204" w:author="sc" w:date="2018-08-02T20:01:49Z">
        <w:r>
          <w:rPr/>
          <w:fldChar w:fldCharType="separate"/>
        </w:r>
      </w:ins>
      <w:ins w:id="3205" w:author="sc" w:date="2018-08-02T20:01:50Z">
        <w:r>
          <w:rPr/>
          <w:t>77</w:t>
        </w:r>
      </w:ins>
      <w:ins w:id="3206" w:author="sc" w:date="2018-08-02T20:01:49Z">
        <w:r>
          <w:rPr/>
          <w:fldChar w:fldCharType="end"/>
        </w:r>
      </w:ins>
      <w:ins w:id="3207" w:author="sc" w:date="2018-08-02T20:01:49Z">
        <w:r>
          <w:rPr>
            <w:rFonts w:ascii="SimSun" w:hAnsi="SimSun"/>
            <w:szCs w:val="36"/>
          </w:rPr>
          <w:fldChar w:fldCharType="end"/>
        </w:r>
      </w:ins>
    </w:p>
    <w:p>
      <w:pPr>
        <w:pStyle w:val="22"/>
        <w:tabs>
          <w:tab w:val="right" w:leader="dot" w:pos="8306"/>
        </w:tabs>
        <w:rPr>
          <w:ins w:id="3208" w:author="sc" w:date="2018-08-02T20:01:49Z"/>
        </w:rPr>
      </w:pPr>
      <w:ins w:id="3209" w:author="sc" w:date="2018-08-02T20:01:49Z">
        <w:r>
          <w:rPr>
            <w:rFonts w:ascii="SimSun" w:hAnsi="SimSun"/>
            <w:szCs w:val="36"/>
          </w:rPr>
          <w:fldChar w:fldCharType="begin"/>
        </w:r>
      </w:ins>
      <w:ins w:id="3210" w:author="sc" w:date="2018-08-02T20:01:49Z">
        <w:r>
          <w:rPr>
            <w:rFonts w:ascii="SimSun" w:hAnsi="SimSun"/>
            <w:szCs w:val="36"/>
          </w:rPr>
          <w:instrText xml:space="preserve"> HYPERLINK \l _Toc331639899 </w:instrText>
        </w:r>
      </w:ins>
      <w:ins w:id="3211" w:author="sc" w:date="2018-08-02T20:01:49Z">
        <w:r>
          <w:rPr>
            <w:rFonts w:ascii="SimSun" w:hAnsi="SimSun"/>
            <w:szCs w:val="36"/>
          </w:rPr>
          <w:fldChar w:fldCharType="separate"/>
        </w:r>
      </w:ins>
      <w:ins w:id="3212" w:author="sc" w:date="2018-08-02T20:01:49Z">
        <w:r>
          <w:rPr>
            <w:shd w:val="clear" w:fill="FFFFFF"/>
          </w:rPr>
          <w:t xml:space="preserve">15.21 </w:t>
        </w:r>
      </w:ins>
      <w:ins w:id="3213" w:author="sc" w:date="2018-08-02T20:01:49Z">
        <w:r>
          <w:rPr>
            <w:rFonts w:hint="eastAsia"/>
            <w:shd w:val="clear" w:color="auto" w:fill="FFFFFF"/>
          </w:rPr>
          <w:t>循环的判断条件至少要运行一次</w:t>
        </w:r>
      </w:ins>
      <w:ins w:id="3214" w:author="sc" w:date="2018-08-02T20:01:49Z">
        <w:r>
          <w:rPr/>
          <w:tab/>
        </w:r>
      </w:ins>
      <w:ins w:id="3215" w:author="sc" w:date="2018-08-02T20:01:49Z">
        <w:r>
          <w:rPr/>
          <w:fldChar w:fldCharType="begin"/>
        </w:r>
      </w:ins>
      <w:ins w:id="3216" w:author="sc" w:date="2018-08-02T20:01:49Z">
        <w:r>
          <w:rPr/>
          <w:instrText xml:space="preserve"> PAGEREF _Toc331639899 </w:instrText>
        </w:r>
      </w:ins>
      <w:ins w:id="3217" w:author="sc" w:date="2018-08-02T20:01:49Z">
        <w:r>
          <w:rPr/>
          <w:fldChar w:fldCharType="separate"/>
        </w:r>
      </w:ins>
      <w:ins w:id="3218" w:author="sc" w:date="2018-08-02T20:01:50Z">
        <w:r>
          <w:rPr/>
          <w:t>78</w:t>
        </w:r>
      </w:ins>
      <w:ins w:id="3219" w:author="sc" w:date="2018-08-02T20:01:49Z">
        <w:r>
          <w:rPr/>
          <w:fldChar w:fldCharType="end"/>
        </w:r>
      </w:ins>
      <w:ins w:id="3220" w:author="sc" w:date="2018-08-02T20:01:49Z">
        <w:r>
          <w:rPr>
            <w:rFonts w:ascii="SimSun" w:hAnsi="SimSun"/>
            <w:szCs w:val="36"/>
          </w:rPr>
          <w:fldChar w:fldCharType="end"/>
        </w:r>
      </w:ins>
    </w:p>
    <w:p>
      <w:pPr>
        <w:pStyle w:val="22"/>
        <w:tabs>
          <w:tab w:val="right" w:leader="dot" w:pos="8306"/>
        </w:tabs>
        <w:rPr>
          <w:ins w:id="3221" w:author="sc" w:date="2018-08-02T20:01:49Z"/>
        </w:rPr>
      </w:pPr>
      <w:ins w:id="3222" w:author="sc" w:date="2018-08-02T20:01:49Z">
        <w:r>
          <w:rPr>
            <w:rFonts w:ascii="SimSun" w:hAnsi="SimSun"/>
            <w:szCs w:val="36"/>
          </w:rPr>
          <w:fldChar w:fldCharType="begin"/>
        </w:r>
      </w:ins>
      <w:ins w:id="3223" w:author="sc" w:date="2018-08-02T20:01:49Z">
        <w:r>
          <w:rPr>
            <w:rFonts w:ascii="SimSun" w:hAnsi="SimSun"/>
            <w:szCs w:val="36"/>
          </w:rPr>
          <w:instrText xml:space="preserve"> HYPERLINK \l _Toc1472870941 </w:instrText>
        </w:r>
      </w:ins>
      <w:ins w:id="3224" w:author="sc" w:date="2018-08-02T20:01:49Z">
        <w:r>
          <w:rPr>
            <w:rFonts w:ascii="SimSun" w:hAnsi="SimSun"/>
            <w:szCs w:val="36"/>
          </w:rPr>
          <w:fldChar w:fldCharType="separate"/>
        </w:r>
      </w:ins>
      <w:ins w:id="3225" w:author="sc" w:date="2018-08-02T20:01:49Z">
        <w:r>
          <w:rPr>
            <w:shd w:val="clear" w:fill="FFFFFF"/>
          </w:rPr>
          <w:t xml:space="preserve">15.22 </w:t>
        </w:r>
      </w:ins>
      <w:ins w:id="3226" w:author="sc" w:date="2018-08-02T20:01:49Z">
        <w:r>
          <w:rPr>
            <w:rFonts w:hint="eastAsia"/>
            <w:shd w:val="clear" w:color="auto" w:fill="FFFFFF"/>
          </w:rPr>
          <w:t>线程加入同步锁时，使用wait代替sleep</w:t>
        </w:r>
      </w:ins>
      <w:ins w:id="3227" w:author="sc" w:date="2018-08-02T20:01:49Z">
        <w:r>
          <w:rPr/>
          <w:tab/>
        </w:r>
      </w:ins>
      <w:ins w:id="3228" w:author="sc" w:date="2018-08-02T20:01:49Z">
        <w:r>
          <w:rPr/>
          <w:fldChar w:fldCharType="begin"/>
        </w:r>
      </w:ins>
      <w:ins w:id="3229" w:author="sc" w:date="2018-08-02T20:01:49Z">
        <w:r>
          <w:rPr/>
          <w:instrText xml:space="preserve"> PAGEREF _Toc1472870941 </w:instrText>
        </w:r>
      </w:ins>
      <w:ins w:id="3230" w:author="sc" w:date="2018-08-02T20:01:49Z">
        <w:r>
          <w:rPr/>
          <w:fldChar w:fldCharType="separate"/>
        </w:r>
      </w:ins>
      <w:ins w:id="3231" w:author="sc" w:date="2018-08-02T20:01:50Z">
        <w:r>
          <w:rPr/>
          <w:t>78</w:t>
        </w:r>
      </w:ins>
      <w:ins w:id="3232" w:author="sc" w:date="2018-08-02T20:01:49Z">
        <w:r>
          <w:rPr/>
          <w:fldChar w:fldCharType="end"/>
        </w:r>
      </w:ins>
      <w:ins w:id="3233" w:author="sc" w:date="2018-08-02T20:01:49Z">
        <w:r>
          <w:rPr>
            <w:rFonts w:ascii="SimSun" w:hAnsi="SimSun"/>
            <w:szCs w:val="36"/>
          </w:rPr>
          <w:fldChar w:fldCharType="end"/>
        </w:r>
      </w:ins>
    </w:p>
    <w:p>
      <w:pPr>
        <w:pStyle w:val="22"/>
        <w:tabs>
          <w:tab w:val="right" w:leader="dot" w:pos="8306"/>
        </w:tabs>
        <w:rPr>
          <w:ins w:id="3234" w:author="sc" w:date="2018-08-02T20:01:50Z"/>
        </w:rPr>
      </w:pPr>
      <w:ins w:id="3235" w:author="sc" w:date="2018-08-02T20:01:49Z">
        <w:r>
          <w:rPr>
            <w:rFonts w:ascii="SimSun" w:hAnsi="SimSun"/>
            <w:szCs w:val="36"/>
          </w:rPr>
          <w:fldChar w:fldCharType="begin"/>
        </w:r>
      </w:ins>
      <w:ins w:id="3236" w:author="sc" w:date="2018-08-02T20:01:49Z">
        <w:r>
          <w:rPr>
            <w:rFonts w:ascii="SimSun" w:hAnsi="SimSun"/>
            <w:szCs w:val="36"/>
          </w:rPr>
          <w:instrText xml:space="preserve"> HYPERLINK \l _Toc1757548018 </w:instrText>
        </w:r>
      </w:ins>
      <w:ins w:id="3237" w:author="sc" w:date="2018-08-02T20:01:49Z">
        <w:r>
          <w:rPr>
            <w:rFonts w:ascii="SimSun" w:hAnsi="SimSun"/>
            <w:szCs w:val="36"/>
          </w:rPr>
          <w:fldChar w:fldCharType="separate"/>
        </w:r>
      </w:ins>
      <w:ins w:id="3238" w:author="sc" w:date="2018-08-02T20:01:49Z">
        <w:r>
          <w:rPr>
            <w:shd w:val="clear" w:fill="FFFFFF"/>
          </w:rPr>
          <w:t xml:space="preserve">15.23 </w:t>
        </w:r>
      </w:ins>
      <w:ins w:id="3239" w:author="sc" w:date="2018-08-02T20:01:50Z">
        <w:r>
          <w:rPr>
            <w:rFonts w:hint="eastAsia"/>
            <w:shd w:val="clear" w:color="auto" w:fill="FFFFFF"/>
          </w:rPr>
          <w:t>对象写入文件时必须实现序列化接口</w:t>
        </w:r>
      </w:ins>
      <w:ins w:id="3240" w:author="sc" w:date="2018-08-02T20:01:50Z">
        <w:r>
          <w:rPr/>
          <w:tab/>
        </w:r>
      </w:ins>
      <w:ins w:id="3241" w:author="sc" w:date="2018-08-02T20:01:50Z">
        <w:r>
          <w:rPr/>
          <w:fldChar w:fldCharType="begin"/>
        </w:r>
      </w:ins>
      <w:ins w:id="3242" w:author="sc" w:date="2018-08-02T20:01:50Z">
        <w:r>
          <w:rPr/>
          <w:instrText xml:space="preserve"> PAGEREF _Toc1757548018 </w:instrText>
        </w:r>
      </w:ins>
      <w:ins w:id="3243" w:author="sc" w:date="2018-08-02T20:01:50Z">
        <w:r>
          <w:rPr/>
          <w:fldChar w:fldCharType="separate"/>
        </w:r>
      </w:ins>
      <w:ins w:id="3244" w:author="sc" w:date="2018-08-02T20:01:50Z">
        <w:r>
          <w:rPr/>
          <w:t>78</w:t>
        </w:r>
      </w:ins>
      <w:ins w:id="3245" w:author="sc" w:date="2018-08-02T20:01:50Z">
        <w:r>
          <w:rPr/>
          <w:fldChar w:fldCharType="end"/>
        </w:r>
      </w:ins>
      <w:ins w:id="3246" w:author="sc" w:date="2018-08-02T20:01:49Z">
        <w:r>
          <w:rPr>
            <w:rFonts w:ascii="SimSun" w:hAnsi="SimSun"/>
            <w:szCs w:val="36"/>
          </w:rPr>
          <w:fldChar w:fldCharType="end"/>
        </w:r>
      </w:ins>
    </w:p>
    <w:p>
      <w:pPr>
        <w:pStyle w:val="22"/>
        <w:tabs>
          <w:tab w:val="right" w:leader="dot" w:pos="8306"/>
        </w:tabs>
        <w:rPr>
          <w:ins w:id="3247" w:author="sc" w:date="2018-08-02T20:01:50Z"/>
        </w:rPr>
      </w:pPr>
      <w:ins w:id="3248" w:author="sc" w:date="2018-08-02T20:01:50Z">
        <w:r>
          <w:rPr>
            <w:rFonts w:ascii="SimSun" w:hAnsi="SimSun"/>
            <w:szCs w:val="36"/>
          </w:rPr>
          <w:fldChar w:fldCharType="begin"/>
        </w:r>
      </w:ins>
      <w:ins w:id="3249" w:author="sc" w:date="2018-08-02T20:01:50Z">
        <w:r>
          <w:rPr>
            <w:rFonts w:ascii="SimSun" w:hAnsi="SimSun"/>
            <w:szCs w:val="36"/>
          </w:rPr>
          <w:instrText xml:space="preserve"> HYPERLINK \l _Toc2102497008 </w:instrText>
        </w:r>
      </w:ins>
      <w:ins w:id="3250" w:author="sc" w:date="2018-08-02T20:01:50Z">
        <w:r>
          <w:rPr>
            <w:rFonts w:ascii="SimSun" w:hAnsi="SimSun"/>
            <w:szCs w:val="36"/>
          </w:rPr>
          <w:fldChar w:fldCharType="separate"/>
        </w:r>
      </w:ins>
      <w:ins w:id="3251" w:author="sc" w:date="2018-08-02T20:01:50Z">
        <w:r>
          <w:rPr>
            <w:shd w:val="clear" w:fill="FFFFFF"/>
          </w:rPr>
          <w:t xml:space="preserve">15.24 </w:t>
        </w:r>
      </w:ins>
      <w:ins w:id="3252" w:author="sc" w:date="2018-08-02T20:01:50Z">
        <w:r>
          <w:rPr>
            <w:shd w:val="clear" w:color="auto" w:fill="FFFFFF"/>
          </w:rPr>
          <w:t>时间的参数范围</w:t>
        </w:r>
      </w:ins>
      <w:ins w:id="3253" w:author="sc" w:date="2018-08-02T20:01:50Z">
        <w:r>
          <w:rPr/>
          <w:tab/>
        </w:r>
      </w:ins>
      <w:ins w:id="3254" w:author="sc" w:date="2018-08-02T20:01:50Z">
        <w:r>
          <w:rPr/>
          <w:fldChar w:fldCharType="begin"/>
        </w:r>
      </w:ins>
      <w:ins w:id="3255" w:author="sc" w:date="2018-08-02T20:01:50Z">
        <w:r>
          <w:rPr/>
          <w:instrText xml:space="preserve"> PAGEREF _Toc2102497008 </w:instrText>
        </w:r>
      </w:ins>
      <w:ins w:id="3256" w:author="sc" w:date="2018-08-02T20:01:50Z">
        <w:r>
          <w:rPr/>
          <w:fldChar w:fldCharType="separate"/>
        </w:r>
      </w:ins>
      <w:ins w:id="3257" w:author="sc" w:date="2018-08-02T20:01:50Z">
        <w:r>
          <w:rPr/>
          <w:t>79</w:t>
        </w:r>
      </w:ins>
      <w:ins w:id="3258" w:author="sc" w:date="2018-08-02T20:01:50Z">
        <w:r>
          <w:rPr/>
          <w:fldChar w:fldCharType="end"/>
        </w:r>
      </w:ins>
      <w:ins w:id="3259" w:author="sc" w:date="2018-08-02T20:01:50Z">
        <w:r>
          <w:rPr>
            <w:rFonts w:ascii="SimSun" w:hAnsi="SimSun"/>
            <w:szCs w:val="36"/>
          </w:rPr>
          <w:fldChar w:fldCharType="end"/>
        </w:r>
      </w:ins>
    </w:p>
    <w:p>
      <w:pPr>
        <w:pStyle w:val="22"/>
        <w:tabs>
          <w:tab w:val="right" w:leader="dot" w:pos="8306"/>
        </w:tabs>
        <w:rPr>
          <w:ins w:id="3260" w:author="sc" w:date="2018-08-02T20:01:50Z"/>
        </w:rPr>
      </w:pPr>
      <w:ins w:id="3261" w:author="sc" w:date="2018-08-02T20:01:50Z">
        <w:r>
          <w:rPr>
            <w:rFonts w:ascii="SimSun" w:hAnsi="SimSun"/>
            <w:szCs w:val="36"/>
          </w:rPr>
          <w:fldChar w:fldCharType="begin"/>
        </w:r>
      </w:ins>
      <w:ins w:id="3262" w:author="sc" w:date="2018-08-02T20:01:50Z">
        <w:r>
          <w:rPr>
            <w:rFonts w:ascii="SimSun" w:hAnsi="SimSun"/>
            <w:szCs w:val="36"/>
          </w:rPr>
          <w:instrText xml:space="preserve"> HYPERLINK \l _Toc799990030 </w:instrText>
        </w:r>
      </w:ins>
      <w:ins w:id="3263" w:author="sc" w:date="2018-08-02T20:01:50Z">
        <w:r>
          <w:rPr>
            <w:rFonts w:ascii="SimSun" w:hAnsi="SimSun"/>
            <w:szCs w:val="36"/>
          </w:rPr>
          <w:fldChar w:fldCharType="separate"/>
        </w:r>
      </w:ins>
      <w:ins w:id="3264" w:author="sc" w:date="2018-08-02T20:01:50Z">
        <w:r>
          <w:rPr>
            <w:shd w:val="clear" w:fill="FFFFFF"/>
          </w:rPr>
          <w:t xml:space="preserve">15.25 </w:t>
        </w:r>
      </w:ins>
      <w:ins w:id="3265" w:author="sc" w:date="2018-08-02T20:01:50Z">
        <w:r>
          <w:rPr>
            <w:rFonts w:hint="eastAsia"/>
            <w:shd w:val="clear" w:color="auto" w:fill="FFFFFF"/>
          </w:rPr>
          <w:t>方法："BigDecimal(double)" 不应该这样调用。</w:t>
        </w:r>
      </w:ins>
      <w:ins w:id="3266" w:author="sc" w:date="2018-08-02T20:01:50Z">
        <w:r>
          <w:rPr/>
          <w:tab/>
        </w:r>
      </w:ins>
      <w:ins w:id="3267" w:author="sc" w:date="2018-08-02T20:01:50Z">
        <w:r>
          <w:rPr/>
          <w:fldChar w:fldCharType="begin"/>
        </w:r>
      </w:ins>
      <w:ins w:id="3268" w:author="sc" w:date="2018-08-02T20:01:50Z">
        <w:r>
          <w:rPr/>
          <w:instrText xml:space="preserve"> PAGEREF _Toc799990030 </w:instrText>
        </w:r>
      </w:ins>
      <w:ins w:id="3269" w:author="sc" w:date="2018-08-02T20:01:50Z">
        <w:r>
          <w:rPr/>
          <w:fldChar w:fldCharType="separate"/>
        </w:r>
      </w:ins>
      <w:ins w:id="3270" w:author="sc" w:date="2018-08-02T20:01:50Z">
        <w:r>
          <w:rPr/>
          <w:t>80</w:t>
        </w:r>
      </w:ins>
      <w:ins w:id="3271" w:author="sc" w:date="2018-08-02T20:01:50Z">
        <w:r>
          <w:rPr/>
          <w:fldChar w:fldCharType="end"/>
        </w:r>
      </w:ins>
      <w:ins w:id="3272" w:author="sc" w:date="2018-08-02T20:01:50Z">
        <w:r>
          <w:rPr>
            <w:rFonts w:ascii="SimSun" w:hAnsi="SimSun"/>
            <w:szCs w:val="36"/>
          </w:rPr>
          <w:fldChar w:fldCharType="end"/>
        </w:r>
      </w:ins>
    </w:p>
    <w:p>
      <w:pPr>
        <w:pStyle w:val="22"/>
        <w:tabs>
          <w:tab w:val="right" w:leader="dot" w:pos="8306"/>
        </w:tabs>
        <w:rPr>
          <w:ins w:id="3273" w:author="sc" w:date="2018-08-02T20:01:50Z"/>
        </w:rPr>
      </w:pPr>
      <w:ins w:id="3274" w:author="sc" w:date="2018-08-02T20:01:50Z">
        <w:r>
          <w:rPr>
            <w:rFonts w:ascii="SimSun" w:hAnsi="SimSun"/>
            <w:szCs w:val="36"/>
          </w:rPr>
          <w:fldChar w:fldCharType="begin"/>
        </w:r>
      </w:ins>
      <w:ins w:id="3275" w:author="sc" w:date="2018-08-02T20:01:50Z">
        <w:r>
          <w:rPr>
            <w:rFonts w:ascii="SimSun" w:hAnsi="SimSun"/>
            <w:szCs w:val="36"/>
          </w:rPr>
          <w:instrText xml:space="preserve"> HYPERLINK \l _Toc543492168 </w:instrText>
        </w:r>
      </w:ins>
      <w:ins w:id="3276" w:author="sc" w:date="2018-08-02T20:01:50Z">
        <w:r>
          <w:rPr>
            <w:rFonts w:ascii="SimSun" w:hAnsi="SimSun"/>
            <w:szCs w:val="36"/>
          </w:rPr>
          <w:fldChar w:fldCharType="separate"/>
        </w:r>
      </w:ins>
      <w:ins w:id="3277" w:author="sc" w:date="2018-08-02T20:01:50Z">
        <w:r>
          <w:rPr>
            <w:shd w:val="clear" w:fill="FFFFFF"/>
          </w:rPr>
          <w:t xml:space="preserve">15.26 </w:t>
        </w:r>
      </w:ins>
      <w:ins w:id="3278" w:author="sc" w:date="2018-08-02T20:01:50Z">
        <w:r>
          <w:rPr>
            <w:rFonts w:hint="eastAsia"/>
            <w:shd w:val="clear" w:color="auto" w:fill="FFFFFF"/>
          </w:rPr>
          <w:t>StringFromat的使用规范</w:t>
        </w:r>
      </w:ins>
      <w:ins w:id="3279" w:author="sc" w:date="2018-08-02T20:01:50Z">
        <w:r>
          <w:rPr/>
          <w:tab/>
        </w:r>
      </w:ins>
      <w:ins w:id="3280" w:author="sc" w:date="2018-08-02T20:01:50Z">
        <w:r>
          <w:rPr/>
          <w:fldChar w:fldCharType="begin"/>
        </w:r>
      </w:ins>
      <w:ins w:id="3281" w:author="sc" w:date="2018-08-02T20:01:50Z">
        <w:r>
          <w:rPr/>
          <w:instrText xml:space="preserve"> PAGEREF _Toc543492168 </w:instrText>
        </w:r>
      </w:ins>
      <w:ins w:id="3282" w:author="sc" w:date="2018-08-02T20:01:50Z">
        <w:r>
          <w:rPr/>
          <w:fldChar w:fldCharType="separate"/>
        </w:r>
      </w:ins>
      <w:ins w:id="3283" w:author="sc" w:date="2018-08-02T20:01:50Z">
        <w:r>
          <w:rPr/>
          <w:t>80</w:t>
        </w:r>
      </w:ins>
      <w:ins w:id="3284" w:author="sc" w:date="2018-08-02T20:01:50Z">
        <w:r>
          <w:rPr/>
          <w:fldChar w:fldCharType="end"/>
        </w:r>
      </w:ins>
      <w:ins w:id="3285" w:author="sc" w:date="2018-08-02T20:01:50Z">
        <w:r>
          <w:rPr>
            <w:rFonts w:ascii="SimSun" w:hAnsi="SimSun"/>
            <w:szCs w:val="36"/>
          </w:rPr>
          <w:fldChar w:fldCharType="end"/>
        </w:r>
      </w:ins>
    </w:p>
    <w:p>
      <w:pPr>
        <w:pStyle w:val="22"/>
        <w:tabs>
          <w:tab w:val="right" w:leader="dot" w:pos="8306"/>
        </w:tabs>
        <w:rPr>
          <w:ins w:id="3286" w:author="sc" w:date="2018-08-02T20:01:50Z"/>
        </w:rPr>
      </w:pPr>
      <w:ins w:id="3287" w:author="sc" w:date="2018-08-02T20:01:50Z">
        <w:r>
          <w:rPr>
            <w:rFonts w:ascii="SimSun" w:hAnsi="SimSun"/>
            <w:szCs w:val="36"/>
          </w:rPr>
          <w:fldChar w:fldCharType="begin"/>
        </w:r>
      </w:ins>
      <w:ins w:id="3288" w:author="sc" w:date="2018-08-02T20:01:50Z">
        <w:r>
          <w:rPr>
            <w:rFonts w:ascii="SimSun" w:hAnsi="SimSun"/>
            <w:szCs w:val="36"/>
          </w:rPr>
          <w:instrText xml:space="preserve"> HYPERLINK \l _Toc1850493121 </w:instrText>
        </w:r>
      </w:ins>
      <w:ins w:id="3289" w:author="sc" w:date="2018-08-02T20:01:50Z">
        <w:r>
          <w:rPr>
            <w:rFonts w:ascii="SimSun" w:hAnsi="SimSun"/>
            <w:szCs w:val="36"/>
          </w:rPr>
          <w:fldChar w:fldCharType="separate"/>
        </w:r>
      </w:ins>
      <w:ins w:id="3290" w:author="sc" w:date="2018-08-02T20:01:50Z">
        <w:r>
          <w:rPr>
            <w:shd w:val="clear" w:fill="FFFFFF"/>
          </w:rPr>
          <w:t xml:space="preserve">15.27 </w:t>
        </w:r>
      </w:ins>
      <w:ins w:id="3291" w:author="sc" w:date="2018-08-02T20:01:50Z">
        <w:r>
          <w:rPr>
            <w:rFonts w:hint="eastAsia"/>
            <w:shd w:val="clear" w:color="auto" w:fill="FFFFFF"/>
          </w:rPr>
          <w:t>"static final" 修饰的数组应该是 "private"</w:t>
        </w:r>
      </w:ins>
      <w:ins w:id="3292" w:author="sc" w:date="2018-08-02T20:01:50Z">
        <w:r>
          <w:rPr/>
          <w:tab/>
        </w:r>
      </w:ins>
      <w:ins w:id="3293" w:author="sc" w:date="2018-08-02T20:01:50Z">
        <w:r>
          <w:rPr/>
          <w:fldChar w:fldCharType="begin"/>
        </w:r>
      </w:ins>
      <w:ins w:id="3294" w:author="sc" w:date="2018-08-02T20:01:50Z">
        <w:r>
          <w:rPr/>
          <w:instrText xml:space="preserve"> PAGEREF _Toc1850493121 </w:instrText>
        </w:r>
      </w:ins>
      <w:ins w:id="3295" w:author="sc" w:date="2018-08-02T20:01:50Z">
        <w:r>
          <w:rPr/>
          <w:fldChar w:fldCharType="separate"/>
        </w:r>
      </w:ins>
      <w:ins w:id="3296" w:author="sc" w:date="2018-08-02T20:01:50Z">
        <w:r>
          <w:rPr/>
          <w:t>81</w:t>
        </w:r>
      </w:ins>
      <w:ins w:id="3297" w:author="sc" w:date="2018-08-02T20:01:50Z">
        <w:r>
          <w:rPr/>
          <w:fldChar w:fldCharType="end"/>
        </w:r>
      </w:ins>
      <w:ins w:id="3298" w:author="sc" w:date="2018-08-02T20:01:50Z">
        <w:r>
          <w:rPr>
            <w:rFonts w:ascii="SimSun" w:hAnsi="SimSun"/>
            <w:szCs w:val="36"/>
          </w:rPr>
          <w:fldChar w:fldCharType="end"/>
        </w:r>
      </w:ins>
    </w:p>
    <w:p>
      <w:pPr>
        <w:pStyle w:val="22"/>
        <w:tabs>
          <w:tab w:val="right" w:leader="dot" w:pos="8306"/>
        </w:tabs>
        <w:rPr>
          <w:ins w:id="3299" w:author="sc" w:date="2018-08-02T20:01:50Z"/>
        </w:rPr>
      </w:pPr>
      <w:ins w:id="3300" w:author="sc" w:date="2018-08-02T20:01:50Z">
        <w:r>
          <w:rPr>
            <w:rFonts w:ascii="SimSun" w:hAnsi="SimSun"/>
            <w:szCs w:val="36"/>
          </w:rPr>
          <w:fldChar w:fldCharType="begin"/>
        </w:r>
      </w:ins>
      <w:ins w:id="3301" w:author="sc" w:date="2018-08-02T20:01:50Z">
        <w:r>
          <w:rPr>
            <w:rFonts w:ascii="SimSun" w:hAnsi="SimSun"/>
            <w:szCs w:val="36"/>
          </w:rPr>
          <w:instrText xml:space="preserve"> HYPERLINK \l _Toc593834015 </w:instrText>
        </w:r>
      </w:ins>
      <w:ins w:id="3302" w:author="sc" w:date="2018-08-02T20:01:50Z">
        <w:r>
          <w:rPr>
            <w:rFonts w:ascii="SimSun" w:hAnsi="SimSun"/>
            <w:szCs w:val="36"/>
          </w:rPr>
          <w:fldChar w:fldCharType="separate"/>
        </w:r>
      </w:ins>
      <w:ins w:id="3303" w:author="sc" w:date="2018-08-02T20:01:50Z">
        <w:r>
          <w:rPr>
            <w:shd w:val="clear" w:fill="FFFFFF"/>
          </w:rPr>
          <w:t xml:space="preserve">15.28 </w:t>
        </w:r>
      </w:ins>
      <w:ins w:id="3304" w:author="sc" w:date="2018-08-02T20:01:50Z">
        <w:r>
          <w:rPr>
            <w:rFonts w:hint="eastAsia"/>
            <w:shd w:val="clear" w:color="auto" w:fill="FFFFFF"/>
          </w:rPr>
          <w:t>实现"Cloneable" 应该重写clone方法</w:t>
        </w:r>
      </w:ins>
      <w:ins w:id="3305" w:author="sc" w:date="2018-08-02T20:01:50Z">
        <w:r>
          <w:rPr/>
          <w:tab/>
        </w:r>
      </w:ins>
      <w:ins w:id="3306" w:author="sc" w:date="2018-08-02T20:01:50Z">
        <w:r>
          <w:rPr/>
          <w:fldChar w:fldCharType="begin"/>
        </w:r>
      </w:ins>
      <w:ins w:id="3307" w:author="sc" w:date="2018-08-02T20:01:50Z">
        <w:r>
          <w:rPr/>
          <w:instrText xml:space="preserve"> PAGEREF _Toc593834015 </w:instrText>
        </w:r>
      </w:ins>
      <w:ins w:id="3308" w:author="sc" w:date="2018-08-02T20:01:50Z">
        <w:r>
          <w:rPr/>
          <w:fldChar w:fldCharType="separate"/>
        </w:r>
      </w:ins>
      <w:ins w:id="3309" w:author="sc" w:date="2018-08-02T20:01:50Z">
        <w:r>
          <w:rPr/>
          <w:t>82</w:t>
        </w:r>
      </w:ins>
      <w:ins w:id="3310" w:author="sc" w:date="2018-08-02T20:01:50Z">
        <w:r>
          <w:rPr/>
          <w:fldChar w:fldCharType="end"/>
        </w:r>
      </w:ins>
      <w:ins w:id="3311" w:author="sc" w:date="2018-08-02T20:01:50Z">
        <w:r>
          <w:rPr>
            <w:rFonts w:ascii="SimSun" w:hAnsi="SimSun"/>
            <w:szCs w:val="36"/>
          </w:rPr>
          <w:fldChar w:fldCharType="end"/>
        </w:r>
      </w:ins>
    </w:p>
    <w:p>
      <w:pPr>
        <w:pStyle w:val="22"/>
        <w:tabs>
          <w:tab w:val="right" w:leader="dot" w:pos="8306"/>
        </w:tabs>
        <w:rPr>
          <w:ins w:id="3312" w:author="sc" w:date="2018-08-02T20:01:50Z"/>
        </w:rPr>
      </w:pPr>
      <w:ins w:id="3313" w:author="sc" w:date="2018-08-02T20:01:50Z">
        <w:r>
          <w:rPr>
            <w:rFonts w:ascii="SimSun" w:hAnsi="SimSun"/>
            <w:szCs w:val="36"/>
          </w:rPr>
          <w:fldChar w:fldCharType="begin"/>
        </w:r>
      </w:ins>
      <w:ins w:id="3314" w:author="sc" w:date="2018-08-02T20:01:50Z">
        <w:r>
          <w:rPr>
            <w:rFonts w:ascii="SimSun" w:hAnsi="SimSun"/>
            <w:szCs w:val="36"/>
          </w:rPr>
          <w:instrText xml:space="preserve"> HYPERLINK \l _Toc56548605 </w:instrText>
        </w:r>
      </w:ins>
      <w:ins w:id="3315" w:author="sc" w:date="2018-08-02T20:01:50Z">
        <w:r>
          <w:rPr>
            <w:rFonts w:ascii="SimSun" w:hAnsi="SimSun"/>
            <w:szCs w:val="36"/>
          </w:rPr>
          <w:fldChar w:fldCharType="separate"/>
        </w:r>
      </w:ins>
      <w:ins w:id="3316" w:author="sc" w:date="2018-08-02T20:01:50Z">
        <w:r>
          <w:rPr>
            <w:shd w:val="clear" w:fill="FFFFFF"/>
          </w:rPr>
          <w:t xml:space="preserve">15.29 </w:t>
        </w:r>
      </w:ins>
      <w:ins w:id="3317" w:author="sc" w:date="2018-08-02T20:01:50Z">
        <w:r>
          <w:rPr/>
          <w:t>后加加</w:t>
        </w:r>
      </w:ins>
      <w:ins w:id="3318" w:author="sc" w:date="2018-08-02T20:01:50Z">
        <w:r>
          <w:rPr>
            <w:rFonts w:hint="eastAsia"/>
          </w:rPr>
          <w:t xml:space="preserve"> 前加加的使用规范</w:t>
        </w:r>
      </w:ins>
      <w:ins w:id="3319" w:author="sc" w:date="2018-08-02T20:01:50Z">
        <w:r>
          <w:rPr/>
          <w:tab/>
        </w:r>
      </w:ins>
      <w:ins w:id="3320" w:author="sc" w:date="2018-08-02T20:01:50Z">
        <w:r>
          <w:rPr/>
          <w:fldChar w:fldCharType="begin"/>
        </w:r>
      </w:ins>
      <w:ins w:id="3321" w:author="sc" w:date="2018-08-02T20:01:50Z">
        <w:r>
          <w:rPr/>
          <w:instrText xml:space="preserve"> PAGEREF _Toc56548605 </w:instrText>
        </w:r>
      </w:ins>
      <w:ins w:id="3322" w:author="sc" w:date="2018-08-02T20:01:50Z">
        <w:r>
          <w:rPr/>
          <w:fldChar w:fldCharType="separate"/>
        </w:r>
      </w:ins>
      <w:ins w:id="3323" w:author="sc" w:date="2018-08-02T20:01:50Z">
        <w:r>
          <w:rPr/>
          <w:t>83</w:t>
        </w:r>
      </w:ins>
      <w:ins w:id="3324" w:author="sc" w:date="2018-08-02T20:01:50Z">
        <w:r>
          <w:rPr/>
          <w:fldChar w:fldCharType="end"/>
        </w:r>
      </w:ins>
      <w:ins w:id="3325" w:author="sc" w:date="2018-08-02T20:01:50Z">
        <w:r>
          <w:rPr>
            <w:rFonts w:ascii="SimSun" w:hAnsi="SimSun"/>
            <w:szCs w:val="36"/>
          </w:rPr>
          <w:fldChar w:fldCharType="end"/>
        </w:r>
      </w:ins>
    </w:p>
    <w:p>
      <w:pPr>
        <w:pStyle w:val="22"/>
        <w:tabs>
          <w:tab w:val="right" w:leader="dot" w:pos="8306"/>
        </w:tabs>
        <w:rPr>
          <w:ins w:id="3326" w:author="sc" w:date="2018-08-02T20:01:50Z"/>
        </w:rPr>
      </w:pPr>
      <w:ins w:id="3327" w:author="sc" w:date="2018-08-02T20:01:50Z">
        <w:r>
          <w:rPr>
            <w:rFonts w:ascii="SimSun" w:hAnsi="SimSun"/>
            <w:szCs w:val="36"/>
          </w:rPr>
          <w:fldChar w:fldCharType="begin"/>
        </w:r>
      </w:ins>
      <w:ins w:id="3328" w:author="sc" w:date="2018-08-02T20:01:50Z">
        <w:r>
          <w:rPr>
            <w:rFonts w:ascii="SimSun" w:hAnsi="SimSun"/>
            <w:szCs w:val="36"/>
          </w:rPr>
          <w:instrText xml:space="preserve"> HYPERLINK \l _Toc795497780 </w:instrText>
        </w:r>
      </w:ins>
      <w:ins w:id="3329" w:author="sc" w:date="2018-08-02T20:01:50Z">
        <w:r>
          <w:rPr>
            <w:rFonts w:ascii="SimSun" w:hAnsi="SimSun"/>
            <w:szCs w:val="36"/>
          </w:rPr>
          <w:fldChar w:fldCharType="separate"/>
        </w:r>
      </w:ins>
      <w:ins w:id="3330" w:author="sc" w:date="2018-08-02T20:01:50Z">
        <w:r>
          <w:rPr>
            <w:shd w:val="clear" w:fill="FFFFFF"/>
          </w:rPr>
          <w:t xml:space="preserve">15.30 </w:t>
        </w:r>
      </w:ins>
      <w:ins w:id="3331" w:author="sc" w:date="2018-08-02T20:01:50Z">
        <w:r>
          <w:rPr>
            <w:rFonts w:hint="eastAsia"/>
            <w:shd w:val="clear" w:color="auto" w:fill="FFFFFF"/>
          </w:rPr>
          <w:t>属性必须加修饰符</w:t>
        </w:r>
      </w:ins>
      <w:ins w:id="3332" w:author="sc" w:date="2018-08-02T20:01:50Z">
        <w:r>
          <w:rPr/>
          <w:tab/>
        </w:r>
      </w:ins>
      <w:ins w:id="3333" w:author="sc" w:date="2018-08-02T20:01:50Z">
        <w:r>
          <w:rPr/>
          <w:fldChar w:fldCharType="begin"/>
        </w:r>
      </w:ins>
      <w:ins w:id="3334" w:author="sc" w:date="2018-08-02T20:01:50Z">
        <w:r>
          <w:rPr/>
          <w:instrText xml:space="preserve"> PAGEREF _Toc795497780 </w:instrText>
        </w:r>
      </w:ins>
      <w:ins w:id="3335" w:author="sc" w:date="2018-08-02T20:01:50Z">
        <w:r>
          <w:rPr/>
          <w:fldChar w:fldCharType="separate"/>
        </w:r>
      </w:ins>
      <w:ins w:id="3336" w:author="sc" w:date="2018-08-02T20:01:50Z">
        <w:r>
          <w:rPr/>
          <w:t>83</w:t>
        </w:r>
      </w:ins>
      <w:ins w:id="3337" w:author="sc" w:date="2018-08-02T20:01:50Z">
        <w:r>
          <w:rPr/>
          <w:fldChar w:fldCharType="end"/>
        </w:r>
      </w:ins>
      <w:ins w:id="3338" w:author="sc" w:date="2018-08-02T20:01:50Z">
        <w:r>
          <w:rPr>
            <w:rFonts w:ascii="SimSun" w:hAnsi="SimSun"/>
            <w:szCs w:val="36"/>
          </w:rPr>
          <w:fldChar w:fldCharType="end"/>
        </w:r>
      </w:ins>
    </w:p>
    <w:p>
      <w:pPr>
        <w:pStyle w:val="22"/>
        <w:tabs>
          <w:tab w:val="right" w:leader="dot" w:pos="8306"/>
        </w:tabs>
        <w:rPr>
          <w:ins w:id="3339" w:author="sc" w:date="2018-08-02T20:01:50Z"/>
        </w:rPr>
      </w:pPr>
      <w:ins w:id="3340" w:author="sc" w:date="2018-08-02T20:01:50Z">
        <w:r>
          <w:rPr>
            <w:rFonts w:ascii="SimSun" w:hAnsi="SimSun"/>
            <w:szCs w:val="36"/>
          </w:rPr>
          <w:fldChar w:fldCharType="begin"/>
        </w:r>
      </w:ins>
      <w:ins w:id="3341" w:author="sc" w:date="2018-08-02T20:01:50Z">
        <w:r>
          <w:rPr>
            <w:rFonts w:ascii="SimSun" w:hAnsi="SimSun"/>
            <w:szCs w:val="36"/>
          </w:rPr>
          <w:instrText xml:space="preserve"> HYPERLINK \l _Toc148014671 </w:instrText>
        </w:r>
      </w:ins>
      <w:ins w:id="3342" w:author="sc" w:date="2018-08-02T20:01:50Z">
        <w:r>
          <w:rPr>
            <w:rFonts w:ascii="SimSun" w:hAnsi="SimSun"/>
            <w:szCs w:val="36"/>
          </w:rPr>
          <w:fldChar w:fldCharType="separate"/>
        </w:r>
      </w:ins>
      <w:ins w:id="3343" w:author="sc" w:date="2018-08-02T20:01:50Z">
        <w:r>
          <w:rPr/>
          <w:t>15.31 If判断规则</w:t>
        </w:r>
        <w:r>
          <w:rPr/>
          <w:tab/>
        </w:r>
      </w:ins>
      <w:ins w:id="3344" w:author="sc" w:date="2018-08-02T20:01:50Z">
        <w:r>
          <w:rPr/>
          <w:fldChar w:fldCharType="begin"/>
        </w:r>
      </w:ins>
      <w:ins w:id="3345" w:author="sc" w:date="2018-08-02T20:01:50Z">
        <w:r>
          <w:rPr/>
          <w:instrText xml:space="preserve"> PAGEREF _Toc148014671 </w:instrText>
        </w:r>
      </w:ins>
      <w:ins w:id="3346" w:author="sc" w:date="2018-08-02T20:01:50Z">
        <w:r>
          <w:rPr/>
          <w:fldChar w:fldCharType="separate"/>
        </w:r>
      </w:ins>
      <w:ins w:id="3347" w:author="sc" w:date="2018-08-02T20:01:50Z">
        <w:r>
          <w:rPr/>
          <w:t>84</w:t>
        </w:r>
      </w:ins>
      <w:ins w:id="3348" w:author="sc" w:date="2018-08-02T20:01:50Z">
        <w:r>
          <w:rPr/>
          <w:fldChar w:fldCharType="end"/>
        </w:r>
      </w:ins>
      <w:ins w:id="3349" w:author="sc" w:date="2018-08-02T20:01:50Z">
        <w:r>
          <w:rPr>
            <w:rFonts w:ascii="SimSun" w:hAnsi="SimSun"/>
            <w:szCs w:val="36"/>
          </w:rPr>
          <w:fldChar w:fldCharType="end"/>
        </w:r>
      </w:ins>
    </w:p>
    <w:p>
      <w:pPr>
        <w:pStyle w:val="22"/>
        <w:tabs>
          <w:tab w:val="right" w:leader="dot" w:pos="8306"/>
        </w:tabs>
        <w:rPr>
          <w:ins w:id="3350" w:author="sc" w:date="2018-08-02T20:01:50Z"/>
        </w:rPr>
      </w:pPr>
      <w:ins w:id="3351" w:author="sc" w:date="2018-08-02T20:01:50Z">
        <w:r>
          <w:rPr>
            <w:rFonts w:ascii="SimSun" w:hAnsi="SimSun"/>
            <w:szCs w:val="36"/>
          </w:rPr>
          <w:fldChar w:fldCharType="begin"/>
        </w:r>
      </w:ins>
      <w:ins w:id="3352" w:author="sc" w:date="2018-08-02T20:01:50Z">
        <w:r>
          <w:rPr>
            <w:rFonts w:ascii="SimSun" w:hAnsi="SimSun"/>
            <w:szCs w:val="36"/>
          </w:rPr>
          <w:instrText xml:space="preserve"> HYPERLINK \l _Toc164289313 </w:instrText>
        </w:r>
      </w:ins>
      <w:ins w:id="3353" w:author="sc" w:date="2018-08-02T20:01:50Z">
        <w:r>
          <w:rPr>
            <w:rFonts w:ascii="SimSun" w:hAnsi="SimSun"/>
            <w:szCs w:val="36"/>
          </w:rPr>
          <w:fldChar w:fldCharType="separate"/>
        </w:r>
      </w:ins>
      <w:ins w:id="3354" w:author="sc" w:date="2018-08-02T20:01:50Z">
        <w:r>
          <w:rPr/>
          <w:t xml:space="preserve">15.32 </w:t>
        </w:r>
      </w:ins>
      <w:ins w:id="3355" w:author="sc" w:date="2018-08-02T20:01:50Z">
        <w:r>
          <w:rPr>
            <w:rFonts w:hint="eastAsia"/>
          </w:rPr>
          <w:t>错误的逻辑判断，不应该出现</w:t>
        </w:r>
      </w:ins>
      <w:ins w:id="3356" w:author="sc" w:date="2018-08-02T20:01:50Z">
        <w:r>
          <w:rPr/>
          <w:tab/>
        </w:r>
      </w:ins>
      <w:ins w:id="3357" w:author="sc" w:date="2018-08-02T20:01:50Z">
        <w:r>
          <w:rPr/>
          <w:fldChar w:fldCharType="begin"/>
        </w:r>
      </w:ins>
      <w:ins w:id="3358" w:author="sc" w:date="2018-08-02T20:01:50Z">
        <w:r>
          <w:rPr/>
          <w:instrText xml:space="preserve"> PAGEREF _Toc164289313 </w:instrText>
        </w:r>
      </w:ins>
      <w:ins w:id="3359" w:author="sc" w:date="2018-08-02T20:01:50Z">
        <w:r>
          <w:rPr/>
          <w:fldChar w:fldCharType="separate"/>
        </w:r>
      </w:ins>
      <w:ins w:id="3360" w:author="sc" w:date="2018-08-02T20:01:50Z">
        <w:r>
          <w:rPr/>
          <w:t>84</w:t>
        </w:r>
      </w:ins>
      <w:ins w:id="3361" w:author="sc" w:date="2018-08-02T20:01:50Z">
        <w:r>
          <w:rPr/>
          <w:fldChar w:fldCharType="end"/>
        </w:r>
      </w:ins>
      <w:ins w:id="3362" w:author="sc" w:date="2018-08-02T20:01:50Z">
        <w:r>
          <w:rPr>
            <w:rFonts w:ascii="SimSun" w:hAnsi="SimSun"/>
            <w:szCs w:val="36"/>
          </w:rPr>
          <w:fldChar w:fldCharType="end"/>
        </w:r>
      </w:ins>
    </w:p>
    <w:p>
      <w:pPr>
        <w:pStyle w:val="22"/>
        <w:tabs>
          <w:tab w:val="right" w:leader="dot" w:pos="8306"/>
        </w:tabs>
        <w:rPr>
          <w:ins w:id="3363" w:author="sc" w:date="2018-08-02T20:01:50Z"/>
        </w:rPr>
      </w:pPr>
      <w:ins w:id="3364" w:author="sc" w:date="2018-08-02T20:01:50Z">
        <w:r>
          <w:rPr>
            <w:rFonts w:ascii="SimSun" w:hAnsi="SimSun"/>
            <w:szCs w:val="36"/>
          </w:rPr>
          <w:fldChar w:fldCharType="begin"/>
        </w:r>
      </w:ins>
      <w:ins w:id="3365" w:author="sc" w:date="2018-08-02T20:01:50Z">
        <w:r>
          <w:rPr>
            <w:rFonts w:ascii="SimSun" w:hAnsi="SimSun"/>
            <w:szCs w:val="36"/>
          </w:rPr>
          <w:instrText xml:space="preserve"> HYPERLINK \l _Toc659776846 </w:instrText>
        </w:r>
      </w:ins>
      <w:ins w:id="3366" w:author="sc" w:date="2018-08-02T20:01:50Z">
        <w:r>
          <w:rPr>
            <w:rFonts w:ascii="SimSun" w:hAnsi="SimSun"/>
            <w:szCs w:val="36"/>
          </w:rPr>
          <w:fldChar w:fldCharType="separate"/>
        </w:r>
      </w:ins>
      <w:ins w:id="3367" w:author="sc" w:date="2018-08-02T20:01:50Z">
        <w:r>
          <w:rPr>
            <w:shd w:val="clear" w:fill="FFFFFF"/>
          </w:rPr>
          <w:t xml:space="preserve">15.33 </w:t>
        </w:r>
      </w:ins>
      <w:ins w:id="3368" w:author="sc" w:date="2018-08-02T20:01:50Z">
        <w:r>
          <w:rPr>
            <w:rFonts w:hint="eastAsia"/>
            <w:shd w:val="clear" w:color="auto" w:fill="FFFFFF"/>
          </w:rPr>
          <w:t>代码中打印到控制台的异常信息应该使用log代替</w:t>
        </w:r>
      </w:ins>
      <w:ins w:id="3369" w:author="sc" w:date="2018-08-02T20:01:50Z">
        <w:r>
          <w:rPr/>
          <w:tab/>
        </w:r>
      </w:ins>
      <w:ins w:id="3370" w:author="sc" w:date="2018-08-02T20:01:50Z">
        <w:r>
          <w:rPr/>
          <w:fldChar w:fldCharType="begin"/>
        </w:r>
      </w:ins>
      <w:ins w:id="3371" w:author="sc" w:date="2018-08-02T20:01:50Z">
        <w:r>
          <w:rPr/>
          <w:instrText xml:space="preserve"> PAGEREF _Toc659776846 </w:instrText>
        </w:r>
      </w:ins>
      <w:ins w:id="3372" w:author="sc" w:date="2018-08-02T20:01:50Z">
        <w:r>
          <w:rPr/>
          <w:fldChar w:fldCharType="separate"/>
        </w:r>
      </w:ins>
      <w:ins w:id="3373" w:author="sc" w:date="2018-08-02T20:01:50Z">
        <w:r>
          <w:rPr/>
          <w:t>85</w:t>
        </w:r>
      </w:ins>
      <w:ins w:id="3374" w:author="sc" w:date="2018-08-02T20:01:50Z">
        <w:r>
          <w:rPr/>
          <w:fldChar w:fldCharType="end"/>
        </w:r>
      </w:ins>
      <w:ins w:id="3375" w:author="sc" w:date="2018-08-02T20:01:50Z">
        <w:r>
          <w:rPr>
            <w:rFonts w:ascii="SimSun" w:hAnsi="SimSun"/>
            <w:szCs w:val="36"/>
          </w:rPr>
          <w:fldChar w:fldCharType="end"/>
        </w:r>
      </w:ins>
    </w:p>
    <w:p>
      <w:pPr>
        <w:pStyle w:val="22"/>
        <w:tabs>
          <w:tab w:val="right" w:leader="dot" w:pos="8306"/>
        </w:tabs>
        <w:rPr>
          <w:ins w:id="3376" w:author="sc" w:date="2018-08-02T20:01:50Z"/>
        </w:rPr>
      </w:pPr>
      <w:ins w:id="3377" w:author="sc" w:date="2018-08-02T20:01:50Z">
        <w:r>
          <w:rPr>
            <w:rFonts w:ascii="SimSun" w:hAnsi="SimSun"/>
            <w:szCs w:val="36"/>
          </w:rPr>
          <w:fldChar w:fldCharType="begin"/>
        </w:r>
      </w:ins>
      <w:ins w:id="3378" w:author="sc" w:date="2018-08-02T20:01:50Z">
        <w:r>
          <w:rPr>
            <w:rFonts w:ascii="SimSun" w:hAnsi="SimSun"/>
            <w:szCs w:val="36"/>
          </w:rPr>
          <w:instrText xml:space="preserve"> HYPERLINK \l _Toc1307011216 </w:instrText>
        </w:r>
      </w:ins>
      <w:ins w:id="3379" w:author="sc" w:date="2018-08-02T20:01:50Z">
        <w:r>
          <w:rPr>
            <w:rFonts w:ascii="SimSun" w:hAnsi="SimSun"/>
            <w:szCs w:val="36"/>
          </w:rPr>
          <w:fldChar w:fldCharType="separate"/>
        </w:r>
      </w:ins>
      <w:ins w:id="3380" w:author="sc" w:date="2018-08-02T20:01:50Z">
        <w:r>
          <w:rPr>
            <w:shd w:val="clear" w:fill="FFFFFF"/>
          </w:rPr>
          <w:t xml:space="preserve">15.34 </w:t>
        </w:r>
      </w:ins>
      <w:ins w:id="3381" w:author="sc" w:date="2018-08-02T20:01:50Z">
        <w:r>
          <w:rPr>
            <w:rFonts w:hint="eastAsia"/>
            <w:shd w:val="clear" w:color="auto" w:fill="FFFFFF"/>
          </w:rPr>
          <w:t>对象判断NULL条件的规则</w:t>
        </w:r>
      </w:ins>
      <w:ins w:id="3382" w:author="sc" w:date="2018-08-02T20:01:50Z">
        <w:r>
          <w:rPr/>
          <w:tab/>
        </w:r>
      </w:ins>
      <w:ins w:id="3383" w:author="sc" w:date="2018-08-02T20:01:50Z">
        <w:r>
          <w:rPr/>
          <w:fldChar w:fldCharType="begin"/>
        </w:r>
      </w:ins>
      <w:ins w:id="3384" w:author="sc" w:date="2018-08-02T20:01:50Z">
        <w:r>
          <w:rPr/>
          <w:instrText xml:space="preserve"> PAGEREF _Toc1307011216 </w:instrText>
        </w:r>
      </w:ins>
      <w:ins w:id="3385" w:author="sc" w:date="2018-08-02T20:01:50Z">
        <w:r>
          <w:rPr/>
          <w:fldChar w:fldCharType="separate"/>
        </w:r>
      </w:ins>
      <w:ins w:id="3386" w:author="sc" w:date="2018-08-02T20:01:50Z">
        <w:r>
          <w:rPr/>
          <w:t>85</w:t>
        </w:r>
      </w:ins>
      <w:ins w:id="3387" w:author="sc" w:date="2018-08-02T20:01:50Z">
        <w:r>
          <w:rPr/>
          <w:fldChar w:fldCharType="end"/>
        </w:r>
      </w:ins>
      <w:ins w:id="3388" w:author="sc" w:date="2018-08-02T20:01:50Z">
        <w:r>
          <w:rPr>
            <w:rFonts w:ascii="SimSun" w:hAnsi="SimSun"/>
            <w:szCs w:val="36"/>
          </w:rPr>
          <w:fldChar w:fldCharType="end"/>
        </w:r>
      </w:ins>
    </w:p>
    <w:p>
      <w:pPr>
        <w:pStyle w:val="22"/>
        <w:tabs>
          <w:tab w:val="right" w:leader="dot" w:pos="8306"/>
        </w:tabs>
        <w:rPr>
          <w:ins w:id="3389" w:author="sc" w:date="2018-08-02T20:01:50Z"/>
        </w:rPr>
      </w:pPr>
      <w:ins w:id="3390" w:author="sc" w:date="2018-08-02T20:01:50Z">
        <w:r>
          <w:rPr>
            <w:rFonts w:ascii="SimSun" w:hAnsi="SimSun"/>
            <w:szCs w:val="36"/>
          </w:rPr>
          <w:fldChar w:fldCharType="begin"/>
        </w:r>
      </w:ins>
      <w:ins w:id="3391" w:author="sc" w:date="2018-08-02T20:01:50Z">
        <w:r>
          <w:rPr>
            <w:rFonts w:ascii="SimSun" w:hAnsi="SimSun"/>
            <w:szCs w:val="36"/>
          </w:rPr>
          <w:instrText xml:space="preserve"> HYPERLINK \l _Toc182223055 </w:instrText>
        </w:r>
      </w:ins>
      <w:ins w:id="3392" w:author="sc" w:date="2018-08-02T20:01:50Z">
        <w:r>
          <w:rPr>
            <w:rFonts w:ascii="SimSun" w:hAnsi="SimSun"/>
            <w:szCs w:val="36"/>
          </w:rPr>
          <w:fldChar w:fldCharType="separate"/>
        </w:r>
      </w:ins>
      <w:ins w:id="3393" w:author="sc" w:date="2018-08-02T20:01:50Z">
        <w:r>
          <w:rPr>
            <w:shd w:val="clear" w:fill="FFFFFF"/>
          </w:rPr>
          <w:t xml:space="preserve">15.35 </w:t>
        </w:r>
      </w:ins>
      <w:ins w:id="3394" w:author="sc" w:date="2018-08-02T20:01:50Z">
        <w:r>
          <w:rPr>
            <w:rFonts w:hint="eastAsia"/>
            <w:shd w:val="clear" w:color="auto" w:fill="FFFFFF"/>
          </w:rPr>
          <w:t>IF/IF ELSE 条件判断不应该出现重复判断</w:t>
        </w:r>
      </w:ins>
      <w:ins w:id="3395" w:author="sc" w:date="2018-08-02T20:01:50Z">
        <w:r>
          <w:rPr/>
          <w:tab/>
        </w:r>
      </w:ins>
      <w:ins w:id="3396" w:author="sc" w:date="2018-08-02T20:01:50Z">
        <w:r>
          <w:rPr/>
          <w:fldChar w:fldCharType="begin"/>
        </w:r>
      </w:ins>
      <w:ins w:id="3397" w:author="sc" w:date="2018-08-02T20:01:50Z">
        <w:r>
          <w:rPr/>
          <w:instrText xml:space="preserve"> PAGEREF _Toc182223055 </w:instrText>
        </w:r>
      </w:ins>
      <w:ins w:id="3398" w:author="sc" w:date="2018-08-02T20:01:50Z">
        <w:r>
          <w:rPr/>
          <w:fldChar w:fldCharType="separate"/>
        </w:r>
      </w:ins>
      <w:ins w:id="3399" w:author="sc" w:date="2018-08-02T20:01:50Z">
        <w:r>
          <w:rPr/>
          <w:t>86</w:t>
        </w:r>
      </w:ins>
      <w:ins w:id="3400" w:author="sc" w:date="2018-08-02T20:01:50Z">
        <w:r>
          <w:rPr/>
          <w:fldChar w:fldCharType="end"/>
        </w:r>
      </w:ins>
      <w:ins w:id="3401" w:author="sc" w:date="2018-08-02T20:01:50Z">
        <w:r>
          <w:rPr>
            <w:rFonts w:ascii="SimSun" w:hAnsi="SimSun"/>
            <w:szCs w:val="36"/>
          </w:rPr>
          <w:fldChar w:fldCharType="end"/>
        </w:r>
      </w:ins>
    </w:p>
    <w:p>
      <w:pPr>
        <w:pStyle w:val="22"/>
        <w:tabs>
          <w:tab w:val="right" w:leader="dot" w:pos="8306"/>
        </w:tabs>
        <w:rPr>
          <w:ins w:id="3402" w:author="sc" w:date="2018-08-02T20:01:50Z"/>
        </w:rPr>
      </w:pPr>
      <w:ins w:id="3403" w:author="sc" w:date="2018-08-02T20:01:50Z">
        <w:r>
          <w:rPr>
            <w:rFonts w:ascii="SimSun" w:hAnsi="SimSun"/>
            <w:szCs w:val="36"/>
          </w:rPr>
          <w:fldChar w:fldCharType="begin"/>
        </w:r>
      </w:ins>
      <w:ins w:id="3404" w:author="sc" w:date="2018-08-02T20:01:50Z">
        <w:r>
          <w:rPr>
            <w:rFonts w:ascii="SimSun" w:hAnsi="SimSun"/>
            <w:szCs w:val="36"/>
          </w:rPr>
          <w:instrText xml:space="preserve"> HYPERLINK \l _Toc129986086 </w:instrText>
        </w:r>
      </w:ins>
      <w:ins w:id="3405" w:author="sc" w:date="2018-08-02T20:01:50Z">
        <w:r>
          <w:rPr>
            <w:rFonts w:ascii="SimSun" w:hAnsi="SimSun"/>
            <w:szCs w:val="36"/>
          </w:rPr>
          <w:fldChar w:fldCharType="separate"/>
        </w:r>
      </w:ins>
      <w:ins w:id="3406" w:author="sc" w:date="2018-08-02T20:01:50Z">
        <w:r>
          <w:rPr>
            <w:shd w:val="clear" w:fill="FFFFFF"/>
          </w:rPr>
          <w:t xml:space="preserve">15.36 </w:t>
        </w:r>
      </w:ins>
      <w:ins w:id="3407" w:author="sc" w:date="2018-08-02T20:01:50Z">
        <w:r>
          <w:rPr>
            <w:rFonts w:hint="eastAsia"/>
            <w:shd w:val="clear" w:color="auto" w:fill="FFFFFF"/>
          </w:rPr>
          <w:t>Finally 模块不能抛出异常</w:t>
        </w:r>
      </w:ins>
      <w:ins w:id="3408" w:author="sc" w:date="2018-08-02T20:01:50Z">
        <w:r>
          <w:rPr/>
          <w:tab/>
        </w:r>
      </w:ins>
      <w:ins w:id="3409" w:author="sc" w:date="2018-08-02T20:01:50Z">
        <w:r>
          <w:rPr/>
          <w:fldChar w:fldCharType="begin"/>
        </w:r>
      </w:ins>
      <w:ins w:id="3410" w:author="sc" w:date="2018-08-02T20:01:50Z">
        <w:r>
          <w:rPr/>
          <w:instrText xml:space="preserve"> PAGEREF _Toc129986086 </w:instrText>
        </w:r>
      </w:ins>
      <w:ins w:id="3411" w:author="sc" w:date="2018-08-02T20:01:50Z">
        <w:r>
          <w:rPr/>
          <w:fldChar w:fldCharType="separate"/>
        </w:r>
      </w:ins>
      <w:ins w:id="3412" w:author="sc" w:date="2018-08-02T20:01:50Z">
        <w:r>
          <w:rPr/>
          <w:t>86</w:t>
        </w:r>
      </w:ins>
      <w:ins w:id="3413" w:author="sc" w:date="2018-08-02T20:01:50Z">
        <w:r>
          <w:rPr/>
          <w:fldChar w:fldCharType="end"/>
        </w:r>
      </w:ins>
      <w:ins w:id="3414" w:author="sc" w:date="2018-08-02T20:01:50Z">
        <w:r>
          <w:rPr>
            <w:rFonts w:ascii="SimSun" w:hAnsi="SimSun"/>
            <w:szCs w:val="36"/>
          </w:rPr>
          <w:fldChar w:fldCharType="end"/>
        </w:r>
      </w:ins>
    </w:p>
    <w:p>
      <w:pPr>
        <w:pStyle w:val="22"/>
        <w:tabs>
          <w:tab w:val="right" w:leader="dot" w:pos="8306"/>
        </w:tabs>
        <w:rPr>
          <w:ins w:id="3415" w:author="sc" w:date="2018-08-02T20:01:50Z"/>
        </w:rPr>
      </w:pPr>
      <w:ins w:id="3416" w:author="sc" w:date="2018-08-02T20:01:50Z">
        <w:r>
          <w:rPr>
            <w:rFonts w:ascii="SimSun" w:hAnsi="SimSun"/>
            <w:szCs w:val="36"/>
          </w:rPr>
          <w:fldChar w:fldCharType="begin"/>
        </w:r>
      </w:ins>
      <w:ins w:id="3417" w:author="sc" w:date="2018-08-02T20:01:50Z">
        <w:r>
          <w:rPr>
            <w:rFonts w:ascii="SimSun" w:hAnsi="SimSun"/>
            <w:szCs w:val="36"/>
          </w:rPr>
          <w:instrText xml:space="preserve"> HYPERLINK \l _Toc140786761 </w:instrText>
        </w:r>
      </w:ins>
      <w:ins w:id="3418" w:author="sc" w:date="2018-08-02T20:01:50Z">
        <w:r>
          <w:rPr>
            <w:rFonts w:ascii="SimSun" w:hAnsi="SimSun"/>
            <w:szCs w:val="36"/>
          </w:rPr>
          <w:fldChar w:fldCharType="separate"/>
        </w:r>
      </w:ins>
      <w:ins w:id="3419" w:author="sc" w:date="2018-08-02T20:01:50Z">
        <w:r>
          <w:rPr>
            <w:shd w:val="clear" w:fill="FFFFFF"/>
          </w:rPr>
          <w:t xml:space="preserve">15.37 </w:t>
        </w:r>
      </w:ins>
      <w:ins w:id="3420" w:author="sc" w:date="2018-08-02T20:01:50Z">
        <w:r>
          <w:rPr>
            <w:rFonts w:hint="eastAsia"/>
            <w:shd w:val="clear" w:color="auto" w:fill="FFFFFF"/>
          </w:rPr>
          <w:t>赋值时，不应该自己给自己赋值</w:t>
        </w:r>
      </w:ins>
      <w:ins w:id="3421" w:author="sc" w:date="2018-08-02T20:01:50Z">
        <w:r>
          <w:rPr/>
          <w:tab/>
        </w:r>
      </w:ins>
      <w:ins w:id="3422" w:author="sc" w:date="2018-08-02T20:01:50Z">
        <w:r>
          <w:rPr/>
          <w:fldChar w:fldCharType="begin"/>
        </w:r>
      </w:ins>
      <w:ins w:id="3423" w:author="sc" w:date="2018-08-02T20:01:50Z">
        <w:r>
          <w:rPr/>
          <w:instrText xml:space="preserve"> PAGEREF _Toc140786761 </w:instrText>
        </w:r>
      </w:ins>
      <w:ins w:id="3424" w:author="sc" w:date="2018-08-02T20:01:50Z">
        <w:r>
          <w:rPr/>
          <w:fldChar w:fldCharType="separate"/>
        </w:r>
      </w:ins>
      <w:ins w:id="3425" w:author="sc" w:date="2018-08-02T20:01:50Z">
        <w:r>
          <w:rPr/>
          <w:t>87</w:t>
        </w:r>
      </w:ins>
      <w:ins w:id="3426" w:author="sc" w:date="2018-08-02T20:01:50Z">
        <w:r>
          <w:rPr/>
          <w:fldChar w:fldCharType="end"/>
        </w:r>
      </w:ins>
      <w:ins w:id="3427" w:author="sc" w:date="2018-08-02T20:01:50Z">
        <w:r>
          <w:rPr>
            <w:rFonts w:ascii="SimSun" w:hAnsi="SimSun"/>
            <w:szCs w:val="36"/>
          </w:rPr>
          <w:fldChar w:fldCharType="end"/>
        </w:r>
      </w:ins>
    </w:p>
    <w:p>
      <w:pPr>
        <w:pStyle w:val="22"/>
        <w:tabs>
          <w:tab w:val="right" w:leader="dot" w:pos="8306"/>
        </w:tabs>
        <w:rPr>
          <w:ins w:id="3428" w:author="sc" w:date="2018-08-02T20:01:50Z"/>
        </w:rPr>
      </w:pPr>
      <w:ins w:id="3429" w:author="sc" w:date="2018-08-02T20:01:50Z">
        <w:r>
          <w:rPr>
            <w:rFonts w:ascii="SimSun" w:hAnsi="SimSun"/>
            <w:szCs w:val="36"/>
          </w:rPr>
          <w:fldChar w:fldCharType="begin"/>
        </w:r>
      </w:ins>
      <w:ins w:id="3430" w:author="sc" w:date="2018-08-02T20:01:50Z">
        <w:r>
          <w:rPr>
            <w:rFonts w:ascii="SimSun" w:hAnsi="SimSun"/>
            <w:szCs w:val="36"/>
          </w:rPr>
          <w:instrText xml:space="preserve"> HYPERLINK \l _Toc957212367 </w:instrText>
        </w:r>
      </w:ins>
      <w:ins w:id="3431" w:author="sc" w:date="2018-08-02T20:01:50Z">
        <w:r>
          <w:rPr>
            <w:rFonts w:ascii="SimSun" w:hAnsi="SimSun"/>
            <w:szCs w:val="36"/>
          </w:rPr>
          <w:fldChar w:fldCharType="separate"/>
        </w:r>
      </w:ins>
      <w:ins w:id="3432" w:author="sc" w:date="2018-08-02T20:01:50Z">
        <w:r>
          <w:rPr>
            <w:shd w:val="clear" w:fill="FFFFFF"/>
          </w:rPr>
          <w:t xml:space="preserve">15.38 </w:t>
        </w:r>
      </w:ins>
      <w:ins w:id="3433" w:author="sc" w:date="2018-08-02T20:01:50Z">
        <w:r>
          <w:rPr>
            <w:rFonts w:hint="eastAsia"/>
            <w:shd w:val="clear" w:color="auto" w:fill="FFFFFF"/>
          </w:rPr>
          <w:t>Public static 后面应该加入final</w:t>
        </w:r>
      </w:ins>
      <w:ins w:id="3434" w:author="sc" w:date="2018-08-02T20:01:50Z">
        <w:r>
          <w:rPr/>
          <w:tab/>
        </w:r>
      </w:ins>
      <w:ins w:id="3435" w:author="sc" w:date="2018-08-02T20:01:50Z">
        <w:r>
          <w:rPr/>
          <w:fldChar w:fldCharType="begin"/>
        </w:r>
      </w:ins>
      <w:ins w:id="3436" w:author="sc" w:date="2018-08-02T20:01:50Z">
        <w:r>
          <w:rPr/>
          <w:instrText xml:space="preserve"> PAGEREF _Toc957212367 </w:instrText>
        </w:r>
      </w:ins>
      <w:ins w:id="3437" w:author="sc" w:date="2018-08-02T20:01:50Z">
        <w:r>
          <w:rPr/>
          <w:fldChar w:fldCharType="separate"/>
        </w:r>
      </w:ins>
      <w:ins w:id="3438" w:author="sc" w:date="2018-08-02T20:01:50Z">
        <w:r>
          <w:rPr/>
          <w:t>87</w:t>
        </w:r>
      </w:ins>
      <w:ins w:id="3439" w:author="sc" w:date="2018-08-02T20:01:50Z">
        <w:r>
          <w:rPr/>
          <w:fldChar w:fldCharType="end"/>
        </w:r>
      </w:ins>
      <w:ins w:id="3440" w:author="sc" w:date="2018-08-02T20:01:50Z">
        <w:r>
          <w:rPr>
            <w:rFonts w:ascii="SimSun" w:hAnsi="SimSun"/>
            <w:szCs w:val="36"/>
          </w:rPr>
          <w:fldChar w:fldCharType="end"/>
        </w:r>
      </w:ins>
    </w:p>
    <w:p>
      <w:pPr>
        <w:pStyle w:val="22"/>
        <w:tabs>
          <w:tab w:val="right" w:leader="dot" w:pos="8306"/>
        </w:tabs>
        <w:rPr>
          <w:ins w:id="3441" w:author="sc" w:date="2018-08-02T20:01:50Z"/>
        </w:rPr>
      </w:pPr>
      <w:ins w:id="3442" w:author="sc" w:date="2018-08-02T20:01:50Z">
        <w:r>
          <w:rPr>
            <w:rFonts w:ascii="SimSun" w:hAnsi="SimSun"/>
            <w:szCs w:val="36"/>
          </w:rPr>
          <w:fldChar w:fldCharType="begin"/>
        </w:r>
      </w:ins>
      <w:ins w:id="3443" w:author="sc" w:date="2018-08-02T20:01:50Z">
        <w:r>
          <w:rPr>
            <w:rFonts w:ascii="SimSun" w:hAnsi="SimSun"/>
            <w:szCs w:val="36"/>
          </w:rPr>
          <w:instrText xml:space="preserve"> HYPERLINK \l _Toc1993839168 </w:instrText>
        </w:r>
      </w:ins>
      <w:ins w:id="3444" w:author="sc" w:date="2018-08-02T20:01:50Z">
        <w:r>
          <w:rPr>
            <w:rFonts w:ascii="SimSun" w:hAnsi="SimSun"/>
            <w:szCs w:val="36"/>
          </w:rPr>
          <w:fldChar w:fldCharType="separate"/>
        </w:r>
      </w:ins>
      <w:ins w:id="3445" w:author="sc" w:date="2018-08-02T20:01:50Z">
        <w:r>
          <w:rPr>
            <w:shd w:val="clear" w:fill="FFFFFF"/>
          </w:rPr>
          <w:t xml:space="preserve">15.39 </w:t>
        </w:r>
      </w:ins>
      <w:ins w:id="3446" w:author="sc" w:date="2018-08-02T20:01:50Z">
        <w:r>
          <w:rPr>
            <w:rFonts w:hint="eastAsia"/>
            <w:shd w:val="clear" w:color="auto" w:fill="FFFFFF"/>
          </w:rPr>
          <w:t>Finally模块中不能出现return</w:t>
        </w:r>
      </w:ins>
      <w:ins w:id="3447" w:author="sc" w:date="2018-08-02T20:01:50Z">
        <w:r>
          <w:rPr/>
          <w:tab/>
        </w:r>
      </w:ins>
      <w:ins w:id="3448" w:author="sc" w:date="2018-08-02T20:01:50Z">
        <w:r>
          <w:rPr/>
          <w:fldChar w:fldCharType="begin"/>
        </w:r>
      </w:ins>
      <w:ins w:id="3449" w:author="sc" w:date="2018-08-02T20:01:50Z">
        <w:r>
          <w:rPr/>
          <w:instrText xml:space="preserve"> PAGEREF _Toc1993839168 </w:instrText>
        </w:r>
      </w:ins>
      <w:ins w:id="3450" w:author="sc" w:date="2018-08-02T20:01:50Z">
        <w:r>
          <w:rPr/>
          <w:fldChar w:fldCharType="separate"/>
        </w:r>
      </w:ins>
      <w:ins w:id="3451" w:author="sc" w:date="2018-08-02T20:01:50Z">
        <w:r>
          <w:rPr/>
          <w:t>87</w:t>
        </w:r>
      </w:ins>
      <w:ins w:id="3452" w:author="sc" w:date="2018-08-02T20:01:50Z">
        <w:r>
          <w:rPr/>
          <w:fldChar w:fldCharType="end"/>
        </w:r>
      </w:ins>
      <w:ins w:id="3453" w:author="sc" w:date="2018-08-02T20:01:50Z">
        <w:r>
          <w:rPr>
            <w:rFonts w:ascii="SimSun" w:hAnsi="SimSun"/>
            <w:szCs w:val="36"/>
          </w:rPr>
          <w:fldChar w:fldCharType="end"/>
        </w:r>
      </w:ins>
    </w:p>
    <w:p>
      <w:pPr>
        <w:pStyle w:val="22"/>
        <w:tabs>
          <w:tab w:val="right" w:leader="dot" w:pos="8306"/>
        </w:tabs>
        <w:rPr>
          <w:ins w:id="3454" w:author="sc" w:date="2018-08-02T20:01:50Z"/>
        </w:rPr>
      </w:pPr>
      <w:ins w:id="3455" w:author="sc" w:date="2018-08-02T20:01:50Z">
        <w:r>
          <w:rPr>
            <w:rFonts w:ascii="SimSun" w:hAnsi="SimSun"/>
            <w:szCs w:val="36"/>
          </w:rPr>
          <w:fldChar w:fldCharType="begin"/>
        </w:r>
      </w:ins>
      <w:ins w:id="3456" w:author="sc" w:date="2018-08-02T20:01:50Z">
        <w:r>
          <w:rPr>
            <w:rFonts w:ascii="SimSun" w:hAnsi="SimSun"/>
            <w:szCs w:val="36"/>
          </w:rPr>
          <w:instrText xml:space="preserve"> HYPERLINK \l _Toc1143482492 </w:instrText>
        </w:r>
      </w:ins>
      <w:ins w:id="3457" w:author="sc" w:date="2018-08-02T20:01:50Z">
        <w:r>
          <w:rPr>
            <w:rFonts w:ascii="SimSun" w:hAnsi="SimSun"/>
            <w:szCs w:val="36"/>
          </w:rPr>
          <w:fldChar w:fldCharType="separate"/>
        </w:r>
      </w:ins>
      <w:ins w:id="3458" w:author="sc" w:date="2018-08-02T20:01:50Z">
        <w:r>
          <w:rPr>
            <w:shd w:val="clear" w:fill="FFFFFF"/>
          </w:rPr>
          <w:t xml:space="preserve">15.40 </w:t>
        </w:r>
      </w:ins>
      <w:ins w:id="3459" w:author="sc" w:date="2018-08-02T20:01:50Z">
        <w:r>
          <w:rPr>
            <w:rFonts w:hint="eastAsia"/>
            <w:shd w:val="clear" w:color="auto" w:fill="FFFFFF"/>
          </w:rPr>
          <w:t>compareTo 方法 和equals方法 必须一起重写</w:t>
        </w:r>
      </w:ins>
      <w:ins w:id="3460" w:author="sc" w:date="2018-08-02T20:01:50Z">
        <w:r>
          <w:rPr/>
          <w:tab/>
        </w:r>
      </w:ins>
      <w:ins w:id="3461" w:author="sc" w:date="2018-08-02T20:01:50Z">
        <w:r>
          <w:rPr/>
          <w:fldChar w:fldCharType="begin"/>
        </w:r>
      </w:ins>
      <w:ins w:id="3462" w:author="sc" w:date="2018-08-02T20:01:50Z">
        <w:r>
          <w:rPr/>
          <w:instrText xml:space="preserve"> PAGEREF _Toc1143482492 </w:instrText>
        </w:r>
      </w:ins>
      <w:ins w:id="3463" w:author="sc" w:date="2018-08-02T20:01:50Z">
        <w:r>
          <w:rPr/>
          <w:fldChar w:fldCharType="separate"/>
        </w:r>
      </w:ins>
      <w:ins w:id="3464" w:author="sc" w:date="2018-08-02T20:01:50Z">
        <w:r>
          <w:rPr/>
          <w:t>88</w:t>
        </w:r>
      </w:ins>
      <w:ins w:id="3465" w:author="sc" w:date="2018-08-02T20:01:50Z">
        <w:r>
          <w:rPr/>
          <w:fldChar w:fldCharType="end"/>
        </w:r>
      </w:ins>
      <w:ins w:id="3466" w:author="sc" w:date="2018-08-02T20:01:50Z">
        <w:r>
          <w:rPr>
            <w:rFonts w:ascii="SimSun" w:hAnsi="SimSun"/>
            <w:szCs w:val="36"/>
          </w:rPr>
          <w:fldChar w:fldCharType="end"/>
        </w:r>
      </w:ins>
    </w:p>
    <w:p>
      <w:pPr>
        <w:pStyle w:val="22"/>
        <w:tabs>
          <w:tab w:val="right" w:leader="dot" w:pos="8306"/>
        </w:tabs>
        <w:rPr>
          <w:ins w:id="3467" w:author="sc" w:date="2018-08-02T20:01:50Z"/>
        </w:rPr>
      </w:pPr>
      <w:ins w:id="3468" w:author="sc" w:date="2018-08-02T20:01:50Z">
        <w:r>
          <w:rPr>
            <w:rFonts w:ascii="SimSun" w:hAnsi="SimSun"/>
            <w:szCs w:val="36"/>
          </w:rPr>
          <w:fldChar w:fldCharType="begin"/>
        </w:r>
      </w:ins>
      <w:ins w:id="3469" w:author="sc" w:date="2018-08-02T20:01:50Z">
        <w:r>
          <w:rPr>
            <w:rFonts w:ascii="SimSun" w:hAnsi="SimSun"/>
            <w:szCs w:val="36"/>
          </w:rPr>
          <w:instrText xml:space="preserve"> HYPERLINK \l _Toc289081518 </w:instrText>
        </w:r>
      </w:ins>
      <w:ins w:id="3470" w:author="sc" w:date="2018-08-02T20:01:50Z">
        <w:r>
          <w:rPr>
            <w:rFonts w:ascii="SimSun" w:hAnsi="SimSun"/>
            <w:szCs w:val="36"/>
          </w:rPr>
          <w:fldChar w:fldCharType="separate"/>
        </w:r>
      </w:ins>
      <w:ins w:id="3471" w:author="sc" w:date="2018-08-02T20:01:50Z">
        <w:r>
          <w:rPr>
            <w:shd w:val="clear" w:fill="FFFFFF"/>
          </w:rPr>
          <w:t xml:space="preserve">15.41 </w:t>
        </w:r>
      </w:ins>
      <w:ins w:id="3472" w:author="sc" w:date="2018-08-02T20:01:50Z">
        <w:r>
          <w:rPr>
            <w:rFonts w:hint="eastAsia"/>
            <w:shd w:val="clear" w:color="auto" w:fill="FFFFFF"/>
          </w:rPr>
          <w:t>使用StringBuffer代替加号</w:t>
        </w:r>
      </w:ins>
      <w:ins w:id="3473" w:author="sc" w:date="2018-08-02T20:01:50Z">
        <w:r>
          <w:rPr/>
          <w:tab/>
        </w:r>
      </w:ins>
      <w:ins w:id="3474" w:author="sc" w:date="2018-08-02T20:01:50Z">
        <w:r>
          <w:rPr/>
          <w:fldChar w:fldCharType="begin"/>
        </w:r>
      </w:ins>
      <w:ins w:id="3475" w:author="sc" w:date="2018-08-02T20:01:50Z">
        <w:r>
          <w:rPr/>
          <w:instrText xml:space="preserve"> PAGEREF _Toc289081518 </w:instrText>
        </w:r>
      </w:ins>
      <w:ins w:id="3476" w:author="sc" w:date="2018-08-02T20:01:50Z">
        <w:r>
          <w:rPr/>
          <w:fldChar w:fldCharType="separate"/>
        </w:r>
      </w:ins>
      <w:ins w:id="3477" w:author="sc" w:date="2018-08-02T20:01:50Z">
        <w:r>
          <w:rPr/>
          <w:t>89</w:t>
        </w:r>
      </w:ins>
      <w:ins w:id="3478" w:author="sc" w:date="2018-08-02T20:01:50Z">
        <w:r>
          <w:rPr/>
          <w:fldChar w:fldCharType="end"/>
        </w:r>
      </w:ins>
      <w:ins w:id="3479" w:author="sc" w:date="2018-08-02T20:01:50Z">
        <w:r>
          <w:rPr>
            <w:rFonts w:ascii="SimSun" w:hAnsi="SimSun"/>
            <w:szCs w:val="36"/>
          </w:rPr>
          <w:fldChar w:fldCharType="end"/>
        </w:r>
      </w:ins>
    </w:p>
    <w:p>
      <w:pPr>
        <w:pStyle w:val="22"/>
        <w:tabs>
          <w:tab w:val="right" w:leader="dot" w:pos="8306"/>
        </w:tabs>
        <w:rPr>
          <w:ins w:id="3480" w:author="sc" w:date="2018-08-02T20:01:50Z"/>
        </w:rPr>
      </w:pPr>
      <w:ins w:id="3481" w:author="sc" w:date="2018-08-02T20:01:50Z">
        <w:r>
          <w:rPr>
            <w:rFonts w:ascii="SimSun" w:hAnsi="SimSun"/>
            <w:szCs w:val="36"/>
          </w:rPr>
          <w:fldChar w:fldCharType="begin"/>
        </w:r>
      </w:ins>
      <w:ins w:id="3482" w:author="sc" w:date="2018-08-02T20:01:50Z">
        <w:r>
          <w:rPr>
            <w:rFonts w:ascii="SimSun" w:hAnsi="SimSun"/>
            <w:szCs w:val="36"/>
          </w:rPr>
          <w:instrText xml:space="preserve"> HYPERLINK \l _Toc2013916234 </w:instrText>
        </w:r>
      </w:ins>
      <w:ins w:id="3483" w:author="sc" w:date="2018-08-02T20:01:50Z">
        <w:r>
          <w:rPr>
            <w:rFonts w:ascii="SimSun" w:hAnsi="SimSun"/>
            <w:szCs w:val="36"/>
          </w:rPr>
          <w:fldChar w:fldCharType="separate"/>
        </w:r>
      </w:ins>
      <w:ins w:id="3484" w:author="sc" w:date="2018-08-02T20:01:50Z">
        <w:r>
          <w:rPr/>
          <w:t xml:space="preserve">15.42 </w:t>
        </w:r>
      </w:ins>
      <w:ins w:id="3485" w:author="sc" w:date="2018-08-02T20:01:50Z">
        <w:r>
          <w:rPr>
            <w:rFonts w:hint="eastAsia"/>
            <w:shd w:val="clear" w:color="auto" w:fill="FFFFFF"/>
          </w:rPr>
          <w:t>无限循环递归将加入代码检测</w:t>
        </w:r>
      </w:ins>
      <w:ins w:id="3486" w:author="sc" w:date="2018-08-02T20:01:50Z">
        <w:r>
          <w:rPr/>
          <w:tab/>
        </w:r>
      </w:ins>
      <w:ins w:id="3487" w:author="sc" w:date="2018-08-02T20:01:50Z">
        <w:r>
          <w:rPr/>
          <w:fldChar w:fldCharType="begin"/>
        </w:r>
      </w:ins>
      <w:ins w:id="3488" w:author="sc" w:date="2018-08-02T20:01:50Z">
        <w:r>
          <w:rPr/>
          <w:instrText xml:space="preserve"> PAGEREF _Toc2013916234 </w:instrText>
        </w:r>
      </w:ins>
      <w:ins w:id="3489" w:author="sc" w:date="2018-08-02T20:01:50Z">
        <w:r>
          <w:rPr/>
          <w:fldChar w:fldCharType="separate"/>
        </w:r>
      </w:ins>
      <w:ins w:id="3490" w:author="sc" w:date="2018-08-02T20:01:50Z">
        <w:r>
          <w:rPr/>
          <w:t>89</w:t>
        </w:r>
      </w:ins>
      <w:ins w:id="3491" w:author="sc" w:date="2018-08-02T20:01:50Z">
        <w:r>
          <w:rPr/>
          <w:fldChar w:fldCharType="end"/>
        </w:r>
      </w:ins>
      <w:ins w:id="3492" w:author="sc" w:date="2018-08-02T20:01:50Z">
        <w:r>
          <w:rPr>
            <w:rFonts w:ascii="SimSun" w:hAnsi="SimSun"/>
            <w:szCs w:val="36"/>
          </w:rPr>
          <w:fldChar w:fldCharType="end"/>
        </w:r>
      </w:ins>
    </w:p>
    <w:p>
      <w:pPr>
        <w:pStyle w:val="22"/>
        <w:tabs>
          <w:tab w:val="right" w:leader="dot" w:pos="8306"/>
        </w:tabs>
        <w:rPr>
          <w:ins w:id="3493" w:author="sc" w:date="2018-08-02T20:01:50Z"/>
        </w:rPr>
      </w:pPr>
      <w:ins w:id="3494" w:author="sc" w:date="2018-08-02T20:01:50Z">
        <w:r>
          <w:rPr>
            <w:rFonts w:ascii="SimSun" w:hAnsi="SimSun"/>
            <w:szCs w:val="36"/>
          </w:rPr>
          <w:fldChar w:fldCharType="begin"/>
        </w:r>
      </w:ins>
      <w:ins w:id="3495" w:author="sc" w:date="2018-08-02T20:01:50Z">
        <w:r>
          <w:rPr>
            <w:rFonts w:ascii="SimSun" w:hAnsi="SimSun"/>
            <w:szCs w:val="36"/>
          </w:rPr>
          <w:instrText xml:space="preserve"> HYPERLINK \l _Toc1322067616 </w:instrText>
        </w:r>
      </w:ins>
      <w:ins w:id="3496" w:author="sc" w:date="2018-08-02T20:01:50Z">
        <w:r>
          <w:rPr>
            <w:rFonts w:ascii="SimSun" w:hAnsi="SimSun"/>
            <w:szCs w:val="36"/>
          </w:rPr>
          <w:fldChar w:fldCharType="separate"/>
        </w:r>
      </w:ins>
      <w:ins w:id="3497" w:author="sc" w:date="2018-08-02T20:01:50Z">
        <w:r>
          <w:rPr>
            <w:shd w:val="clear" w:fill="FFFFFF"/>
          </w:rPr>
          <w:t xml:space="preserve">15.43 </w:t>
        </w:r>
      </w:ins>
      <w:ins w:id="3498" w:author="sc" w:date="2018-08-02T20:01:50Z">
        <w:r>
          <w:rPr>
            <w:rFonts w:hint="eastAsia"/>
            <w:shd w:val="clear" w:color="auto" w:fill="FFFFFF"/>
          </w:rPr>
          <w:t>父类强转子类加入代码检测</w:t>
        </w:r>
      </w:ins>
      <w:ins w:id="3499" w:author="sc" w:date="2018-08-02T20:01:50Z">
        <w:r>
          <w:rPr/>
          <w:tab/>
        </w:r>
      </w:ins>
      <w:ins w:id="3500" w:author="sc" w:date="2018-08-02T20:01:50Z">
        <w:r>
          <w:rPr/>
          <w:fldChar w:fldCharType="begin"/>
        </w:r>
      </w:ins>
      <w:ins w:id="3501" w:author="sc" w:date="2018-08-02T20:01:50Z">
        <w:r>
          <w:rPr/>
          <w:instrText xml:space="preserve"> PAGEREF _Toc1322067616 </w:instrText>
        </w:r>
      </w:ins>
      <w:ins w:id="3502" w:author="sc" w:date="2018-08-02T20:01:50Z">
        <w:r>
          <w:rPr/>
          <w:fldChar w:fldCharType="separate"/>
        </w:r>
      </w:ins>
      <w:ins w:id="3503" w:author="sc" w:date="2018-08-02T20:01:50Z">
        <w:r>
          <w:rPr/>
          <w:t>89</w:t>
        </w:r>
      </w:ins>
      <w:ins w:id="3504" w:author="sc" w:date="2018-08-02T20:01:50Z">
        <w:r>
          <w:rPr/>
          <w:fldChar w:fldCharType="end"/>
        </w:r>
      </w:ins>
      <w:ins w:id="3505" w:author="sc" w:date="2018-08-02T20:01:50Z">
        <w:r>
          <w:rPr>
            <w:rFonts w:ascii="SimSun" w:hAnsi="SimSun"/>
            <w:szCs w:val="36"/>
          </w:rPr>
          <w:fldChar w:fldCharType="end"/>
        </w:r>
      </w:ins>
    </w:p>
    <w:p>
      <w:pPr>
        <w:pStyle w:val="22"/>
        <w:tabs>
          <w:tab w:val="right" w:leader="dot" w:pos="8306"/>
        </w:tabs>
        <w:rPr>
          <w:ins w:id="3506" w:author="sc" w:date="2018-08-02T20:01:50Z"/>
        </w:rPr>
      </w:pPr>
      <w:ins w:id="3507" w:author="sc" w:date="2018-08-02T20:01:50Z">
        <w:r>
          <w:rPr>
            <w:rFonts w:ascii="SimSun" w:hAnsi="SimSun"/>
            <w:szCs w:val="36"/>
          </w:rPr>
          <w:fldChar w:fldCharType="begin"/>
        </w:r>
      </w:ins>
      <w:ins w:id="3508" w:author="sc" w:date="2018-08-02T20:01:50Z">
        <w:r>
          <w:rPr>
            <w:rFonts w:ascii="SimSun" w:hAnsi="SimSun"/>
            <w:szCs w:val="36"/>
          </w:rPr>
          <w:instrText xml:space="preserve"> HYPERLINK \l _Toc965496112 </w:instrText>
        </w:r>
      </w:ins>
      <w:ins w:id="3509" w:author="sc" w:date="2018-08-02T20:01:50Z">
        <w:r>
          <w:rPr>
            <w:rFonts w:ascii="SimSun" w:hAnsi="SimSun"/>
            <w:szCs w:val="36"/>
          </w:rPr>
          <w:fldChar w:fldCharType="separate"/>
        </w:r>
      </w:ins>
      <w:ins w:id="3510" w:author="sc" w:date="2018-08-02T20:01:50Z">
        <w:r>
          <w:rPr/>
          <w:t xml:space="preserve">15.44 </w:t>
        </w:r>
      </w:ins>
      <w:ins w:id="3511" w:author="sc" w:date="2018-08-02T20:01:50Z">
        <w:r>
          <w:rPr>
            <w:rFonts w:hint="eastAsia"/>
          </w:rPr>
          <w:t>空引用加入代码检测</w:t>
        </w:r>
      </w:ins>
      <w:ins w:id="3512" w:author="sc" w:date="2018-08-02T20:01:50Z">
        <w:r>
          <w:rPr/>
          <w:tab/>
        </w:r>
      </w:ins>
      <w:ins w:id="3513" w:author="sc" w:date="2018-08-02T20:01:50Z">
        <w:r>
          <w:rPr/>
          <w:fldChar w:fldCharType="begin"/>
        </w:r>
      </w:ins>
      <w:ins w:id="3514" w:author="sc" w:date="2018-08-02T20:01:50Z">
        <w:r>
          <w:rPr/>
          <w:instrText xml:space="preserve"> PAGEREF _Toc965496112 </w:instrText>
        </w:r>
      </w:ins>
      <w:ins w:id="3515" w:author="sc" w:date="2018-08-02T20:01:50Z">
        <w:r>
          <w:rPr/>
          <w:fldChar w:fldCharType="separate"/>
        </w:r>
      </w:ins>
      <w:ins w:id="3516" w:author="sc" w:date="2018-08-02T20:01:50Z">
        <w:r>
          <w:rPr/>
          <w:t>89</w:t>
        </w:r>
      </w:ins>
      <w:ins w:id="3517" w:author="sc" w:date="2018-08-02T20:01:50Z">
        <w:r>
          <w:rPr/>
          <w:fldChar w:fldCharType="end"/>
        </w:r>
      </w:ins>
      <w:ins w:id="3518" w:author="sc" w:date="2018-08-02T20:01:50Z">
        <w:r>
          <w:rPr>
            <w:rFonts w:ascii="SimSun" w:hAnsi="SimSun"/>
            <w:szCs w:val="36"/>
          </w:rPr>
          <w:fldChar w:fldCharType="end"/>
        </w:r>
      </w:ins>
    </w:p>
    <w:p>
      <w:pPr>
        <w:pStyle w:val="22"/>
        <w:tabs>
          <w:tab w:val="right" w:leader="dot" w:pos="8306"/>
        </w:tabs>
        <w:rPr>
          <w:ins w:id="3519" w:author="sc" w:date="2018-08-02T20:01:50Z"/>
        </w:rPr>
      </w:pPr>
      <w:ins w:id="3520" w:author="sc" w:date="2018-08-02T20:01:50Z">
        <w:r>
          <w:rPr>
            <w:rFonts w:ascii="SimSun" w:hAnsi="SimSun"/>
            <w:szCs w:val="36"/>
          </w:rPr>
          <w:fldChar w:fldCharType="begin"/>
        </w:r>
      </w:ins>
      <w:ins w:id="3521" w:author="sc" w:date="2018-08-02T20:01:50Z">
        <w:r>
          <w:rPr>
            <w:rFonts w:ascii="SimSun" w:hAnsi="SimSun"/>
            <w:szCs w:val="36"/>
          </w:rPr>
          <w:instrText xml:space="preserve"> HYPERLINK \l _Toc1386340439 </w:instrText>
        </w:r>
      </w:ins>
      <w:ins w:id="3522" w:author="sc" w:date="2018-08-02T20:01:50Z">
        <w:r>
          <w:rPr>
            <w:rFonts w:ascii="SimSun" w:hAnsi="SimSun"/>
            <w:szCs w:val="36"/>
          </w:rPr>
          <w:fldChar w:fldCharType="separate"/>
        </w:r>
      </w:ins>
      <w:ins w:id="3523" w:author="sc" w:date="2018-08-02T20:01:50Z">
        <w:r>
          <w:rPr/>
          <w:t xml:space="preserve">15.45 </w:t>
        </w:r>
      </w:ins>
      <w:ins w:id="3524" w:author="sc" w:date="2018-08-02T20:01:50Z">
        <w:r>
          <w:rPr>
            <w:rFonts w:hint="eastAsia"/>
          </w:rPr>
          <w:t>奇数的正确判断方式</w:t>
        </w:r>
      </w:ins>
      <w:ins w:id="3525" w:author="sc" w:date="2018-08-02T20:01:50Z">
        <w:r>
          <w:rPr/>
          <w:tab/>
        </w:r>
      </w:ins>
      <w:ins w:id="3526" w:author="sc" w:date="2018-08-02T20:01:50Z">
        <w:r>
          <w:rPr/>
          <w:fldChar w:fldCharType="begin"/>
        </w:r>
      </w:ins>
      <w:ins w:id="3527" w:author="sc" w:date="2018-08-02T20:01:50Z">
        <w:r>
          <w:rPr/>
          <w:instrText xml:space="preserve"> PAGEREF _Toc1386340439 </w:instrText>
        </w:r>
      </w:ins>
      <w:ins w:id="3528" w:author="sc" w:date="2018-08-02T20:01:50Z">
        <w:r>
          <w:rPr/>
          <w:fldChar w:fldCharType="separate"/>
        </w:r>
      </w:ins>
      <w:ins w:id="3529" w:author="sc" w:date="2018-08-02T20:01:50Z">
        <w:r>
          <w:rPr/>
          <w:t>90</w:t>
        </w:r>
      </w:ins>
      <w:ins w:id="3530" w:author="sc" w:date="2018-08-02T20:01:50Z">
        <w:r>
          <w:rPr/>
          <w:fldChar w:fldCharType="end"/>
        </w:r>
      </w:ins>
      <w:ins w:id="3531" w:author="sc" w:date="2018-08-02T20:01:50Z">
        <w:r>
          <w:rPr>
            <w:rFonts w:ascii="SimSun" w:hAnsi="SimSun"/>
            <w:szCs w:val="36"/>
          </w:rPr>
          <w:fldChar w:fldCharType="end"/>
        </w:r>
      </w:ins>
    </w:p>
    <w:p>
      <w:pPr>
        <w:pStyle w:val="22"/>
        <w:tabs>
          <w:tab w:val="right" w:leader="dot" w:pos="8306"/>
        </w:tabs>
        <w:rPr>
          <w:ins w:id="3532" w:author="sc" w:date="2018-08-02T20:01:50Z"/>
        </w:rPr>
      </w:pPr>
      <w:ins w:id="3533" w:author="sc" w:date="2018-08-02T20:01:50Z">
        <w:r>
          <w:rPr>
            <w:rFonts w:ascii="SimSun" w:hAnsi="SimSun"/>
            <w:szCs w:val="36"/>
          </w:rPr>
          <w:fldChar w:fldCharType="begin"/>
        </w:r>
      </w:ins>
      <w:ins w:id="3534" w:author="sc" w:date="2018-08-02T20:01:50Z">
        <w:r>
          <w:rPr>
            <w:rFonts w:ascii="SimSun" w:hAnsi="SimSun"/>
            <w:szCs w:val="36"/>
          </w:rPr>
          <w:instrText xml:space="preserve"> HYPERLINK \l _Toc661330536 </w:instrText>
        </w:r>
      </w:ins>
      <w:ins w:id="3535" w:author="sc" w:date="2018-08-02T20:01:50Z">
        <w:r>
          <w:rPr>
            <w:rFonts w:ascii="SimSun" w:hAnsi="SimSun"/>
            <w:szCs w:val="36"/>
          </w:rPr>
          <w:fldChar w:fldCharType="separate"/>
        </w:r>
      </w:ins>
      <w:ins w:id="3536" w:author="sc" w:date="2018-08-02T20:01:50Z">
        <w:r>
          <w:rPr/>
          <w:t xml:space="preserve">15.46 </w:t>
        </w:r>
      </w:ins>
      <w:ins w:id="3537" w:author="sc" w:date="2018-08-02T20:01:50Z">
        <w:r>
          <w:rPr>
            <w:rFonts w:hint="eastAsia"/>
          </w:rPr>
          <w:t>整型计算转DOUBLE</w:t>
        </w:r>
      </w:ins>
      <w:ins w:id="3538" w:author="sc" w:date="2018-08-02T20:01:50Z">
        <w:r>
          <w:rPr/>
          <w:tab/>
        </w:r>
      </w:ins>
      <w:ins w:id="3539" w:author="sc" w:date="2018-08-02T20:01:50Z">
        <w:r>
          <w:rPr/>
          <w:fldChar w:fldCharType="begin"/>
        </w:r>
      </w:ins>
      <w:ins w:id="3540" w:author="sc" w:date="2018-08-02T20:01:50Z">
        <w:r>
          <w:rPr/>
          <w:instrText xml:space="preserve"> PAGEREF _Toc661330536 </w:instrText>
        </w:r>
      </w:ins>
      <w:ins w:id="3541" w:author="sc" w:date="2018-08-02T20:01:50Z">
        <w:r>
          <w:rPr/>
          <w:fldChar w:fldCharType="separate"/>
        </w:r>
      </w:ins>
      <w:ins w:id="3542" w:author="sc" w:date="2018-08-02T20:01:50Z">
        <w:r>
          <w:rPr/>
          <w:t>90</w:t>
        </w:r>
      </w:ins>
      <w:ins w:id="3543" w:author="sc" w:date="2018-08-02T20:01:50Z">
        <w:r>
          <w:rPr/>
          <w:fldChar w:fldCharType="end"/>
        </w:r>
      </w:ins>
      <w:ins w:id="3544" w:author="sc" w:date="2018-08-02T20:01:50Z">
        <w:r>
          <w:rPr>
            <w:rFonts w:ascii="SimSun" w:hAnsi="SimSun"/>
            <w:szCs w:val="36"/>
          </w:rPr>
          <w:fldChar w:fldCharType="end"/>
        </w:r>
      </w:ins>
    </w:p>
    <w:p>
      <w:pPr>
        <w:pStyle w:val="22"/>
        <w:tabs>
          <w:tab w:val="right" w:leader="dot" w:pos="8306"/>
        </w:tabs>
        <w:rPr>
          <w:ins w:id="3545" w:author="sc" w:date="2018-08-02T20:01:50Z"/>
        </w:rPr>
      </w:pPr>
      <w:ins w:id="3546" w:author="sc" w:date="2018-08-02T20:01:50Z">
        <w:r>
          <w:rPr>
            <w:rFonts w:ascii="SimSun" w:hAnsi="SimSun"/>
            <w:szCs w:val="36"/>
          </w:rPr>
          <w:fldChar w:fldCharType="begin"/>
        </w:r>
      </w:ins>
      <w:ins w:id="3547" w:author="sc" w:date="2018-08-02T20:01:50Z">
        <w:r>
          <w:rPr>
            <w:rFonts w:ascii="SimSun" w:hAnsi="SimSun"/>
            <w:szCs w:val="36"/>
          </w:rPr>
          <w:instrText xml:space="preserve"> HYPERLINK \l _Toc1155491072 </w:instrText>
        </w:r>
      </w:ins>
      <w:ins w:id="3548" w:author="sc" w:date="2018-08-02T20:01:50Z">
        <w:r>
          <w:rPr>
            <w:rFonts w:ascii="SimSun" w:hAnsi="SimSun"/>
            <w:szCs w:val="36"/>
          </w:rPr>
          <w:fldChar w:fldCharType="separate"/>
        </w:r>
      </w:ins>
      <w:ins w:id="3549" w:author="sc" w:date="2018-08-02T20:01:50Z">
        <w:r>
          <w:rPr>
            <w:shd w:val="clear" w:fill="FFFFFF"/>
          </w:rPr>
          <w:t xml:space="preserve">15.47 </w:t>
        </w:r>
      </w:ins>
      <w:ins w:id="3550" w:author="sc" w:date="2018-08-02T20:01:50Z">
        <w:r>
          <w:rPr>
            <w:rFonts w:hint="eastAsia"/>
            <w:shd w:val="clear" w:color="auto" w:fill="FFFFFF"/>
          </w:rPr>
          <w:t>equals()在调用前检查是否为NULL</w:t>
        </w:r>
      </w:ins>
      <w:ins w:id="3551" w:author="sc" w:date="2018-08-02T20:01:50Z">
        <w:r>
          <w:rPr/>
          <w:tab/>
        </w:r>
      </w:ins>
      <w:ins w:id="3552" w:author="sc" w:date="2018-08-02T20:01:50Z">
        <w:r>
          <w:rPr/>
          <w:fldChar w:fldCharType="begin"/>
        </w:r>
      </w:ins>
      <w:ins w:id="3553" w:author="sc" w:date="2018-08-02T20:01:50Z">
        <w:r>
          <w:rPr/>
          <w:instrText xml:space="preserve"> PAGEREF _Toc1155491072 </w:instrText>
        </w:r>
      </w:ins>
      <w:ins w:id="3554" w:author="sc" w:date="2018-08-02T20:01:50Z">
        <w:r>
          <w:rPr/>
          <w:fldChar w:fldCharType="separate"/>
        </w:r>
      </w:ins>
      <w:ins w:id="3555" w:author="sc" w:date="2018-08-02T20:01:50Z">
        <w:r>
          <w:rPr/>
          <w:t>90</w:t>
        </w:r>
      </w:ins>
      <w:ins w:id="3556" w:author="sc" w:date="2018-08-02T20:01:50Z">
        <w:r>
          <w:rPr/>
          <w:fldChar w:fldCharType="end"/>
        </w:r>
      </w:ins>
      <w:ins w:id="3557" w:author="sc" w:date="2018-08-02T20:01:50Z">
        <w:r>
          <w:rPr>
            <w:rFonts w:ascii="SimSun" w:hAnsi="SimSun"/>
            <w:szCs w:val="36"/>
          </w:rPr>
          <w:fldChar w:fldCharType="end"/>
        </w:r>
      </w:ins>
    </w:p>
    <w:p>
      <w:pPr>
        <w:pStyle w:val="22"/>
        <w:tabs>
          <w:tab w:val="right" w:leader="dot" w:pos="8306"/>
        </w:tabs>
        <w:rPr>
          <w:ins w:id="3558" w:author="sc" w:date="2018-08-02T20:01:50Z"/>
        </w:rPr>
      </w:pPr>
      <w:ins w:id="3559" w:author="sc" w:date="2018-08-02T20:01:50Z">
        <w:r>
          <w:rPr>
            <w:rFonts w:ascii="SimSun" w:hAnsi="SimSun"/>
            <w:szCs w:val="36"/>
          </w:rPr>
          <w:fldChar w:fldCharType="begin"/>
        </w:r>
      </w:ins>
      <w:ins w:id="3560" w:author="sc" w:date="2018-08-02T20:01:50Z">
        <w:r>
          <w:rPr>
            <w:rFonts w:ascii="SimSun" w:hAnsi="SimSun"/>
            <w:szCs w:val="36"/>
          </w:rPr>
          <w:instrText xml:space="preserve"> HYPERLINK \l _Toc1191128657 </w:instrText>
        </w:r>
      </w:ins>
      <w:ins w:id="3561" w:author="sc" w:date="2018-08-02T20:01:50Z">
        <w:r>
          <w:rPr>
            <w:rFonts w:ascii="SimSun" w:hAnsi="SimSun"/>
            <w:szCs w:val="36"/>
          </w:rPr>
          <w:fldChar w:fldCharType="separate"/>
        </w:r>
      </w:ins>
      <w:ins w:id="3562" w:author="sc" w:date="2018-08-02T20:01:50Z">
        <w:r>
          <w:rPr>
            <w:shd w:val="clear" w:fill="FFFFFF"/>
          </w:rPr>
          <w:t xml:space="preserve">15.48 </w:t>
        </w:r>
      </w:ins>
      <w:ins w:id="3563" w:author="sc" w:date="2018-08-02T20:01:50Z">
        <w:r>
          <w:rPr>
            <w:shd w:val="clear" w:color="auto" w:fill="FFFFFF"/>
          </w:rPr>
          <w:t>集合清空方式</w:t>
        </w:r>
      </w:ins>
      <w:ins w:id="3564" w:author="sc" w:date="2018-08-02T20:01:50Z">
        <w:r>
          <w:rPr/>
          <w:tab/>
        </w:r>
      </w:ins>
      <w:ins w:id="3565" w:author="sc" w:date="2018-08-02T20:01:50Z">
        <w:r>
          <w:rPr/>
          <w:fldChar w:fldCharType="begin"/>
        </w:r>
      </w:ins>
      <w:ins w:id="3566" w:author="sc" w:date="2018-08-02T20:01:50Z">
        <w:r>
          <w:rPr/>
          <w:instrText xml:space="preserve"> PAGEREF _Toc1191128657 </w:instrText>
        </w:r>
      </w:ins>
      <w:ins w:id="3567" w:author="sc" w:date="2018-08-02T20:01:50Z">
        <w:r>
          <w:rPr/>
          <w:fldChar w:fldCharType="separate"/>
        </w:r>
      </w:ins>
      <w:ins w:id="3568" w:author="sc" w:date="2018-08-02T20:01:50Z">
        <w:r>
          <w:rPr/>
          <w:t>90</w:t>
        </w:r>
      </w:ins>
      <w:ins w:id="3569" w:author="sc" w:date="2018-08-02T20:01:50Z">
        <w:r>
          <w:rPr/>
          <w:fldChar w:fldCharType="end"/>
        </w:r>
      </w:ins>
      <w:ins w:id="3570" w:author="sc" w:date="2018-08-02T20:01:50Z">
        <w:r>
          <w:rPr>
            <w:rFonts w:ascii="SimSun" w:hAnsi="SimSun"/>
            <w:szCs w:val="36"/>
          </w:rPr>
          <w:fldChar w:fldCharType="end"/>
        </w:r>
      </w:ins>
    </w:p>
    <w:p>
      <w:pPr>
        <w:pStyle w:val="22"/>
        <w:tabs>
          <w:tab w:val="right" w:leader="dot" w:pos="8306"/>
        </w:tabs>
        <w:rPr>
          <w:ins w:id="3571" w:author="sc" w:date="2018-08-02T20:01:50Z"/>
        </w:rPr>
      </w:pPr>
      <w:ins w:id="3572" w:author="sc" w:date="2018-08-02T20:01:50Z">
        <w:r>
          <w:rPr>
            <w:rFonts w:ascii="SimSun" w:hAnsi="SimSun"/>
            <w:szCs w:val="36"/>
          </w:rPr>
          <w:fldChar w:fldCharType="begin"/>
        </w:r>
      </w:ins>
      <w:ins w:id="3573" w:author="sc" w:date="2018-08-02T20:01:50Z">
        <w:r>
          <w:rPr>
            <w:rFonts w:ascii="SimSun" w:hAnsi="SimSun"/>
            <w:szCs w:val="36"/>
          </w:rPr>
          <w:instrText xml:space="preserve"> HYPERLINK \l _Toc950113378 </w:instrText>
        </w:r>
      </w:ins>
      <w:ins w:id="3574" w:author="sc" w:date="2018-08-02T20:01:50Z">
        <w:r>
          <w:rPr>
            <w:rFonts w:ascii="SimSun" w:hAnsi="SimSun"/>
            <w:szCs w:val="36"/>
          </w:rPr>
          <w:fldChar w:fldCharType="separate"/>
        </w:r>
      </w:ins>
      <w:ins w:id="3575" w:author="sc" w:date="2018-08-02T20:01:50Z">
        <w:r>
          <w:rPr>
            <w:shd w:val="clear" w:fill="FFFFFF"/>
          </w:rPr>
          <w:t xml:space="preserve">15.49 </w:t>
        </w:r>
      </w:ins>
      <w:ins w:id="3576" w:author="sc" w:date="2018-08-02T20:01:50Z">
        <w:r>
          <w:rPr>
            <w:rFonts w:hint="eastAsia"/>
            <w:shd w:val="clear" w:color="auto" w:fill="FFFFFF"/>
          </w:rPr>
          <w:t>重写Eqlues方法 必须同时重写hashCode方法</w:t>
        </w:r>
      </w:ins>
      <w:ins w:id="3577" w:author="sc" w:date="2018-08-02T20:01:50Z">
        <w:r>
          <w:rPr/>
          <w:tab/>
        </w:r>
      </w:ins>
      <w:ins w:id="3578" w:author="sc" w:date="2018-08-02T20:01:50Z">
        <w:r>
          <w:rPr/>
          <w:fldChar w:fldCharType="begin"/>
        </w:r>
      </w:ins>
      <w:ins w:id="3579" w:author="sc" w:date="2018-08-02T20:01:50Z">
        <w:r>
          <w:rPr/>
          <w:instrText xml:space="preserve"> PAGEREF _Toc950113378 </w:instrText>
        </w:r>
      </w:ins>
      <w:ins w:id="3580" w:author="sc" w:date="2018-08-02T20:01:50Z">
        <w:r>
          <w:rPr/>
          <w:fldChar w:fldCharType="separate"/>
        </w:r>
      </w:ins>
      <w:ins w:id="3581" w:author="sc" w:date="2018-08-02T20:01:50Z">
        <w:r>
          <w:rPr/>
          <w:t>90</w:t>
        </w:r>
      </w:ins>
      <w:ins w:id="3582" w:author="sc" w:date="2018-08-02T20:01:50Z">
        <w:r>
          <w:rPr/>
          <w:fldChar w:fldCharType="end"/>
        </w:r>
      </w:ins>
      <w:ins w:id="3583" w:author="sc" w:date="2018-08-02T20:01:50Z">
        <w:r>
          <w:rPr>
            <w:rFonts w:ascii="SimSun" w:hAnsi="SimSun"/>
            <w:szCs w:val="36"/>
          </w:rPr>
          <w:fldChar w:fldCharType="end"/>
        </w:r>
      </w:ins>
    </w:p>
    <w:p>
      <w:pPr>
        <w:pStyle w:val="22"/>
        <w:tabs>
          <w:tab w:val="right" w:leader="dot" w:pos="8306"/>
        </w:tabs>
        <w:rPr>
          <w:ins w:id="3584" w:author="sc" w:date="2018-08-02T20:01:50Z"/>
        </w:rPr>
      </w:pPr>
      <w:ins w:id="3585" w:author="sc" w:date="2018-08-02T20:01:50Z">
        <w:r>
          <w:rPr>
            <w:rFonts w:ascii="SimSun" w:hAnsi="SimSun"/>
            <w:szCs w:val="36"/>
          </w:rPr>
          <w:fldChar w:fldCharType="begin"/>
        </w:r>
      </w:ins>
      <w:ins w:id="3586" w:author="sc" w:date="2018-08-02T20:01:50Z">
        <w:r>
          <w:rPr>
            <w:rFonts w:ascii="SimSun" w:hAnsi="SimSun"/>
            <w:szCs w:val="36"/>
          </w:rPr>
          <w:instrText xml:space="preserve"> HYPERLINK \l _Toc2124942020 </w:instrText>
        </w:r>
      </w:ins>
      <w:ins w:id="3587" w:author="sc" w:date="2018-08-02T20:01:50Z">
        <w:r>
          <w:rPr>
            <w:rFonts w:ascii="SimSun" w:hAnsi="SimSun"/>
            <w:szCs w:val="36"/>
          </w:rPr>
          <w:fldChar w:fldCharType="separate"/>
        </w:r>
      </w:ins>
      <w:ins w:id="3588" w:author="sc" w:date="2018-08-02T20:01:50Z">
        <w:r>
          <w:rPr/>
          <w:t xml:space="preserve">15.50 </w:t>
        </w:r>
      </w:ins>
      <w:ins w:id="3589" w:author="sc" w:date="2018-08-02T20:01:50Z">
        <w:r>
          <w:rPr>
            <w:rFonts w:hint="eastAsia"/>
            <w:shd w:val="clear" w:color="auto" w:fill="FFFFFF"/>
          </w:rPr>
          <w:t>serialVersionUID 必须是final的</w:t>
        </w:r>
      </w:ins>
      <w:ins w:id="3590" w:author="sc" w:date="2018-08-02T20:01:50Z">
        <w:r>
          <w:rPr/>
          <w:tab/>
        </w:r>
      </w:ins>
      <w:ins w:id="3591" w:author="sc" w:date="2018-08-02T20:01:50Z">
        <w:r>
          <w:rPr/>
          <w:fldChar w:fldCharType="begin"/>
        </w:r>
      </w:ins>
      <w:ins w:id="3592" w:author="sc" w:date="2018-08-02T20:01:50Z">
        <w:r>
          <w:rPr/>
          <w:instrText xml:space="preserve"> PAGEREF _Toc2124942020 </w:instrText>
        </w:r>
      </w:ins>
      <w:ins w:id="3593" w:author="sc" w:date="2018-08-02T20:01:50Z">
        <w:r>
          <w:rPr/>
          <w:fldChar w:fldCharType="separate"/>
        </w:r>
      </w:ins>
      <w:ins w:id="3594" w:author="sc" w:date="2018-08-02T20:01:50Z">
        <w:r>
          <w:rPr/>
          <w:t>90</w:t>
        </w:r>
      </w:ins>
      <w:ins w:id="3595" w:author="sc" w:date="2018-08-02T20:01:50Z">
        <w:r>
          <w:rPr/>
          <w:fldChar w:fldCharType="end"/>
        </w:r>
      </w:ins>
      <w:ins w:id="3596" w:author="sc" w:date="2018-08-02T20:01:50Z">
        <w:r>
          <w:rPr>
            <w:rFonts w:ascii="SimSun" w:hAnsi="SimSun"/>
            <w:szCs w:val="36"/>
          </w:rPr>
          <w:fldChar w:fldCharType="end"/>
        </w:r>
      </w:ins>
    </w:p>
    <w:p>
      <w:pPr>
        <w:pStyle w:val="22"/>
        <w:tabs>
          <w:tab w:val="right" w:leader="dot" w:pos="8306"/>
        </w:tabs>
        <w:rPr>
          <w:ins w:id="3597" w:author="sc" w:date="2018-08-02T20:01:50Z"/>
        </w:rPr>
      </w:pPr>
      <w:ins w:id="3598" w:author="sc" w:date="2018-08-02T20:01:50Z">
        <w:r>
          <w:rPr>
            <w:rFonts w:ascii="SimSun" w:hAnsi="SimSun"/>
            <w:szCs w:val="36"/>
          </w:rPr>
          <w:fldChar w:fldCharType="begin"/>
        </w:r>
      </w:ins>
      <w:ins w:id="3599" w:author="sc" w:date="2018-08-02T20:01:50Z">
        <w:r>
          <w:rPr>
            <w:rFonts w:ascii="SimSun" w:hAnsi="SimSun"/>
            <w:szCs w:val="36"/>
          </w:rPr>
          <w:instrText xml:space="preserve"> HYPERLINK \l _Toc513716926 </w:instrText>
        </w:r>
      </w:ins>
      <w:ins w:id="3600" w:author="sc" w:date="2018-08-02T20:01:50Z">
        <w:r>
          <w:rPr>
            <w:rFonts w:ascii="SimSun" w:hAnsi="SimSun"/>
            <w:szCs w:val="36"/>
          </w:rPr>
          <w:fldChar w:fldCharType="separate"/>
        </w:r>
      </w:ins>
      <w:ins w:id="3601" w:author="sc" w:date="2018-08-02T20:01:50Z">
        <w:r>
          <w:rPr>
            <w:shd w:val="clear" w:fill="FFFFFF"/>
          </w:rPr>
          <w:t xml:space="preserve">15.51 </w:t>
        </w:r>
      </w:ins>
      <w:ins w:id="3602" w:author="sc" w:date="2018-08-02T20:01:50Z">
        <w:r>
          <w:rPr>
            <w:rFonts w:hint="eastAsia"/>
            <w:shd w:val="clear" w:color="auto" w:fill="FFFFFF"/>
          </w:rPr>
          <w:t>String的substring方法 参数传0的时候 会返回原值</w:t>
        </w:r>
      </w:ins>
      <w:ins w:id="3603" w:author="sc" w:date="2018-08-02T20:01:50Z">
        <w:r>
          <w:rPr/>
          <w:tab/>
        </w:r>
      </w:ins>
      <w:ins w:id="3604" w:author="sc" w:date="2018-08-02T20:01:50Z">
        <w:r>
          <w:rPr/>
          <w:fldChar w:fldCharType="begin"/>
        </w:r>
      </w:ins>
      <w:ins w:id="3605" w:author="sc" w:date="2018-08-02T20:01:50Z">
        <w:r>
          <w:rPr/>
          <w:instrText xml:space="preserve"> PAGEREF _Toc513716926 </w:instrText>
        </w:r>
      </w:ins>
      <w:ins w:id="3606" w:author="sc" w:date="2018-08-02T20:01:50Z">
        <w:r>
          <w:rPr/>
          <w:fldChar w:fldCharType="separate"/>
        </w:r>
      </w:ins>
      <w:ins w:id="3607" w:author="sc" w:date="2018-08-02T20:01:50Z">
        <w:r>
          <w:rPr/>
          <w:t>90</w:t>
        </w:r>
      </w:ins>
      <w:ins w:id="3608" w:author="sc" w:date="2018-08-02T20:01:50Z">
        <w:r>
          <w:rPr/>
          <w:fldChar w:fldCharType="end"/>
        </w:r>
      </w:ins>
      <w:ins w:id="3609" w:author="sc" w:date="2018-08-02T20:01:50Z">
        <w:r>
          <w:rPr>
            <w:rFonts w:ascii="SimSun" w:hAnsi="SimSun"/>
            <w:szCs w:val="36"/>
          </w:rPr>
          <w:fldChar w:fldCharType="end"/>
        </w:r>
      </w:ins>
    </w:p>
    <w:p>
      <w:pPr>
        <w:pStyle w:val="22"/>
        <w:tabs>
          <w:tab w:val="right" w:leader="dot" w:pos="8306"/>
        </w:tabs>
        <w:rPr>
          <w:ins w:id="3610" w:author="sc" w:date="2018-08-02T20:01:50Z"/>
        </w:rPr>
      </w:pPr>
      <w:ins w:id="3611" w:author="sc" w:date="2018-08-02T20:01:50Z">
        <w:r>
          <w:rPr>
            <w:rFonts w:ascii="SimSun" w:hAnsi="SimSun"/>
            <w:szCs w:val="36"/>
          </w:rPr>
          <w:fldChar w:fldCharType="begin"/>
        </w:r>
      </w:ins>
      <w:ins w:id="3612" w:author="sc" w:date="2018-08-02T20:01:50Z">
        <w:r>
          <w:rPr>
            <w:rFonts w:ascii="SimSun" w:hAnsi="SimSun"/>
            <w:szCs w:val="36"/>
          </w:rPr>
          <w:instrText xml:space="preserve"> HYPERLINK \l _Toc1281753278 </w:instrText>
        </w:r>
      </w:ins>
      <w:ins w:id="3613" w:author="sc" w:date="2018-08-02T20:01:50Z">
        <w:r>
          <w:rPr>
            <w:rFonts w:ascii="SimSun" w:hAnsi="SimSun"/>
            <w:szCs w:val="36"/>
          </w:rPr>
          <w:fldChar w:fldCharType="separate"/>
        </w:r>
      </w:ins>
      <w:ins w:id="3614" w:author="sc" w:date="2018-08-02T20:01:50Z">
        <w:r>
          <w:rPr/>
          <w:t>15.52 securerandom</w:t>
        </w:r>
      </w:ins>
      <w:ins w:id="3615" w:author="sc" w:date="2018-08-02T20:01:50Z">
        <w:r>
          <w:rPr>
            <w:shd w:val="clear" w:color="auto" w:fill="FFFFFF"/>
          </w:rPr>
          <w:t xml:space="preserve"> 代替Random方法</w:t>
        </w:r>
      </w:ins>
      <w:ins w:id="3616" w:author="sc" w:date="2018-08-02T20:01:50Z">
        <w:r>
          <w:rPr/>
          <w:tab/>
        </w:r>
      </w:ins>
      <w:ins w:id="3617" w:author="sc" w:date="2018-08-02T20:01:50Z">
        <w:r>
          <w:rPr/>
          <w:fldChar w:fldCharType="begin"/>
        </w:r>
      </w:ins>
      <w:ins w:id="3618" w:author="sc" w:date="2018-08-02T20:01:50Z">
        <w:r>
          <w:rPr/>
          <w:instrText xml:space="preserve"> PAGEREF _Toc1281753278 </w:instrText>
        </w:r>
      </w:ins>
      <w:ins w:id="3619" w:author="sc" w:date="2018-08-02T20:01:50Z">
        <w:r>
          <w:rPr/>
          <w:fldChar w:fldCharType="separate"/>
        </w:r>
      </w:ins>
      <w:ins w:id="3620" w:author="sc" w:date="2018-08-02T20:01:50Z">
        <w:r>
          <w:rPr/>
          <w:t>91</w:t>
        </w:r>
      </w:ins>
      <w:ins w:id="3621" w:author="sc" w:date="2018-08-02T20:01:50Z">
        <w:r>
          <w:rPr/>
          <w:fldChar w:fldCharType="end"/>
        </w:r>
      </w:ins>
      <w:ins w:id="3622" w:author="sc" w:date="2018-08-02T20:01:50Z">
        <w:r>
          <w:rPr>
            <w:rFonts w:ascii="SimSun" w:hAnsi="SimSun"/>
            <w:szCs w:val="36"/>
          </w:rPr>
          <w:fldChar w:fldCharType="end"/>
        </w:r>
      </w:ins>
    </w:p>
    <w:p>
      <w:pPr>
        <w:pStyle w:val="22"/>
        <w:tabs>
          <w:tab w:val="right" w:leader="dot" w:pos="8306"/>
        </w:tabs>
        <w:rPr>
          <w:ins w:id="3623" w:author="sc" w:date="2018-08-02T20:01:50Z"/>
        </w:rPr>
      </w:pPr>
      <w:ins w:id="3624" w:author="sc" w:date="2018-08-02T20:01:50Z">
        <w:r>
          <w:rPr>
            <w:rFonts w:ascii="SimSun" w:hAnsi="SimSun"/>
            <w:szCs w:val="36"/>
          </w:rPr>
          <w:fldChar w:fldCharType="begin"/>
        </w:r>
      </w:ins>
      <w:ins w:id="3625" w:author="sc" w:date="2018-08-02T20:01:50Z">
        <w:r>
          <w:rPr>
            <w:rFonts w:ascii="SimSun" w:hAnsi="SimSun"/>
            <w:szCs w:val="36"/>
          </w:rPr>
          <w:instrText xml:space="preserve"> HYPERLINK \l _Toc1450329313 </w:instrText>
        </w:r>
      </w:ins>
      <w:ins w:id="3626" w:author="sc" w:date="2018-08-02T20:01:50Z">
        <w:r>
          <w:rPr>
            <w:rFonts w:ascii="SimSun" w:hAnsi="SimSun"/>
            <w:szCs w:val="36"/>
          </w:rPr>
          <w:fldChar w:fldCharType="separate"/>
        </w:r>
      </w:ins>
      <w:ins w:id="3627" w:author="sc" w:date="2018-08-02T20:01:50Z">
        <w:r>
          <w:rPr>
            <w:shd w:val="clear" w:fill="FFFFFF"/>
          </w:rPr>
          <w:t xml:space="preserve">15.53 </w:t>
        </w:r>
      </w:ins>
      <w:ins w:id="3628" w:author="sc" w:date="2018-08-02T20:01:50Z">
        <w:r>
          <w:rPr>
            <w:rFonts w:hint="eastAsia"/>
            <w:shd w:val="clear" w:color="auto" w:fill="FFFFFF"/>
          </w:rPr>
          <w:t>String判断使用equals</w:t>
        </w:r>
      </w:ins>
      <w:ins w:id="3629" w:author="sc" w:date="2018-08-02T20:01:50Z">
        <w:r>
          <w:rPr/>
          <w:tab/>
        </w:r>
      </w:ins>
      <w:ins w:id="3630" w:author="sc" w:date="2018-08-02T20:01:50Z">
        <w:r>
          <w:rPr/>
          <w:fldChar w:fldCharType="begin"/>
        </w:r>
      </w:ins>
      <w:ins w:id="3631" w:author="sc" w:date="2018-08-02T20:01:50Z">
        <w:r>
          <w:rPr/>
          <w:instrText xml:space="preserve"> PAGEREF _Toc1450329313 </w:instrText>
        </w:r>
      </w:ins>
      <w:ins w:id="3632" w:author="sc" w:date="2018-08-02T20:01:50Z">
        <w:r>
          <w:rPr/>
          <w:fldChar w:fldCharType="separate"/>
        </w:r>
      </w:ins>
      <w:ins w:id="3633" w:author="sc" w:date="2018-08-02T20:01:50Z">
        <w:r>
          <w:rPr/>
          <w:t>91</w:t>
        </w:r>
      </w:ins>
      <w:ins w:id="3634" w:author="sc" w:date="2018-08-02T20:01:50Z">
        <w:r>
          <w:rPr/>
          <w:fldChar w:fldCharType="end"/>
        </w:r>
      </w:ins>
      <w:ins w:id="3635" w:author="sc" w:date="2018-08-02T20:01:50Z">
        <w:r>
          <w:rPr>
            <w:rFonts w:ascii="SimSun" w:hAnsi="SimSun"/>
            <w:szCs w:val="36"/>
          </w:rPr>
          <w:fldChar w:fldCharType="end"/>
        </w:r>
      </w:ins>
    </w:p>
    <w:p>
      <w:pPr>
        <w:pStyle w:val="21"/>
        <w:tabs>
          <w:tab w:val="right" w:leader="dot" w:pos="8306"/>
        </w:tabs>
        <w:rPr>
          <w:ins w:id="3636" w:author="sc" w:date="2018-08-02T20:01:50Z"/>
        </w:rPr>
      </w:pPr>
      <w:ins w:id="3637" w:author="sc" w:date="2018-08-02T20:01:50Z">
        <w:r>
          <w:rPr>
            <w:rFonts w:ascii="SimSun" w:hAnsi="SimSun"/>
            <w:szCs w:val="36"/>
          </w:rPr>
          <w:fldChar w:fldCharType="begin"/>
        </w:r>
      </w:ins>
      <w:ins w:id="3638" w:author="sc" w:date="2018-08-02T20:01:50Z">
        <w:r>
          <w:rPr>
            <w:rFonts w:ascii="SimSun" w:hAnsi="SimSun"/>
            <w:szCs w:val="36"/>
          </w:rPr>
          <w:instrText xml:space="preserve"> HYPERLINK \l _Toc123781296 </w:instrText>
        </w:r>
      </w:ins>
      <w:ins w:id="3639" w:author="sc" w:date="2018-08-02T20:01:50Z">
        <w:r>
          <w:rPr>
            <w:rFonts w:ascii="SimSun" w:hAnsi="SimSun"/>
            <w:szCs w:val="36"/>
          </w:rPr>
          <w:fldChar w:fldCharType="separate"/>
        </w:r>
      </w:ins>
      <w:ins w:id="3640" w:author="sc" w:date="2018-08-02T20:01:50Z">
        <w:r>
          <w:rPr/>
          <w:t xml:space="preserve">16 </w:t>
        </w:r>
      </w:ins>
      <w:ins w:id="3641" w:author="sc" w:date="2018-08-02T20:01:50Z">
        <w:r>
          <w:rPr>
            <w:rFonts w:hint="eastAsia"/>
          </w:rPr>
          <w:t>Restful前后端分离开发规范（1.2）</w:t>
        </w:r>
      </w:ins>
      <w:ins w:id="3642" w:author="sc" w:date="2018-08-02T20:01:50Z">
        <w:r>
          <w:rPr/>
          <w:tab/>
        </w:r>
      </w:ins>
      <w:ins w:id="3643" w:author="sc" w:date="2018-08-02T20:01:50Z">
        <w:r>
          <w:rPr/>
          <w:fldChar w:fldCharType="begin"/>
        </w:r>
      </w:ins>
      <w:ins w:id="3644" w:author="sc" w:date="2018-08-02T20:01:50Z">
        <w:r>
          <w:rPr/>
          <w:instrText xml:space="preserve"> PAGEREF _Toc123781296 </w:instrText>
        </w:r>
      </w:ins>
      <w:ins w:id="3645" w:author="sc" w:date="2018-08-02T20:01:50Z">
        <w:r>
          <w:rPr/>
          <w:fldChar w:fldCharType="separate"/>
        </w:r>
      </w:ins>
      <w:ins w:id="3646" w:author="sc" w:date="2018-08-02T20:01:50Z">
        <w:r>
          <w:rPr/>
          <w:t>92</w:t>
        </w:r>
      </w:ins>
      <w:ins w:id="3647" w:author="sc" w:date="2018-08-02T20:01:50Z">
        <w:r>
          <w:rPr/>
          <w:fldChar w:fldCharType="end"/>
        </w:r>
      </w:ins>
      <w:ins w:id="3648" w:author="sc" w:date="2018-08-02T20:01:50Z">
        <w:r>
          <w:rPr>
            <w:rFonts w:ascii="SimSun" w:hAnsi="SimSun"/>
            <w:szCs w:val="36"/>
          </w:rPr>
          <w:fldChar w:fldCharType="end"/>
        </w:r>
      </w:ins>
    </w:p>
    <w:p>
      <w:pPr>
        <w:pStyle w:val="22"/>
        <w:tabs>
          <w:tab w:val="right" w:leader="dot" w:pos="8306"/>
        </w:tabs>
        <w:rPr>
          <w:ins w:id="3649" w:author="sc" w:date="2018-08-02T20:01:50Z"/>
        </w:rPr>
      </w:pPr>
      <w:ins w:id="3650" w:author="sc" w:date="2018-08-02T20:01:50Z">
        <w:r>
          <w:rPr>
            <w:rFonts w:ascii="SimSun" w:hAnsi="SimSun"/>
            <w:szCs w:val="36"/>
          </w:rPr>
          <w:fldChar w:fldCharType="begin"/>
        </w:r>
      </w:ins>
      <w:ins w:id="3651" w:author="sc" w:date="2018-08-02T20:01:50Z">
        <w:r>
          <w:rPr>
            <w:rFonts w:ascii="SimSun" w:hAnsi="SimSun"/>
            <w:szCs w:val="36"/>
          </w:rPr>
          <w:instrText xml:space="preserve"> HYPERLINK \l _Toc1236766638 </w:instrText>
        </w:r>
      </w:ins>
      <w:ins w:id="3652" w:author="sc" w:date="2018-08-02T20:01:50Z">
        <w:r>
          <w:rPr>
            <w:rFonts w:ascii="SimSun" w:hAnsi="SimSun"/>
            <w:szCs w:val="36"/>
          </w:rPr>
          <w:fldChar w:fldCharType="separate"/>
        </w:r>
      </w:ins>
      <w:ins w:id="3653" w:author="sc" w:date="2018-08-02T20:01:50Z">
        <w:r>
          <w:rPr/>
          <w:t xml:space="preserve">16.1 </w:t>
        </w:r>
      </w:ins>
      <w:ins w:id="3654" w:author="sc" w:date="2018-08-02T20:01:50Z">
        <w:r>
          <w:rPr>
            <w:rFonts w:hint="eastAsia"/>
          </w:rPr>
          <w:t>背景、概述及目标</w:t>
        </w:r>
      </w:ins>
      <w:ins w:id="3655" w:author="sc" w:date="2018-08-02T20:01:50Z">
        <w:r>
          <w:rPr/>
          <w:tab/>
        </w:r>
      </w:ins>
      <w:ins w:id="3656" w:author="sc" w:date="2018-08-02T20:01:50Z">
        <w:r>
          <w:rPr/>
          <w:fldChar w:fldCharType="begin"/>
        </w:r>
      </w:ins>
      <w:ins w:id="3657" w:author="sc" w:date="2018-08-02T20:01:50Z">
        <w:r>
          <w:rPr/>
          <w:instrText xml:space="preserve"> PAGEREF _Toc1236766638 </w:instrText>
        </w:r>
      </w:ins>
      <w:ins w:id="3658" w:author="sc" w:date="2018-08-02T20:01:50Z">
        <w:r>
          <w:rPr/>
          <w:fldChar w:fldCharType="separate"/>
        </w:r>
      </w:ins>
      <w:ins w:id="3659" w:author="sc" w:date="2018-08-02T20:01:50Z">
        <w:r>
          <w:rPr/>
          <w:t>93</w:t>
        </w:r>
      </w:ins>
      <w:ins w:id="3660" w:author="sc" w:date="2018-08-02T20:01:50Z">
        <w:r>
          <w:rPr/>
          <w:fldChar w:fldCharType="end"/>
        </w:r>
      </w:ins>
      <w:ins w:id="3661" w:author="sc" w:date="2018-08-02T20:01:50Z">
        <w:r>
          <w:rPr>
            <w:rFonts w:ascii="SimSun" w:hAnsi="SimSun"/>
            <w:szCs w:val="36"/>
          </w:rPr>
          <w:fldChar w:fldCharType="end"/>
        </w:r>
      </w:ins>
    </w:p>
    <w:p>
      <w:pPr>
        <w:pStyle w:val="22"/>
        <w:tabs>
          <w:tab w:val="right" w:leader="dot" w:pos="8306"/>
        </w:tabs>
        <w:rPr>
          <w:ins w:id="3662" w:author="sc" w:date="2018-08-02T20:01:50Z"/>
        </w:rPr>
      </w:pPr>
      <w:ins w:id="3663" w:author="sc" w:date="2018-08-02T20:01:50Z">
        <w:r>
          <w:rPr>
            <w:rFonts w:ascii="SimSun" w:hAnsi="SimSun"/>
            <w:szCs w:val="36"/>
          </w:rPr>
          <w:fldChar w:fldCharType="begin"/>
        </w:r>
      </w:ins>
      <w:ins w:id="3664" w:author="sc" w:date="2018-08-02T20:01:50Z">
        <w:r>
          <w:rPr>
            <w:rFonts w:ascii="SimSun" w:hAnsi="SimSun"/>
            <w:szCs w:val="36"/>
          </w:rPr>
          <w:instrText xml:space="preserve"> HYPERLINK \l _Toc102835695 </w:instrText>
        </w:r>
      </w:ins>
      <w:ins w:id="3665" w:author="sc" w:date="2018-08-02T20:01:50Z">
        <w:r>
          <w:rPr>
            <w:rFonts w:ascii="SimSun" w:hAnsi="SimSun"/>
            <w:szCs w:val="36"/>
          </w:rPr>
          <w:fldChar w:fldCharType="separate"/>
        </w:r>
      </w:ins>
      <w:ins w:id="3666" w:author="sc" w:date="2018-08-02T20:01:50Z">
        <w:r>
          <w:rPr/>
          <w:t xml:space="preserve">16.2 </w:t>
        </w:r>
      </w:ins>
      <w:ins w:id="3667" w:author="sc" w:date="2018-08-02T20:01:50Z">
        <w:r>
          <w:rPr>
            <w:rFonts w:hint="eastAsia"/>
          </w:rPr>
          <w:t>基本原则</w:t>
        </w:r>
      </w:ins>
      <w:ins w:id="3668" w:author="sc" w:date="2018-08-02T20:01:50Z">
        <w:r>
          <w:rPr/>
          <w:tab/>
        </w:r>
      </w:ins>
      <w:ins w:id="3669" w:author="sc" w:date="2018-08-02T20:01:50Z">
        <w:r>
          <w:rPr/>
          <w:fldChar w:fldCharType="begin"/>
        </w:r>
      </w:ins>
      <w:ins w:id="3670" w:author="sc" w:date="2018-08-02T20:01:50Z">
        <w:r>
          <w:rPr/>
          <w:instrText xml:space="preserve"> PAGEREF _Toc102835695 </w:instrText>
        </w:r>
      </w:ins>
      <w:ins w:id="3671" w:author="sc" w:date="2018-08-02T20:01:50Z">
        <w:r>
          <w:rPr/>
          <w:fldChar w:fldCharType="separate"/>
        </w:r>
      </w:ins>
      <w:ins w:id="3672" w:author="sc" w:date="2018-08-02T20:01:50Z">
        <w:r>
          <w:rPr/>
          <w:t>93</w:t>
        </w:r>
      </w:ins>
      <w:ins w:id="3673" w:author="sc" w:date="2018-08-02T20:01:50Z">
        <w:r>
          <w:rPr/>
          <w:fldChar w:fldCharType="end"/>
        </w:r>
      </w:ins>
      <w:ins w:id="3674" w:author="sc" w:date="2018-08-02T20:01:50Z">
        <w:r>
          <w:rPr>
            <w:rFonts w:ascii="SimSun" w:hAnsi="SimSun"/>
            <w:szCs w:val="36"/>
          </w:rPr>
          <w:fldChar w:fldCharType="end"/>
        </w:r>
      </w:ins>
    </w:p>
    <w:p>
      <w:pPr>
        <w:pStyle w:val="22"/>
        <w:tabs>
          <w:tab w:val="right" w:leader="dot" w:pos="8306"/>
        </w:tabs>
        <w:rPr>
          <w:ins w:id="3675" w:author="sc" w:date="2018-08-02T20:01:50Z"/>
        </w:rPr>
      </w:pPr>
      <w:ins w:id="3676" w:author="sc" w:date="2018-08-02T20:01:50Z">
        <w:r>
          <w:rPr>
            <w:rFonts w:ascii="SimSun" w:hAnsi="SimSun"/>
            <w:szCs w:val="36"/>
          </w:rPr>
          <w:fldChar w:fldCharType="begin"/>
        </w:r>
      </w:ins>
      <w:ins w:id="3677" w:author="sc" w:date="2018-08-02T20:01:50Z">
        <w:r>
          <w:rPr>
            <w:rFonts w:ascii="SimSun" w:hAnsi="SimSun"/>
            <w:szCs w:val="36"/>
          </w:rPr>
          <w:instrText xml:space="preserve"> HYPERLINK \l _Toc667273465 </w:instrText>
        </w:r>
      </w:ins>
      <w:ins w:id="3678" w:author="sc" w:date="2018-08-02T20:01:50Z">
        <w:r>
          <w:rPr>
            <w:rFonts w:ascii="SimSun" w:hAnsi="SimSun"/>
            <w:szCs w:val="36"/>
          </w:rPr>
          <w:fldChar w:fldCharType="separate"/>
        </w:r>
      </w:ins>
      <w:ins w:id="3679" w:author="sc" w:date="2018-08-02T20:01:50Z">
        <w:r>
          <w:rPr/>
          <w:t xml:space="preserve">16.3 </w:t>
        </w:r>
      </w:ins>
      <w:ins w:id="3680" w:author="sc" w:date="2018-08-02T20:01:50Z">
        <w:r>
          <w:rPr>
            <w:rFonts w:hint="eastAsia"/>
          </w:rPr>
          <w:t>规范方案</w:t>
        </w:r>
      </w:ins>
      <w:ins w:id="3681" w:author="sc" w:date="2018-08-02T20:01:50Z">
        <w:r>
          <w:rPr/>
          <w:tab/>
        </w:r>
      </w:ins>
      <w:ins w:id="3682" w:author="sc" w:date="2018-08-02T20:01:50Z">
        <w:r>
          <w:rPr/>
          <w:fldChar w:fldCharType="begin"/>
        </w:r>
      </w:ins>
      <w:ins w:id="3683" w:author="sc" w:date="2018-08-02T20:01:50Z">
        <w:r>
          <w:rPr/>
          <w:instrText xml:space="preserve"> PAGEREF _Toc667273465 </w:instrText>
        </w:r>
      </w:ins>
      <w:ins w:id="3684" w:author="sc" w:date="2018-08-02T20:01:50Z">
        <w:r>
          <w:rPr/>
          <w:fldChar w:fldCharType="separate"/>
        </w:r>
      </w:ins>
      <w:ins w:id="3685" w:author="sc" w:date="2018-08-02T20:01:50Z">
        <w:r>
          <w:rPr/>
          <w:t>93</w:t>
        </w:r>
      </w:ins>
      <w:ins w:id="3686" w:author="sc" w:date="2018-08-02T20:01:50Z">
        <w:r>
          <w:rPr/>
          <w:fldChar w:fldCharType="end"/>
        </w:r>
      </w:ins>
      <w:ins w:id="3687" w:author="sc" w:date="2018-08-02T20:01:50Z">
        <w:r>
          <w:rPr>
            <w:rFonts w:ascii="SimSun" w:hAnsi="SimSun"/>
            <w:szCs w:val="36"/>
          </w:rPr>
          <w:fldChar w:fldCharType="end"/>
        </w:r>
      </w:ins>
    </w:p>
    <w:p>
      <w:pPr>
        <w:pStyle w:val="23"/>
        <w:tabs>
          <w:tab w:val="right" w:leader="dot" w:pos="8306"/>
        </w:tabs>
        <w:rPr>
          <w:ins w:id="3688" w:author="sc" w:date="2018-08-02T20:01:50Z"/>
        </w:rPr>
      </w:pPr>
      <w:ins w:id="3689" w:author="sc" w:date="2018-08-02T20:01:50Z">
        <w:r>
          <w:rPr>
            <w:rFonts w:ascii="SimSun" w:hAnsi="SimSun"/>
            <w:szCs w:val="36"/>
          </w:rPr>
          <w:fldChar w:fldCharType="begin"/>
        </w:r>
      </w:ins>
      <w:ins w:id="3690" w:author="sc" w:date="2018-08-02T20:01:50Z">
        <w:r>
          <w:rPr>
            <w:rFonts w:ascii="SimSun" w:hAnsi="SimSun"/>
            <w:szCs w:val="36"/>
          </w:rPr>
          <w:instrText xml:space="preserve"> HYPERLINK \l _Toc939776112 </w:instrText>
        </w:r>
      </w:ins>
      <w:ins w:id="3691" w:author="sc" w:date="2018-08-02T20:01:50Z">
        <w:r>
          <w:rPr>
            <w:rFonts w:ascii="SimSun" w:hAnsi="SimSun"/>
            <w:szCs w:val="36"/>
          </w:rPr>
          <w:fldChar w:fldCharType="separate"/>
        </w:r>
      </w:ins>
      <w:ins w:id="3692" w:author="sc" w:date="2018-08-02T20:01:50Z">
        <w:r>
          <w:rPr/>
          <w:t xml:space="preserve">16.3.1 </w:t>
        </w:r>
      </w:ins>
      <w:ins w:id="3693" w:author="sc" w:date="2018-08-02T20:01:50Z">
        <w:r>
          <w:rPr>
            <w:rFonts w:hint="eastAsia"/>
          </w:rPr>
          <w:t>总体架构</w:t>
        </w:r>
      </w:ins>
      <w:ins w:id="3694" w:author="sc" w:date="2018-08-02T20:01:50Z">
        <w:r>
          <w:rPr/>
          <w:tab/>
        </w:r>
      </w:ins>
      <w:ins w:id="3695" w:author="sc" w:date="2018-08-02T20:01:50Z">
        <w:r>
          <w:rPr/>
          <w:fldChar w:fldCharType="begin"/>
        </w:r>
      </w:ins>
      <w:ins w:id="3696" w:author="sc" w:date="2018-08-02T20:01:50Z">
        <w:r>
          <w:rPr/>
          <w:instrText xml:space="preserve"> PAGEREF _Toc939776112 </w:instrText>
        </w:r>
      </w:ins>
      <w:ins w:id="3697" w:author="sc" w:date="2018-08-02T20:01:50Z">
        <w:r>
          <w:rPr/>
          <w:fldChar w:fldCharType="separate"/>
        </w:r>
      </w:ins>
      <w:ins w:id="3698" w:author="sc" w:date="2018-08-02T20:01:50Z">
        <w:r>
          <w:rPr/>
          <w:t>93</w:t>
        </w:r>
      </w:ins>
      <w:ins w:id="3699" w:author="sc" w:date="2018-08-02T20:01:50Z">
        <w:r>
          <w:rPr/>
          <w:fldChar w:fldCharType="end"/>
        </w:r>
      </w:ins>
      <w:ins w:id="3700" w:author="sc" w:date="2018-08-02T20:01:50Z">
        <w:r>
          <w:rPr>
            <w:rFonts w:ascii="SimSun" w:hAnsi="SimSun"/>
            <w:szCs w:val="36"/>
          </w:rPr>
          <w:fldChar w:fldCharType="end"/>
        </w:r>
      </w:ins>
    </w:p>
    <w:p>
      <w:pPr>
        <w:pStyle w:val="23"/>
        <w:tabs>
          <w:tab w:val="right" w:leader="dot" w:pos="8306"/>
        </w:tabs>
        <w:rPr>
          <w:ins w:id="3701" w:author="sc" w:date="2018-08-02T20:01:50Z"/>
        </w:rPr>
      </w:pPr>
      <w:ins w:id="3702" w:author="sc" w:date="2018-08-02T20:01:50Z">
        <w:r>
          <w:rPr>
            <w:rFonts w:ascii="SimSun" w:hAnsi="SimSun"/>
            <w:szCs w:val="36"/>
          </w:rPr>
          <w:fldChar w:fldCharType="begin"/>
        </w:r>
      </w:ins>
      <w:ins w:id="3703" w:author="sc" w:date="2018-08-02T20:01:50Z">
        <w:r>
          <w:rPr>
            <w:rFonts w:ascii="SimSun" w:hAnsi="SimSun"/>
            <w:szCs w:val="36"/>
          </w:rPr>
          <w:instrText xml:space="preserve"> HYPERLINK \l _Toc696669711 </w:instrText>
        </w:r>
      </w:ins>
      <w:ins w:id="3704" w:author="sc" w:date="2018-08-02T20:01:50Z">
        <w:r>
          <w:rPr>
            <w:rFonts w:ascii="SimSun" w:hAnsi="SimSun"/>
            <w:szCs w:val="36"/>
          </w:rPr>
          <w:fldChar w:fldCharType="separate"/>
        </w:r>
      </w:ins>
      <w:ins w:id="3705" w:author="sc" w:date="2018-08-02T20:01:50Z">
        <w:r>
          <w:rPr/>
          <w:t xml:space="preserve">16.3.2 </w:t>
        </w:r>
      </w:ins>
      <w:ins w:id="3706" w:author="sc" w:date="2018-08-02T20:01:50Z">
        <w:r>
          <w:rPr>
            <w:rFonts w:hint="eastAsia"/>
          </w:rPr>
          <w:t>开发流程</w:t>
        </w:r>
      </w:ins>
      <w:ins w:id="3707" w:author="sc" w:date="2018-08-02T20:01:50Z">
        <w:r>
          <w:rPr/>
          <w:tab/>
        </w:r>
      </w:ins>
      <w:ins w:id="3708" w:author="sc" w:date="2018-08-02T20:01:50Z">
        <w:r>
          <w:rPr/>
          <w:fldChar w:fldCharType="begin"/>
        </w:r>
      </w:ins>
      <w:ins w:id="3709" w:author="sc" w:date="2018-08-02T20:01:50Z">
        <w:r>
          <w:rPr/>
          <w:instrText xml:space="preserve"> PAGEREF _Toc696669711 </w:instrText>
        </w:r>
      </w:ins>
      <w:ins w:id="3710" w:author="sc" w:date="2018-08-02T20:01:50Z">
        <w:r>
          <w:rPr/>
          <w:fldChar w:fldCharType="separate"/>
        </w:r>
      </w:ins>
      <w:ins w:id="3711" w:author="sc" w:date="2018-08-02T20:01:50Z">
        <w:r>
          <w:rPr/>
          <w:t>94</w:t>
        </w:r>
      </w:ins>
      <w:ins w:id="3712" w:author="sc" w:date="2018-08-02T20:01:50Z">
        <w:r>
          <w:rPr/>
          <w:fldChar w:fldCharType="end"/>
        </w:r>
      </w:ins>
      <w:ins w:id="3713" w:author="sc" w:date="2018-08-02T20:01:50Z">
        <w:r>
          <w:rPr>
            <w:rFonts w:ascii="SimSun" w:hAnsi="SimSun"/>
            <w:szCs w:val="36"/>
          </w:rPr>
          <w:fldChar w:fldCharType="end"/>
        </w:r>
      </w:ins>
    </w:p>
    <w:p>
      <w:pPr>
        <w:pStyle w:val="23"/>
        <w:tabs>
          <w:tab w:val="right" w:leader="dot" w:pos="8306"/>
        </w:tabs>
        <w:rPr>
          <w:ins w:id="3714" w:author="sc" w:date="2018-08-02T20:01:50Z"/>
        </w:rPr>
      </w:pPr>
      <w:ins w:id="3715" w:author="sc" w:date="2018-08-02T20:01:50Z">
        <w:r>
          <w:rPr>
            <w:rFonts w:ascii="SimSun" w:hAnsi="SimSun"/>
            <w:szCs w:val="36"/>
          </w:rPr>
          <w:fldChar w:fldCharType="begin"/>
        </w:r>
      </w:ins>
      <w:ins w:id="3716" w:author="sc" w:date="2018-08-02T20:01:50Z">
        <w:r>
          <w:rPr>
            <w:rFonts w:ascii="SimSun" w:hAnsi="SimSun"/>
            <w:szCs w:val="36"/>
          </w:rPr>
          <w:instrText xml:space="preserve"> HYPERLINK \l _Toc723822070 </w:instrText>
        </w:r>
      </w:ins>
      <w:ins w:id="3717" w:author="sc" w:date="2018-08-02T20:01:50Z">
        <w:r>
          <w:rPr>
            <w:rFonts w:ascii="SimSun" w:hAnsi="SimSun"/>
            <w:szCs w:val="36"/>
          </w:rPr>
          <w:fldChar w:fldCharType="separate"/>
        </w:r>
      </w:ins>
      <w:ins w:id="3718" w:author="sc" w:date="2018-08-02T20:01:50Z">
        <w:r>
          <w:rPr/>
          <w:t>16.3.3 开发规范</w:t>
        </w:r>
        <w:r>
          <w:rPr/>
          <w:tab/>
        </w:r>
      </w:ins>
      <w:ins w:id="3719" w:author="sc" w:date="2018-08-02T20:01:50Z">
        <w:r>
          <w:rPr/>
          <w:fldChar w:fldCharType="begin"/>
        </w:r>
      </w:ins>
      <w:ins w:id="3720" w:author="sc" w:date="2018-08-02T20:01:50Z">
        <w:r>
          <w:rPr/>
          <w:instrText xml:space="preserve"> PAGEREF _Toc723822070 </w:instrText>
        </w:r>
      </w:ins>
      <w:ins w:id="3721" w:author="sc" w:date="2018-08-02T20:01:50Z">
        <w:r>
          <w:rPr/>
          <w:fldChar w:fldCharType="separate"/>
        </w:r>
      </w:ins>
      <w:ins w:id="3722" w:author="sc" w:date="2018-08-02T20:01:50Z">
        <w:r>
          <w:rPr/>
          <w:t>94</w:t>
        </w:r>
      </w:ins>
      <w:ins w:id="3723" w:author="sc" w:date="2018-08-02T20:01:50Z">
        <w:r>
          <w:rPr/>
          <w:fldChar w:fldCharType="end"/>
        </w:r>
      </w:ins>
      <w:ins w:id="3724" w:author="sc" w:date="2018-08-02T20:01:50Z">
        <w:r>
          <w:rPr>
            <w:rFonts w:ascii="SimSun" w:hAnsi="SimSun"/>
            <w:szCs w:val="36"/>
          </w:rPr>
          <w:fldChar w:fldCharType="end"/>
        </w:r>
      </w:ins>
    </w:p>
    <w:p>
      <w:pPr>
        <w:pStyle w:val="23"/>
        <w:tabs>
          <w:tab w:val="right" w:leader="dot" w:pos="8306"/>
        </w:tabs>
        <w:rPr>
          <w:ins w:id="3725" w:author="sc" w:date="2018-08-02T20:01:50Z"/>
        </w:rPr>
      </w:pPr>
      <w:ins w:id="3726" w:author="sc" w:date="2018-08-02T20:01:50Z">
        <w:r>
          <w:rPr>
            <w:rFonts w:ascii="SimSun" w:hAnsi="SimSun"/>
            <w:szCs w:val="36"/>
          </w:rPr>
          <w:fldChar w:fldCharType="begin"/>
        </w:r>
      </w:ins>
      <w:ins w:id="3727" w:author="sc" w:date="2018-08-02T20:01:50Z">
        <w:r>
          <w:rPr>
            <w:rFonts w:ascii="SimSun" w:hAnsi="SimSun"/>
            <w:szCs w:val="36"/>
          </w:rPr>
          <w:instrText xml:space="preserve"> HYPERLINK \l _Toc1735273892 </w:instrText>
        </w:r>
      </w:ins>
      <w:ins w:id="3728" w:author="sc" w:date="2018-08-02T20:01:50Z">
        <w:r>
          <w:rPr>
            <w:rFonts w:ascii="SimSun" w:hAnsi="SimSun"/>
            <w:szCs w:val="36"/>
          </w:rPr>
          <w:fldChar w:fldCharType="separate"/>
        </w:r>
      </w:ins>
      <w:ins w:id="3729" w:author="sc" w:date="2018-08-02T20:01:50Z">
        <w:r>
          <w:rPr/>
          <w:t xml:space="preserve">16.3.4 </w:t>
        </w:r>
      </w:ins>
      <w:ins w:id="3730" w:author="sc" w:date="2018-08-02T20:01:50Z">
        <w:r>
          <w:rPr>
            <w:rFonts w:hint="eastAsia"/>
          </w:rPr>
          <w:t>资源地址规范</w:t>
        </w:r>
      </w:ins>
      <w:ins w:id="3731" w:author="sc" w:date="2018-08-02T20:01:50Z">
        <w:r>
          <w:rPr/>
          <w:tab/>
        </w:r>
      </w:ins>
      <w:ins w:id="3732" w:author="sc" w:date="2018-08-02T20:01:50Z">
        <w:r>
          <w:rPr/>
          <w:fldChar w:fldCharType="begin"/>
        </w:r>
      </w:ins>
      <w:ins w:id="3733" w:author="sc" w:date="2018-08-02T20:01:50Z">
        <w:r>
          <w:rPr/>
          <w:instrText xml:space="preserve"> PAGEREF _Toc1735273892 </w:instrText>
        </w:r>
      </w:ins>
      <w:ins w:id="3734" w:author="sc" w:date="2018-08-02T20:01:50Z">
        <w:r>
          <w:rPr/>
          <w:fldChar w:fldCharType="separate"/>
        </w:r>
      </w:ins>
      <w:ins w:id="3735" w:author="sc" w:date="2018-08-02T20:01:50Z">
        <w:r>
          <w:rPr/>
          <w:t>94</w:t>
        </w:r>
      </w:ins>
      <w:ins w:id="3736" w:author="sc" w:date="2018-08-02T20:01:50Z">
        <w:r>
          <w:rPr/>
          <w:fldChar w:fldCharType="end"/>
        </w:r>
      </w:ins>
      <w:ins w:id="3737" w:author="sc" w:date="2018-08-02T20:01:50Z">
        <w:r>
          <w:rPr>
            <w:rFonts w:ascii="SimSun" w:hAnsi="SimSun"/>
            <w:szCs w:val="36"/>
          </w:rPr>
          <w:fldChar w:fldCharType="end"/>
        </w:r>
      </w:ins>
    </w:p>
    <w:p>
      <w:pPr>
        <w:pStyle w:val="23"/>
        <w:tabs>
          <w:tab w:val="right" w:leader="dot" w:pos="8306"/>
        </w:tabs>
        <w:rPr>
          <w:ins w:id="3738" w:author="sc" w:date="2018-08-02T20:01:50Z"/>
        </w:rPr>
      </w:pPr>
      <w:ins w:id="3739" w:author="sc" w:date="2018-08-02T20:01:50Z">
        <w:r>
          <w:rPr>
            <w:rFonts w:ascii="SimSun" w:hAnsi="SimSun"/>
            <w:szCs w:val="36"/>
          </w:rPr>
          <w:fldChar w:fldCharType="begin"/>
        </w:r>
      </w:ins>
      <w:ins w:id="3740" w:author="sc" w:date="2018-08-02T20:01:50Z">
        <w:r>
          <w:rPr>
            <w:rFonts w:ascii="SimSun" w:hAnsi="SimSun"/>
            <w:szCs w:val="36"/>
          </w:rPr>
          <w:instrText xml:space="preserve"> HYPERLINK \l _Toc844684382 </w:instrText>
        </w:r>
      </w:ins>
      <w:ins w:id="3741" w:author="sc" w:date="2018-08-02T20:01:50Z">
        <w:r>
          <w:rPr>
            <w:rFonts w:ascii="SimSun" w:hAnsi="SimSun"/>
            <w:szCs w:val="36"/>
          </w:rPr>
          <w:fldChar w:fldCharType="separate"/>
        </w:r>
      </w:ins>
      <w:ins w:id="3742" w:author="sc" w:date="2018-08-02T20:01:50Z">
        <w:r>
          <w:rPr>
            <w:rFonts w:eastAsiaTheme="minorEastAsia"/>
          </w:rPr>
          <w:t xml:space="preserve">16.3.5 </w:t>
        </w:r>
      </w:ins>
      <w:ins w:id="3743" w:author="sc" w:date="2018-08-02T20:01:50Z">
        <w:r>
          <w:rPr/>
          <w:t>响应JSON数据格式</w:t>
        </w:r>
        <w:r>
          <w:rPr/>
          <w:tab/>
        </w:r>
      </w:ins>
      <w:ins w:id="3744" w:author="sc" w:date="2018-08-02T20:01:50Z">
        <w:r>
          <w:rPr/>
          <w:fldChar w:fldCharType="begin"/>
        </w:r>
      </w:ins>
      <w:ins w:id="3745" w:author="sc" w:date="2018-08-02T20:01:50Z">
        <w:r>
          <w:rPr/>
          <w:instrText xml:space="preserve"> PAGEREF _Toc844684382 </w:instrText>
        </w:r>
      </w:ins>
      <w:ins w:id="3746" w:author="sc" w:date="2018-08-02T20:01:50Z">
        <w:r>
          <w:rPr/>
          <w:fldChar w:fldCharType="separate"/>
        </w:r>
      </w:ins>
      <w:ins w:id="3747" w:author="sc" w:date="2018-08-02T20:01:50Z">
        <w:r>
          <w:rPr/>
          <w:t>94</w:t>
        </w:r>
      </w:ins>
      <w:ins w:id="3748" w:author="sc" w:date="2018-08-02T20:01:50Z">
        <w:r>
          <w:rPr/>
          <w:fldChar w:fldCharType="end"/>
        </w:r>
      </w:ins>
      <w:ins w:id="3749" w:author="sc" w:date="2018-08-02T20:01:50Z">
        <w:r>
          <w:rPr>
            <w:rFonts w:ascii="SimSun" w:hAnsi="SimSun"/>
            <w:szCs w:val="36"/>
          </w:rPr>
          <w:fldChar w:fldCharType="end"/>
        </w:r>
      </w:ins>
    </w:p>
    <w:p>
      <w:pPr>
        <w:pStyle w:val="22"/>
        <w:tabs>
          <w:tab w:val="right" w:leader="dot" w:pos="8306"/>
        </w:tabs>
        <w:rPr>
          <w:ins w:id="3750" w:author="sc" w:date="2018-08-02T20:01:50Z"/>
        </w:rPr>
      </w:pPr>
      <w:ins w:id="3751" w:author="sc" w:date="2018-08-02T20:01:50Z">
        <w:r>
          <w:rPr>
            <w:rFonts w:ascii="SimSun" w:hAnsi="SimSun"/>
            <w:szCs w:val="36"/>
          </w:rPr>
          <w:fldChar w:fldCharType="begin"/>
        </w:r>
      </w:ins>
      <w:ins w:id="3752" w:author="sc" w:date="2018-08-02T20:01:50Z">
        <w:r>
          <w:rPr>
            <w:rFonts w:ascii="SimSun" w:hAnsi="SimSun"/>
            <w:szCs w:val="36"/>
          </w:rPr>
          <w:instrText xml:space="preserve"> HYPERLINK \l _Toc888111383 </w:instrText>
        </w:r>
      </w:ins>
      <w:ins w:id="3753" w:author="sc" w:date="2018-08-02T20:01:50Z">
        <w:r>
          <w:rPr>
            <w:rFonts w:ascii="SimSun" w:hAnsi="SimSun"/>
            <w:szCs w:val="36"/>
          </w:rPr>
          <w:fldChar w:fldCharType="separate"/>
        </w:r>
      </w:ins>
      <w:ins w:id="3754" w:author="sc" w:date="2018-08-02T20:01:50Z">
        <w:r>
          <w:rPr/>
          <w:t xml:space="preserve">16.4 </w:t>
        </w:r>
      </w:ins>
      <w:ins w:id="3755" w:author="sc" w:date="2018-08-02T20:01:50Z">
        <w:r>
          <w:rPr>
            <w:rFonts w:hint="eastAsia"/>
          </w:rPr>
          <w:t>工具选型</w:t>
        </w:r>
      </w:ins>
      <w:ins w:id="3756" w:author="sc" w:date="2018-08-02T20:01:50Z">
        <w:r>
          <w:rPr/>
          <w:tab/>
        </w:r>
      </w:ins>
      <w:ins w:id="3757" w:author="sc" w:date="2018-08-02T20:01:50Z">
        <w:r>
          <w:rPr/>
          <w:fldChar w:fldCharType="begin"/>
        </w:r>
      </w:ins>
      <w:ins w:id="3758" w:author="sc" w:date="2018-08-02T20:01:50Z">
        <w:r>
          <w:rPr/>
          <w:instrText xml:space="preserve"> PAGEREF _Toc888111383 </w:instrText>
        </w:r>
      </w:ins>
      <w:ins w:id="3759" w:author="sc" w:date="2018-08-02T20:01:50Z">
        <w:r>
          <w:rPr/>
          <w:fldChar w:fldCharType="separate"/>
        </w:r>
      </w:ins>
      <w:ins w:id="3760" w:author="sc" w:date="2018-08-02T20:01:50Z">
        <w:r>
          <w:rPr/>
          <w:t>95</w:t>
        </w:r>
      </w:ins>
      <w:ins w:id="3761" w:author="sc" w:date="2018-08-02T20:01:50Z">
        <w:r>
          <w:rPr/>
          <w:fldChar w:fldCharType="end"/>
        </w:r>
      </w:ins>
      <w:ins w:id="3762" w:author="sc" w:date="2018-08-02T20:01:50Z">
        <w:r>
          <w:rPr>
            <w:rFonts w:ascii="SimSun" w:hAnsi="SimSun"/>
            <w:szCs w:val="36"/>
          </w:rPr>
          <w:fldChar w:fldCharType="end"/>
        </w:r>
      </w:ins>
    </w:p>
    <w:p>
      <w:pPr>
        <w:pStyle w:val="23"/>
        <w:tabs>
          <w:tab w:val="right" w:leader="dot" w:pos="8306"/>
        </w:tabs>
        <w:rPr>
          <w:ins w:id="3763" w:author="sc" w:date="2018-08-02T20:01:50Z"/>
        </w:rPr>
      </w:pPr>
      <w:ins w:id="3764" w:author="sc" w:date="2018-08-02T20:01:50Z">
        <w:r>
          <w:rPr>
            <w:rFonts w:ascii="SimSun" w:hAnsi="SimSun"/>
            <w:szCs w:val="36"/>
          </w:rPr>
          <w:fldChar w:fldCharType="begin"/>
        </w:r>
      </w:ins>
      <w:ins w:id="3765" w:author="sc" w:date="2018-08-02T20:01:50Z">
        <w:r>
          <w:rPr>
            <w:rFonts w:ascii="SimSun" w:hAnsi="SimSun"/>
            <w:szCs w:val="36"/>
          </w:rPr>
          <w:instrText xml:space="preserve"> HYPERLINK \l _Toc247567091 </w:instrText>
        </w:r>
      </w:ins>
      <w:ins w:id="3766" w:author="sc" w:date="2018-08-02T20:01:50Z">
        <w:r>
          <w:rPr>
            <w:rFonts w:ascii="SimSun" w:hAnsi="SimSun"/>
            <w:szCs w:val="36"/>
          </w:rPr>
          <w:fldChar w:fldCharType="separate"/>
        </w:r>
      </w:ins>
      <w:ins w:id="3767" w:author="sc" w:date="2018-08-02T20:01:50Z">
        <w:r>
          <w:rPr>
            <w:rFonts w:hint="eastAsia"/>
          </w:rPr>
          <w:t>16.4.1 Swagger API定义规范</w:t>
        </w:r>
      </w:ins>
      <w:ins w:id="3768" w:author="sc" w:date="2018-08-02T20:01:50Z">
        <w:r>
          <w:rPr/>
          <w:tab/>
        </w:r>
      </w:ins>
      <w:ins w:id="3769" w:author="sc" w:date="2018-08-02T20:01:50Z">
        <w:r>
          <w:rPr/>
          <w:fldChar w:fldCharType="begin"/>
        </w:r>
      </w:ins>
      <w:ins w:id="3770" w:author="sc" w:date="2018-08-02T20:01:50Z">
        <w:r>
          <w:rPr/>
          <w:instrText xml:space="preserve"> PAGEREF _Toc247567091 </w:instrText>
        </w:r>
      </w:ins>
      <w:ins w:id="3771" w:author="sc" w:date="2018-08-02T20:01:50Z">
        <w:r>
          <w:rPr/>
          <w:fldChar w:fldCharType="separate"/>
        </w:r>
      </w:ins>
      <w:ins w:id="3772" w:author="sc" w:date="2018-08-02T20:01:50Z">
        <w:r>
          <w:rPr/>
          <w:t>96</w:t>
        </w:r>
      </w:ins>
      <w:ins w:id="3773" w:author="sc" w:date="2018-08-02T20:01:50Z">
        <w:r>
          <w:rPr/>
          <w:fldChar w:fldCharType="end"/>
        </w:r>
      </w:ins>
      <w:ins w:id="3774" w:author="sc" w:date="2018-08-02T20:01:50Z">
        <w:r>
          <w:rPr>
            <w:rFonts w:ascii="SimSun" w:hAnsi="SimSun"/>
            <w:szCs w:val="36"/>
          </w:rPr>
          <w:fldChar w:fldCharType="end"/>
        </w:r>
      </w:ins>
    </w:p>
    <w:p>
      <w:pPr>
        <w:pStyle w:val="23"/>
        <w:tabs>
          <w:tab w:val="right" w:leader="dot" w:pos="8306"/>
        </w:tabs>
        <w:rPr>
          <w:ins w:id="3775" w:author="sc" w:date="2018-08-02T20:01:50Z"/>
        </w:rPr>
      </w:pPr>
      <w:ins w:id="3776" w:author="sc" w:date="2018-08-02T20:01:50Z">
        <w:r>
          <w:rPr>
            <w:rFonts w:ascii="SimSun" w:hAnsi="SimSun"/>
            <w:szCs w:val="36"/>
          </w:rPr>
          <w:fldChar w:fldCharType="begin"/>
        </w:r>
      </w:ins>
      <w:ins w:id="3777" w:author="sc" w:date="2018-08-02T20:01:50Z">
        <w:r>
          <w:rPr>
            <w:rFonts w:ascii="SimSun" w:hAnsi="SimSun"/>
            <w:szCs w:val="36"/>
          </w:rPr>
          <w:instrText xml:space="preserve"> HYPERLINK \l _Toc4211950 </w:instrText>
        </w:r>
      </w:ins>
      <w:ins w:id="3778" w:author="sc" w:date="2018-08-02T20:01:50Z">
        <w:r>
          <w:rPr>
            <w:rFonts w:ascii="SimSun" w:hAnsi="SimSun"/>
            <w:szCs w:val="36"/>
          </w:rPr>
          <w:fldChar w:fldCharType="separate"/>
        </w:r>
      </w:ins>
      <w:ins w:id="3779" w:author="sc" w:date="2018-08-02T20:01:50Z">
        <w:r>
          <w:rPr/>
          <w:t xml:space="preserve">16.4.2 </w:t>
        </w:r>
      </w:ins>
      <w:ins w:id="3780" w:author="sc" w:date="2018-08-02T20:01:50Z">
        <w:r>
          <w:rPr>
            <w:rFonts w:hint="eastAsia"/>
          </w:rPr>
          <w:t>Mock测试</w:t>
        </w:r>
      </w:ins>
      <w:ins w:id="3781" w:author="sc" w:date="2018-08-02T20:01:50Z">
        <w:r>
          <w:rPr/>
          <w:tab/>
        </w:r>
      </w:ins>
      <w:ins w:id="3782" w:author="sc" w:date="2018-08-02T20:01:50Z">
        <w:r>
          <w:rPr/>
          <w:fldChar w:fldCharType="begin"/>
        </w:r>
      </w:ins>
      <w:ins w:id="3783" w:author="sc" w:date="2018-08-02T20:01:50Z">
        <w:r>
          <w:rPr/>
          <w:instrText xml:space="preserve"> PAGEREF _Toc4211950 </w:instrText>
        </w:r>
      </w:ins>
      <w:ins w:id="3784" w:author="sc" w:date="2018-08-02T20:01:50Z">
        <w:r>
          <w:rPr/>
          <w:fldChar w:fldCharType="separate"/>
        </w:r>
      </w:ins>
      <w:ins w:id="3785" w:author="sc" w:date="2018-08-02T20:01:50Z">
        <w:r>
          <w:rPr/>
          <w:t>97</w:t>
        </w:r>
      </w:ins>
      <w:ins w:id="3786" w:author="sc" w:date="2018-08-02T20:01:50Z">
        <w:r>
          <w:rPr/>
          <w:fldChar w:fldCharType="end"/>
        </w:r>
      </w:ins>
      <w:ins w:id="3787" w:author="sc" w:date="2018-08-02T20:01:50Z">
        <w:r>
          <w:rPr>
            <w:rFonts w:ascii="SimSun" w:hAnsi="SimSun"/>
            <w:szCs w:val="36"/>
          </w:rPr>
          <w:fldChar w:fldCharType="end"/>
        </w:r>
      </w:ins>
    </w:p>
    <w:p>
      <w:pPr>
        <w:pStyle w:val="22"/>
        <w:tabs>
          <w:tab w:val="right" w:leader="dot" w:pos="8306"/>
        </w:tabs>
        <w:rPr>
          <w:ins w:id="3788" w:author="sc" w:date="2018-08-02T20:01:50Z"/>
        </w:rPr>
      </w:pPr>
      <w:ins w:id="3789" w:author="sc" w:date="2018-08-02T20:01:50Z">
        <w:r>
          <w:rPr>
            <w:rFonts w:ascii="SimSun" w:hAnsi="SimSun"/>
            <w:szCs w:val="36"/>
          </w:rPr>
          <w:fldChar w:fldCharType="begin"/>
        </w:r>
      </w:ins>
      <w:ins w:id="3790" w:author="sc" w:date="2018-08-02T20:01:50Z">
        <w:r>
          <w:rPr>
            <w:rFonts w:ascii="SimSun" w:hAnsi="SimSun"/>
            <w:szCs w:val="36"/>
          </w:rPr>
          <w:instrText xml:space="preserve"> HYPERLINK \l _Toc1070334438 </w:instrText>
        </w:r>
      </w:ins>
      <w:ins w:id="3791" w:author="sc" w:date="2018-08-02T20:01:50Z">
        <w:r>
          <w:rPr>
            <w:rFonts w:ascii="SimSun" w:hAnsi="SimSun"/>
            <w:szCs w:val="36"/>
          </w:rPr>
          <w:fldChar w:fldCharType="separate"/>
        </w:r>
      </w:ins>
      <w:ins w:id="3792" w:author="sc" w:date="2018-08-02T20:01:50Z">
        <w:r>
          <w:rPr>
            <w:rFonts w:eastAsiaTheme="minorEastAsia"/>
          </w:rPr>
          <w:t xml:space="preserve">16.5 </w:t>
        </w:r>
      </w:ins>
      <w:ins w:id="3793" w:author="sc" w:date="2018-08-02T20:01:50Z">
        <w:r>
          <w:rPr>
            <w:rFonts w:hint="eastAsia"/>
          </w:rPr>
          <w:t>附录A-DEMO</w:t>
        </w:r>
      </w:ins>
      <w:ins w:id="3794" w:author="sc" w:date="2018-08-02T20:01:50Z">
        <w:r>
          <w:rPr/>
          <w:tab/>
        </w:r>
      </w:ins>
      <w:ins w:id="3795" w:author="sc" w:date="2018-08-02T20:01:50Z">
        <w:r>
          <w:rPr/>
          <w:fldChar w:fldCharType="begin"/>
        </w:r>
      </w:ins>
      <w:ins w:id="3796" w:author="sc" w:date="2018-08-02T20:01:50Z">
        <w:r>
          <w:rPr/>
          <w:instrText xml:space="preserve"> PAGEREF _Toc1070334438 </w:instrText>
        </w:r>
      </w:ins>
      <w:ins w:id="3797" w:author="sc" w:date="2018-08-02T20:01:50Z">
        <w:r>
          <w:rPr/>
          <w:fldChar w:fldCharType="separate"/>
        </w:r>
      </w:ins>
      <w:ins w:id="3798" w:author="sc" w:date="2018-08-02T20:01:50Z">
        <w:r>
          <w:rPr/>
          <w:t>97</w:t>
        </w:r>
      </w:ins>
      <w:ins w:id="3799" w:author="sc" w:date="2018-08-02T20:01:50Z">
        <w:r>
          <w:rPr/>
          <w:fldChar w:fldCharType="end"/>
        </w:r>
      </w:ins>
      <w:ins w:id="3800" w:author="sc" w:date="2018-08-02T20:01:50Z">
        <w:r>
          <w:rPr>
            <w:rFonts w:ascii="SimSun" w:hAnsi="SimSun"/>
            <w:szCs w:val="36"/>
          </w:rPr>
          <w:fldChar w:fldCharType="end"/>
        </w:r>
      </w:ins>
    </w:p>
    <w:p>
      <w:pPr>
        <w:pStyle w:val="21"/>
        <w:tabs>
          <w:tab w:val="right" w:leader="dot" w:pos="8306"/>
        </w:tabs>
        <w:rPr>
          <w:ins w:id="3801" w:author="sc" w:date="2018-08-02T20:01:50Z"/>
        </w:rPr>
      </w:pPr>
      <w:ins w:id="3802" w:author="sc" w:date="2018-08-02T20:01:50Z">
        <w:r>
          <w:rPr>
            <w:rFonts w:ascii="SimSun" w:hAnsi="SimSun"/>
            <w:szCs w:val="36"/>
          </w:rPr>
          <w:fldChar w:fldCharType="begin"/>
        </w:r>
      </w:ins>
      <w:ins w:id="3803" w:author="sc" w:date="2018-08-02T20:01:50Z">
        <w:r>
          <w:rPr>
            <w:rFonts w:ascii="SimSun" w:hAnsi="SimSun"/>
            <w:szCs w:val="36"/>
          </w:rPr>
          <w:instrText xml:space="preserve"> HYPERLINK \l _Toc377553177 </w:instrText>
        </w:r>
      </w:ins>
      <w:ins w:id="3804" w:author="sc" w:date="2018-08-02T20:01:50Z">
        <w:r>
          <w:rPr>
            <w:rFonts w:ascii="SimSun" w:hAnsi="SimSun"/>
            <w:szCs w:val="36"/>
          </w:rPr>
          <w:fldChar w:fldCharType="separate"/>
        </w:r>
      </w:ins>
      <w:ins w:id="3805" w:author="sc" w:date="2018-08-02T20:01:50Z">
        <w:r>
          <w:rPr/>
          <w:t xml:space="preserve">17 </w:t>
        </w:r>
      </w:ins>
      <w:ins w:id="3806" w:author="sc" w:date="2018-08-02T20:01:50Z">
        <w:r>
          <w:rPr>
            <w:rFonts w:hint="default"/>
          </w:rPr>
          <w:t>Code Review流程及规范</w:t>
        </w:r>
      </w:ins>
      <w:ins w:id="3807" w:author="sc" w:date="2018-08-02T20:01:50Z">
        <w:r>
          <w:rPr/>
          <w:tab/>
        </w:r>
      </w:ins>
      <w:ins w:id="3808" w:author="sc" w:date="2018-08-02T20:01:50Z">
        <w:r>
          <w:rPr/>
          <w:fldChar w:fldCharType="begin"/>
        </w:r>
      </w:ins>
      <w:ins w:id="3809" w:author="sc" w:date="2018-08-02T20:01:50Z">
        <w:r>
          <w:rPr/>
          <w:instrText xml:space="preserve"> PAGEREF _Toc377553177 </w:instrText>
        </w:r>
      </w:ins>
      <w:ins w:id="3810" w:author="sc" w:date="2018-08-02T20:01:50Z">
        <w:r>
          <w:rPr/>
          <w:fldChar w:fldCharType="separate"/>
        </w:r>
      </w:ins>
      <w:ins w:id="3811" w:author="sc" w:date="2018-08-02T20:01:50Z">
        <w:r>
          <w:rPr/>
          <w:t>99</w:t>
        </w:r>
      </w:ins>
      <w:ins w:id="3812" w:author="sc" w:date="2018-08-02T20:01:50Z">
        <w:r>
          <w:rPr/>
          <w:fldChar w:fldCharType="end"/>
        </w:r>
      </w:ins>
      <w:ins w:id="3813" w:author="sc" w:date="2018-08-02T20:01:50Z">
        <w:r>
          <w:rPr>
            <w:rFonts w:ascii="SimSun" w:hAnsi="SimSun"/>
            <w:szCs w:val="36"/>
          </w:rPr>
          <w:fldChar w:fldCharType="end"/>
        </w:r>
      </w:ins>
    </w:p>
    <w:p>
      <w:pPr>
        <w:pStyle w:val="2"/>
      </w:pPr>
      <w:r>
        <w:rPr>
          <w:rFonts w:ascii="SimSun" w:hAnsi="SimSun"/>
          <w:sz w:val="36"/>
          <w:szCs w:val="36"/>
        </w:rPr>
        <w:fldChar w:fldCharType="end"/>
      </w:r>
      <w:bookmarkStart w:id="11" w:name="_Toc1310445298"/>
      <w:bookmarkStart w:id="12" w:name="_Toc790758209"/>
      <w:bookmarkStart w:id="13" w:name="_Toc63751121"/>
      <w:bookmarkStart w:id="14" w:name="_Toc1723238709"/>
      <w:bookmarkStart w:id="15" w:name="_Toc495785640"/>
      <w:bookmarkStart w:id="16" w:name="_Toc1678105097"/>
      <w:bookmarkStart w:id="17" w:name="_Toc2031377370"/>
      <w:r>
        <w:rPr>
          <w:rFonts w:hint="eastAsia"/>
        </w:rPr>
        <w:t>系统包结构及命名规范</w:t>
      </w:r>
      <w:bookmarkEnd w:id="11"/>
      <w:bookmarkEnd w:id="12"/>
      <w:bookmarkEnd w:id="13"/>
      <w:bookmarkEnd w:id="14"/>
      <w:bookmarkEnd w:id="15"/>
      <w:bookmarkEnd w:id="16"/>
      <w:bookmarkEnd w:id="17"/>
    </w:p>
    <w:p>
      <w:pPr>
        <w:pStyle w:val="3"/>
      </w:pPr>
      <w:bookmarkStart w:id="18" w:name="_Toc2044333495"/>
      <w:bookmarkStart w:id="19" w:name="_Toc1971715073"/>
      <w:bookmarkStart w:id="20" w:name="_Toc1098716376"/>
      <w:bookmarkStart w:id="21" w:name="_Toc495785641"/>
      <w:bookmarkStart w:id="22" w:name="_Toc1109591699"/>
      <w:bookmarkStart w:id="23" w:name="_Toc961444736"/>
      <w:bookmarkStart w:id="24" w:name="_Toc1804053721"/>
      <w:r>
        <w:rPr>
          <w:rFonts w:hint="eastAsia"/>
        </w:rPr>
        <w:t>总体代码原则</w:t>
      </w:r>
      <w:bookmarkEnd w:id="18"/>
      <w:bookmarkEnd w:id="19"/>
      <w:bookmarkEnd w:id="20"/>
      <w:bookmarkEnd w:id="21"/>
      <w:bookmarkEnd w:id="22"/>
      <w:bookmarkEnd w:id="23"/>
      <w:bookmarkEnd w:id="24"/>
    </w:p>
    <w:p>
      <w:pPr>
        <w:numPr>
          <w:ilvl w:val="0"/>
          <w:numId w:val="2"/>
        </w:numPr>
        <w:spacing w:line="360" w:lineRule="auto"/>
        <w:rPr>
          <w:rFonts w:ascii="SimSun" w:hAnsi="SimSun"/>
        </w:rPr>
      </w:pPr>
      <w:r>
        <w:rPr>
          <w:rFonts w:hint="eastAsia" w:ascii="SimSun" w:hAnsi="SimSun"/>
        </w:rPr>
        <w:t>一个class或method 不要过大，如果class或method行数过多请拆分，单个class限制在</w:t>
      </w:r>
      <w:r>
        <w:rPr>
          <w:rFonts w:hint="eastAsia" w:ascii="SimSun" w:hAnsi="SimSun"/>
          <w:b/>
          <w:color w:val="FF0000"/>
        </w:rPr>
        <w:t>千行</w:t>
      </w:r>
      <w:r>
        <w:rPr>
          <w:rFonts w:hint="eastAsia" w:ascii="SimSun" w:hAnsi="SimSun"/>
        </w:rPr>
        <w:t>以内，单个方法控制在</w:t>
      </w:r>
      <w:r>
        <w:rPr>
          <w:rFonts w:hint="eastAsia" w:ascii="SimSun" w:hAnsi="SimSun"/>
          <w:b/>
          <w:color w:val="FF0000"/>
        </w:rPr>
        <w:t>百行</w:t>
      </w:r>
      <w:r>
        <w:rPr>
          <w:rFonts w:hint="eastAsia" w:ascii="SimSun" w:hAnsi="SimSun"/>
        </w:rPr>
        <w:t>以内。</w:t>
      </w:r>
    </w:p>
    <w:p>
      <w:pPr>
        <w:numPr>
          <w:ilvl w:val="0"/>
          <w:numId w:val="2"/>
        </w:numPr>
        <w:spacing w:line="360" w:lineRule="auto"/>
        <w:rPr>
          <w:rFonts w:ascii="SimSun" w:hAnsi="SimSun"/>
        </w:rPr>
      </w:pPr>
      <w:r>
        <w:rPr>
          <w:rFonts w:ascii="SimSun" w:hAnsi="SimSun"/>
        </w:rPr>
        <w:t>写干净整洁的代码，</w:t>
      </w:r>
      <w:r>
        <w:rPr>
          <w:rFonts w:hint="eastAsia" w:ascii="SimSun" w:hAnsi="SimSun"/>
        </w:rPr>
        <w:t>代码以格式规范第一，可读性第一，在保证业务逻辑正确前提必须保证代码可读性，</w:t>
      </w:r>
      <w:r>
        <w:rPr>
          <w:rFonts w:ascii="SimSun" w:hAnsi="SimSun"/>
        </w:rPr>
        <w:t>请合理运用空行。空行可以用来隔开相对独立的代码块，有利于阅读和理解。</w:t>
      </w:r>
      <w:r>
        <w:rPr>
          <w:rFonts w:hint="eastAsia" w:ascii="SimSun" w:hAnsi="SimSun"/>
        </w:rPr>
        <w:t>在代码中，要加入必要的注释。最上层的代码要说明此段代码的业务逻辑，描述清楚操作步骤，修改代码时，如果业务逻辑发生变化，也要同步修改注释。</w:t>
      </w:r>
    </w:p>
    <w:p>
      <w:pPr>
        <w:numPr>
          <w:ilvl w:val="0"/>
          <w:numId w:val="2"/>
        </w:numPr>
        <w:spacing w:line="360" w:lineRule="auto"/>
        <w:rPr>
          <w:rFonts w:ascii="SimSun" w:hAnsi="SimSun"/>
        </w:rPr>
      </w:pPr>
      <w:r>
        <w:rPr>
          <w:rFonts w:hint="eastAsia" w:ascii="SimSun" w:hAnsi="SimSun"/>
        </w:rPr>
        <w:t>业务代码尽量遵循开闭原则、</w:t>
      </w:r>
      <w:r>
        <w:rPr>
          <w:rFonts w:ascii="SimSun" w:hAnsi="SimSun"/>
        </w:rPr>
        <w:t>里氏代换原则</w:t>
      </w:r>
      <w:r>
        <w:rPr>
          <w:rFonts w:hint="eastAsia" w:ascii="SimSun" w:hAnsi="SimSun"/>
        </w:rPr>
        <w:t>、</w:t>
      </w:r>
      <w:r>
        <w:rPr>
          <w:rFonts w:ascii="SimSun" w:hAnsi="SimSun"/>
        </w:rPr>
        <w:t>依赖倒转原则</w:t>
      </w:r>
      <w:r>
        <w:rPr>
          <w:rFonts w:hint="eastAsia" w:ascii="SimSun" w:hAnsi="SimSun"/>
        </w:rPr>
        <w:t>、</w:t>
      </w:r>
      <w:r>
        <w:rPr>
          <w:rFonts w:ascii="SimSun" w:hAnsi="SimSun"/>
        </w:rPr>
        <w:t>接口隔离原则</w:t>
      </w:r>
      <w:r>
        <w:rPr>
          <w:rFonts w:hint="eastAsia" w:ascii="SimSun" w:hAnsi="SimSun"/>
        </w:rPr>
        <w:t>、</w:t>
      </w:r>
      <w:r>
        <w:rPr>
          <w:rFonts w:ascii="SimSun" w:hAnsi="SimSun"/>
        </w:rPr>
        <w:t>单一职责原则</w:t>
      </w:r>
      <w:r>
        <w:rPr>
          <w:rFonts w:hint="eastAsia" w:ascii="SimSun" w:hAnsi="SimSun"/>
        </w:rPr>
        <w:t>等相关规范。</w:t>
      </w:r>
    </w:p>
    <w:p>
      <w:pPr>
        <w:numPr>
          <w:ilvl w:val="0"/>
          <w:numId w:val="2"/>
        </w:numPr>
        <w:spacing w:line="360" w:lineRule="auto"/>
        <w:rPr>
          <w:rFonts w:ascii="SimSun" w:hAnsi="SimSun"/>
        </w:rPr>
      </w:pPr>
      <w:r>
        <w:rPr>
          <w:rFonts w:hint="eastAsia" w:ascii="SimSun" w:hAnsi="SimSun"/>
        </w:rPr>
        <w:t>不要重复造轮子，能够调用通用代码库实现的类请调用通用代码库实现。</w:t>
      </w:r>
    </w:p>
    <w:p>
      <w:pPr>
        <w:numPr>
          <w:ilvl w:val="0"/>
          <w:numId w:val="2"/>
        </w:numPr>
        <w:spacing w:line="360" w:lineRule="auto"/>
        <w:rPr>
          <w:rFonts w:ascii="SimSun" w:hAnsi="SimSun"/>
        </w:rPr>
      </w:pPr>
      <w:r>
        <w:rPr>
          <w:rFonts w:hint="default" w:ascii="SimSun" w:hAnsi="SimSun"/>
        </w:rPr>
        <w:t>不要使用规格不同的轮子。对于第三方包，应统一提供方和版本。比如JSON处理，推荐使用gson。</w:t>
      </w:r>
    </w:p>
    <w:p>
      <w:pPr>
        <w:numPr>
          <w:ilvl w:val="0"/>
          <w:numId w:val="2"/>
        </w:numPr>
        <w:spacing w:line="360" w:lineRule="auto"/>
        <w:rPr>
          <w:rFonts w:ascii="SimSun" w:hAnsi="SimSun"/>
        </w:rPr>
      </w:pPr>
      <w:r>
        <w:rPr>
          <w:rFonts w:hint="eastAsia" w:ascii="SimSun" w:hAnsi="SimSun"/>
        </w:rPr>
        <w:t>换行符统一为</w:t>
      </w:r>
      <w:r>
        <w:rPr>
          <w:rFonts w:ascii="SimSun" w:hAnsi="SimSun"/>
        </w:rPr>
        <w:t>linux回车。需要配置：</w:t>
      </w:r>
    </w:p>
    <w:p>
      <w:pPr>
        <w:ind w:firstLine="420"/>
        <w:rPr>
          <w:i/>
        </w:rPr>
      </w:pPr>
      <w:r>
        <w:rPr>
          <w:i/>
        </w:rPr>
        <w:t>git config --global core.autocrlf false</w:t>
      </w:r>
    </w:p>
    <w:p>
      <w:pPr>
        <w:ind w:firstLine="420"/>
        <w:rPr>
          <w:i/>
        </w:rPr>
      </w:pPr>
      <w:r>
        <w:rPr>
          <w:i/>
        </w:rPr>
        <w:t>git config --global core.safecrlf true</w:t>
      </w:r>
    </w:p>
    <w:p>
      <w:pPr>
        <w:ind w:firstLine="420"/>
        <w:rPr>
          <w:i/>
        </w:rPr>
      </w:pPr>
      <w:r>
        <w:rPr>
          <w:i/>
        </w:rPr>
        <w:t>git config --global core.eol lf</w:t>
      </w:r>
    </w:p>
    <w:p>
      <w:pPr>
        <w:pStyle w:val="3"/>
      </w:pPr>
      <w:bookmarkStart w:id="25" w:name="_Toc495785642"/>
      <w:bookmarkStart w:id="26" w:name="_Toc1331647482"/>
      <w:bookmarkStart w:id="27" w:name="_Toc1280775569"/>
      <w:bookmarkStart w:id="28" w:name="_Toc1147170068"/>
      <w:bookmarkStart w:id="29" w:name="_Toc1328594041"/>
      <w:bookmarkStart w:id="30" w:name="_Toc1935278698"/>
      <w:bookmarkStart w:id="31" w:name="_Toc949357052"/>
      <w:r>
        <w:rPr>
          <w:rFonts w:hint="eastAsia"/>
        </w:rPr>
        <w:t>应用系统分层结构</w:t>
      </w:r>
      <w:bookmarkEnd w:id="25"/>
      <w:bookmarkEnd w:id="26"/>
      <w:bookmarkEnd w:id="27"/>
      <w:bookmarkEnd w:id="28"/>
      <w:bookmarkEnd w:id="29"/>
      <w:bookmarkEnd w:id="30"/>
      <w:bookmarkEnd w:id="31"/>
    </w:p>
    <w:p>
      <w:pPr>
        <w:rPr>
          <w:rFonts w:ascii="SimSun" w:hAnsi="SimSun"/>
          <w:vertAlign w:val="subscript"/>
        </w:rPr>
      </w:pPr>
      <w:r>
        <w:rPr>
          <w:rFonts w:ascii="SimSun" w:hAnsi="SimSun"/>
          <w:vertAlign w:val="subscript"/>
        </w:rPr>
        <w:drawing>
          <wp:inline distT="0" distB="0" distL="114300" distR="114300">
            <wp:extent cx="5256530" cy="2573020"/>
            <wp:effectExtent l="0" t="0" r="1270" b="17780"/>
            <wp:docPr id="23" name="Picture 23" descr="系统分层架构_2017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系统分层架构_20171228"/>
                    <pic:cNvPicPr>
                      <a:picLocks noChangeAspect="1"/>
                    </pic:cNvPicPr>
                  </pic:nvPicPr>
                  <pic:blipFill>
                    <a:blip r:embed="rId8"/>
                    <a:stretch>
                      <a:fillRect/>
                    </a:stretch>
                  </pic:blipFill>
                  <pic:spPr>
                    <a:xfrm>
                      <a:off x="0" y="0"/>
                      <a:ext cx="5256530" cy="2573020"/>
                    </a:xfrm>
                    <a:prstGeom prst="rect">
                      <a:avLst/>
                    </a:prstGeom>
                  </pic:spPr>
                </pic:pic>
              </a:graphicData>
            </a:graphic>
          </wp:inline>
        </w:drawing>
      </w:r>
    </w:p>
    <w:p>
      <w:pPr>
        <w:pStyle w:val="12"/>
        <w:jc w:val="center"/>
        <w:rPr>
          <w:rFonts w:ascii="SimSun" w:hAnsi="SimSun"/>
          <w:sz w:val="24"/>
          <w:szCs w:val="24"/>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ascii="SimSun" w:hAnsi="SimSun"/>
          <w:sz w:val="24"/>
          <w:szCs w:val="24"/>
        </w:rPr>
        <w:t>应用分层结构图</w:t>
      </w:r>
    </w:p>
    <w:p>
      <w:pPr>
        <w:spacing w:line="360" w:lineRule="auto"/>
        <w:ind w:firstLine="420"/>
      </w:pPr>
      <w:r>
        <w:rPr>
          <w:rFonts w:hint="eastAsia"/>
        </w:rPr>
        <w:t>一共分四层：controller接口层、facade业务逻辑编排层、servcie业务服务层、dao数据存取层。</w:t>
      </w:r>
    </w:p>
    <w:p>
      <w:pPr>
        <w:numPr>
          <w:ilvl w:val="0"/>
          <w:numId w:val="3"/>
        </w:numPr>
        <w:spacing w:line="360" w:lineRule="auto"/>
      </w:pPr>
      <w:r>
        <w:rPr>
          <w:rFonts w:hint="eastAsia"/>
        </w:rPr>
        <w:t>controller接口层</w:t>
      </w:r>
    </w:p>
    <w:p>
      <w:pPr>
        <w:spacing w:line="360" w:lineRule="auto"/>
        <w:ind w:firstLine="420"/>
      </w:pPr>
      <w:r>
        <w:rPr>
          <w:rFonts w:hint="eastAsia"/>
        </w:rPr>
        <w:t>作为前后端分离的后台api接口层，或者没有前后端分离的web控制层，主要为web发布的对外提供接口，controller作为顶层项目发布部署在web容器tomcat中。</w:t>
      </w:r>
      <w:r>
        <w:rPr>
          <w:rFonts w:hint="default"/>
        </w:rPr>
        <w:t>controller按facace模块同组划分。controller仅可调用本模块facade/service，且为多对一关系。</w:t>
      </w:r>
    </w:p>
    <w:p>
      <w:pPr>
        <w:numPr>
          <w:ilvl w:val="0"/>
          <w:numId w:val="3"/>
        </w:numPr>
        <w:spacing w:line="360" w:lineRule="auto"/>
      </w:pPr>
      <w:r>
        <w:rPr>
          <w:rFonts w:hint="eastAsia"/>
        </w:rPr>
        <w:t>facade业务逻辑编排层</w:t>
      </w:r>
    </w:p>
    <w:p>
      <w:pPr>
        <w:spacing w:line="360" w:lineRule="auto"/>
        <w:ind w:firstLine="420"/>
        <w:rPr>
          <w:rFonts w:hint="eastAsia"/>
        </w:rPr>
      </w:pPr>
      <w:r>
        <w:rPr>
          <w:rFonts w:hint="eastAsia"/>
        </w:rPr>
        <w:t>封装多个业务调用多个业务服务模块，封装业务内部逻辑提供上层controller调用，如果controller业务不跨模块调用，可以不编写facade业务层，直接controller调用servcie，facade为单独的项目以jar或者服务发布的方式提供给controller调用。</w:t>
      </w:r>
    </w:p>
    <w:p>
      <w:pPr>
        <w:spacing w:line="360" w:lineRule="auto"/>
        <w:ind w:firstLine="420"/>
      </w:pPr>
      <w:r>
        <w:rPr>
          <w:rFonts w:hint="eastAsia"/>
        </w:rPr>
        <w:t>facade及service按照模块化的领域边界，严格遵守业务边界</w:t>
      </w:r>
      <w:r>
        <w:rPr>
          <w:rFonts w:hint="default"/>
        </w:rPr>
        <w:t>。</w:t>
      </w:r>
    </w:p>
    <w:p>
      <w:pPr>
        <w:spacing w:line="360" w:lineRule="auto"/>
        <w:ind w:firstLine="420"/>
        <w:rPr>
          <w:rFonts w:hint="eastAsia"/>
        </w:rPr>
      </w:pPr>
      <w:r>
        <w:rPr>
          <w:rFonts w:hint="eastAsia"/>
        </w:rPr>
        <w:t>facade作为跨业务服务集成最大力度的封装业务实现提供给controller调用，facade之间禁止横向调用。</w:t>
      </w:r>
    </w:p>
    <w:p>
      <w:pPr>
        <w:numPr>
          <w:ilvl w:val="0"/>
          <w:numId w:val="3"/>
        </w:numPr>
        <w:spacing w:line="360" w:lineRule="auto"/>
      </w:pPr>
      <w:r>
        <w:rPr>
          <w:rFonts w:hint="eastAsia"/>
        </w:rPr>
        <w:t>service业务逻辑层</w:t>
      </w:r>
    </w:p>
    <w:p>
      <w:pPr>
        <w:spacing w:line="360" w:lineRule="auto"/>
        <w:ind w:firstLine="420"/>
        <w:rPr>
          <w:rFonts w:hint="eastAsia"/>
        </w:rPr>
      </w:pPr>
      <w:r>
        <w:rPr>
          <w:rFonts w:hint="eastAsia"/>
          <w:b/>
          <w:u w:val="single"/>
        </w:rPr>
        <w:t>最大粒度</w:t>
      </w:r>
      <w:r>
        <w:rPr>
          <w:rFonts w:hint="eastAsia"/>
        </w:rPr>
        <w:t>的封装业务逻辑提供上层调用</w:t>
      </w:r>
      <w:r>
        <w:rPr>
          <w:rFonts w:hint="default"/>
        </w:rPr>
        <w:t>，领域内的所有逻辑都尽量往service接口中收敛。对外</w:t>
      </w:r>
      <w:r>
        <w:rPr>
          <w:rFonts w:hint="eastAsia"/>
        </w:rPr>
        <w:t>隔离内部业务实现</w:t>
      </w:r>
      <w:r>
        <w:rPr>
          <w:rFonts w:hint="default"/>
        </w:rPr>
        <w:t>。</w:t>
      </w:r>
    </w:p>
    <w:p>
      <w:pPr>
        <w:spacing w:line="360" w:lineRule="auto"/>
        <w:ind w:firstLine="420"/>
        <w:rPr>
          <w:rFonts w:hint="eastAsia"/>
        </w:rPr>
      </w:pPr>
      <w:r>
        <w:rPr>
          <w:rFonts w:hint="eastAsia"/>
        </w:rPr>
        <w:t>禁止service跨模块调用。</w:t>
      </w:r>
    </w:p>
    <w:p>
      <w:pPr>
        <w:spacing w:line="360" w:lineRule="auto"/>
        <w:ind w:firstLine="420"/>
        <w:rPr>
          <w:rFonts w:hint="eastAsia"/>
        </w:rPr>
      </w:pPr>
      <w:r>
        <w:rPr>
          <w:rFonts w:hint="default"/>
        </w:rPr>
        <w:t>尽量减少service接口数量，除非能够增加复用度。</w:t>
      </w:r>
    </w:p>
    <w:p>
      <w:pPr>
        <w:spacing w:line="360" w:lineRule="auto"/>
        <w:ind w:firstLine="420"/>
      </w:pPr>
      <w:r>
        <w:rPr>
          <w:rFonts w:hint="eastAsia"/>
        </w:rPr>
        <w:t>一切从服务层出发，从系统需要提供的功能进行分析，确定Service接口中的方法。而不是从数据库的表出发，创建DAO，再创Domain，然后Service，这实际上是对系统分层的误解。</w:t>
      </w:r>
    </w:p>
    <w:p>
      <w:pPr>
        <w:spacing w:line="360" w:lineRule="auto"/>
        <w:ind w:firstLine="420"/>
        <w:rPr>
          <w:rFonts w:hint="eastAsia"/>
        </w:rPr>
      </w:pPr>
      <w:r>
        <w:rPr>
          <w:rFonts w:hint="eastAsia"/>
        </w:rPr>
        <w:t>一个领域活动会聚合对应一个或一组DAO，来完成一个领域活动。而一个服务可能需要操作一组领域活动，而每个活动需要操作很多表（调用多个DAO）。 事务的控制可以放到Service层。</w:t>
      </w:r>
    </w:p>
    <w:p>
      <w:pPr>
        <w:numPr>
          <w:ilvl w:val="0"/>
          <w:numId w:val="3"/>
        </w:numPr>
        <w:spacing w:line="360" w:lineRule="auto"/>
      </w:pPr>
      <w:r>
        <w:rPr>
          <w:rFonts w:hint="eastAsia"/>
        </w:rPr>
        <w:t>DAO数据存取层</w:t>
      </w:r>
    </w:p>
    <w:p>
      <w:pPr>
        <w:spacing w:line="360" w:lineRule="auto"/>
        <w:ind w:firstLine="420"/>
      </w:pPr>
      <w:r>
        <w:rPr>
          <w:rFonts w:hint="eastAsia"/>
        </w:rPr>
        <w:t>隔离底层数据实现，提供给serviceCRUD接口调用，dao内部集成DB、cache、ES、MQ等逻辑实现，dao层决定发布的接口是否添加cache、查询ES等，service及dao封装在同一个业务模块项目中，以jar或者服务发布的方式提供给facade或service调用。</w:t>
      </w:r>
    </w:p>
    <w:p>
      <w:pPr>
        <w:spacing w:line="360" w:lineRule="auto"/>
        <w:ind w:firstLine="420"/>
      </w:pPr>
      <w:r>
        <w:rPr>
          <w:rFonts w:hint="eastAsia"/>
        </w:rPr>
        <w:t>备注：特殊场景的业务级别的cache可以添加在facade及service，但是最好的实现是最小粒度的封装在dao层。</w:t>
      </w:r>
    </w:p>
    <w:p>
      <w:pPr>
        <w:pStyle w:val="4"/>
      </w:pPr>
      <w:bookmarkStart w:id="32" w:name="_Toc495785643"/>
      <w:bookmarkStart w:id="33" w:name="_Toc975973956"/>
      <w:bookmarkStart w:id="34" w:name="_Toc1681770485"/>
      <w:bookmarkStart w:id="35" w:name="_Toc1548674700"/>
      <w:bookmarkStart w:id="36" w:name="_Toc1581320709"/>
      <w:bookmarkStart w:id="37" w:name="_Toc1310702824"/>
      <w:bookmarkStart w:id="38" w:name="_Toc152902810"/>
      <w:r>
        <w:rPr>
          <w:rFonts w:hint="default"/>
        </w:rPr>
        <w:t>包</w:t>
      </w:r>
      <w:r>
        <w:rPr>
          <w:rFonts w:hint="eastAsia"/>
        </w:rPr>
        <w:t>结构</w:t>
      </w:r>
      <w:bookmarkEnd w:id="32"/>
      <w:r>
        <w:rPr>
          <w:rFonts w:hint="default"/>
        </w:rPr>
        <w:t>说明</w:t>
      </w:r>
      <w:bookmarkEnd w:id="33"/>
      <w:bookmarkEnd w:id="34"/>
      <w:bookmarkEnd w:id="35"/>
      <w:bookmarkEnd w:id="36"/>
      <w:bookmarkEnd w:id="37"/>
      <w:bookmarkEnd w:id="38"/>
    </w:p>
    <w:p>
      <w:pPr>
        <w:ind w:left="420"/>
        <w:rPr>
          <w:lang w:val="zh-CN" w:eastAsia="zh-CN"/>
        </w:rPr>
      </w:pPr>
      <w:r>
        <w:rPr>
          <w:rFonts w:hint="eastAsia"/>
          <w:lang w:val="zh-CN" w:eastAsia="zh-CN"/>
        </w:rPr>
        <w:t>对于每个应用都分成如下图所示的结构：</w:t>
      </w:r>
    </w:p>
    <w:p>
      <w:pPr>
        <w:ind w:left="420"/>
        <w:jc w:val="center"/>
        <w:rPr>
          <w:lang w:val="zh-CN"/>
        </w:rPr>
      </w:pPr>
      <w:r>
        <w:rPr>
          <w:rFonts w:hint="eastAsia"/>
        </w:rPr>
        <w:drawing>
          <wp:inline distT="0" distB="0" distL="0" distR="0">
            <wp:extent cx="5274310" cy="3269615"/>
            <wp:effectExtent l="25400" t="25400" r="34290" b="323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69615"/>
                    </a:xfrm>
                    <a:prstGeom prst="rect">
                      <a:avLst/>
                    </a:prstGeom>
                    <a:ln>
                      <a:solidFill>
                        <a:schemeClr val="tx1"/>
                      </a:solidFill>
                    </a:ln>
                  </pic:spPr>
                </pic:pic>
              </a:graphicData>
            </a:graphic>
          </wp:inline>
        </w:drawing>
      </w:r>
    </w:p>
    <w:p>
      <w:pPr>
        <w:pStyle w:val="12"/>
        <w:jc w:val="center"/>
        <w:rPr>
          <w:lang w:val="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模块代码结构图</w:t>
      </w:r>
    </w:p>
    <w:p>
      <w:pPr>
        <w:spacing w:line="360" w:lineRule="auto"/>
        <w:ind w:firstLine="420"/>
      </w:pPr>
    </w:p>
    <w:p>
      <w:pPr>
        <w:spacing w:line="360" w:lineRule="auto"/>
        <w:ind w:firstLine="420"/>
        <w:rPr>
          <w:rFonts w:hint="eastAsia"/>
        </w:rPr>
      </w:pPr>
      <w:r>
        <w:rPr>
          <w:rFonts w:hint="eastAsia"/>
        </w:rPr>
        <w:t>例如mgzf-mesg模块的结构如上图所示。在最上层的mgzf-web代表controller层，以下依次是服务编排层（facade）、原子服务层（service）、数据服务层（DAO）。</w:t>
      </w:r>
    </w:p>
    <w:p>
      <w:pPr>
        <w:spacing w:line="360" w:lineRule="auto"/>
        <w:ind w:firstLine="420"/>
        <w:rPr>
          <w:rFonts w:hint="eastAsia"/>
        </w:rPr>
      </w:pPr>
      <w:r>
        <w:rPr>
          <w:rFonts w:hint="eastAsia"/>
        </w:rPr>
        <w:t>代码分层严格遵循接口隔离的规范，层与层直接必须通过接口隔离，层内部之间实现无需接口隔离。</w:t>
      </w:r>
      <w:r>
        <w:rPr>
          <w:rFonts w:hint="default"/>
        </w:rPr>
        <w:t>比如facade层api，不允许依赖于service层的api。</w:t>
      </w:r>
    </w:p>
    <w:p>
      <w:pPr>
        <w:spacing w:line="360" w:lineRule="auto"/>
        <w:ind w:firstLine="420"/>
      </w:pPr>
      <w:r>
        <w:t>M</w:t>
      </w:r>
      <w:r>
        <w:rPr>
          <w:rFonts w:hint="eastAsia"/>
        </w:rPr>
        <w:t>ogo-web(即controller层)调用</w:t>
      </w:r>
      <w:r>
        <w:t>façade</w:t>
      </w:r>
      <w:r>
        <w:rPr>
          <w:rFonts w:hint="eastAsia"/>
        </w:rPr>
        <w:t>-api module接口，</w:t>
      </w:r>
      <w:r>
        <w:t>façade</w:t>
      </w:r>
      <w:r>
        <w:rPr>
          <w:rFonts w:hint="eastAsia"/>
        </w:rPr>
        <w:t>-impl module实现</w:t>
      </w:r>
      <w:r>
        <w:t>façade</w:t>
      </w:r>
      <w:r>
        <w:rPr>
          <w:rFonts w:hint="eastAsia"/>
        </w:rPr>
        <w:t>-api中定义的接口，service层、DAO层与</w:t>
      </w:r>
      <w:r>
        <w:t>façade</w:t>
      </w:r>
      <w:r>
        <w:rPr>
          <w:rFonts w:hint="eastAsia"/>
        </w:rPr>
        <w:t>层的结构类似。</w:t>
      </w:r>
    </w:p>
    <w:p>
      <w:pPr>
        <w:spacing w:line="360" w:lineRule="auto"/>
        <w:ind w:firstLine="420"/>
        <w:rPr>
          <w:rFonts w:hint="eastAsia"/>
        </w:rPr>
      </w:pPr>
      <w:r>
        <w:rPr>
          <w:rFonts w:hint="eastAsia"/>
        </w:rPr>
        <w:t>service作为业务服务层，初期作为业务模块jar提供上层调用，后台作为服务发布给facade及controller调用。</w:t>
      </w:r>
    </w:p>
    <w:p>
      <w:pPr>
        <w:spacing w:line="360" w:lineRule="auto"/>
        <w:ind w:firstLine="420"/>
        <w:rPr>
          <w:rFonts w:hint="eastAsia"/>
        </w:rPr>
      </w:pPr>
      <w:r>
        <w:rPr>
          <w:rFonts w:hint="eastAsia"/>
        </w:rPr>
        <w:t>注：模块内的Service层公共业务逻辑，以Helper类的方式在 service-impl层横向调用，这样不会影响上层的业务逻辑。</w:t>
      </w:r>
    </w:p>
    <w:p>
      <w:pPr>
        <w:spacing w:line="360" w:lineRule="auto"/>
        <w:ind w:firstLine="420"/>
        <w:rPr>
          <w:rFonts w:hint="eastAsia"/>
        </w:rPr>
      </w:pPr>
      <w:r>
        <w:rPr>
          <w:rFonts w:hint="default"/>
        </w:rPr>
        <w:t>基础服务SDK分三个部分：工具类（utils）、第三方封装（sdk）和分层框架（base）。</w:t>
      </w:r>
    </w:p>
    <w:p>
      <w:pPr>
        <w:pStyle w:val="4"/>
      </w:pPr>
      <w:bookmarkStart w:id="39" w:name="_Toc1030126245"/>
      <w:bookmarkStart w:id="40" w:name="_Toc2129645019"/>
      <w:bookmarkStart w:id="41" w:name="_Toc235761441"/>
      <w:bookmarkStart w:id="42" w:name="_Toc1702325053"/>
      <w:bookmarkStart w:id="43" w:name="_Toc2072678572"/>
      <w:bookmarkStart w:id="44" w:name="_Toc495785644"/>
      <w:bookmarkStart w:id="45" w:name="_Toc1599462307"/>
      <w:r>
        <w:t>controller</w:t>
      </w:r>
      <w:r>
        <w:rPr>
          <w:rFonts w:hint="eastAsia"/>
        </w:rPr>
        <w:t>层</w:t>
      </w:r>
      <w:bookmarkEnd w:id="39"/>
      <w:bookmarkEnd w:id="40"/>
      <w:bookmarkEnd w:id="41"/>
      <w:bookmarkEnd w:id="42"/>
      <w:bookmarkEnd w:id="43"/>
      <w:bookmarkEnd w:id="44"/>
      <w:bookmarkEnd w:id="45"/>
    </w:p>
    <w:p>
      <w:pPr>
        <w:pStyle w:val="5"/>
      </w:pPr>
      <w:r>
        <w:rPr>
          <w:rFonts w:hint="eastAsia"/>
        </w:rPr>
        <w:t>包结构</w:t>
      </w:r>
    </w:p>
    <w:p>
      <w:pPr>
        <w:rPr>
          <w:rFonts w:ascii="SimSun" w:hAnsi="SimSun"/>
        </w:rPr>
      </w:pPr>
      <w:r>
        <w:rPr>
          <w:rFonts w:hint="eastAsia" w:ascii="SimSun" w:hAnsi="SimSun"/>
        </w:rPr>
        <w:t>域名.系统</w:t>
      </w:r>
    </w:p>
    <w:p>
      <w:pPr>
        <w:rPr>
          <w:rFonts w:ascii="SimSun" w:hAnsi="SimSun"/>
          <w:sz w:val="18"/>
          <w:szCs w:val="18"/>
        </w:rPr>
      </w:pPr>
      <w:r>
        <w:rPr>
          <w:rFonts w:hint="eastAsia" w:ascii="SimSun" w:hAnsi="SimSun"/>
          <w:sz w:val="18"/>
          <w:szCs w:val="18"/>
        </w:rPr>
        <w:t>com.mogoroom.renter</w:t>
      </w:r>
      <w:r>
        <w:rPr>
          <w:rFonts w:hint="default" w:ascii="SimSun" w:hAnsi="SimSun"/>
          <w:sz w:val="18"/>
          <w:szCs w:val="18"/>
        </w:rPr>
        <w:t>Controller</w:t>
      </w:r>
    </w:p>
    <w:p>
      <w:pPr>
        <w:rPr>
          <w:rFonts w:ascii="SimSun" w:hAnsi="SimSun"/>
          <w:sz w:val="18"/>
          <w:szCs w:val="18"/>
        </w:rPr>
      </w:pPr>
      <w:r>
        <w:rPr>
          <w:rFonts w:hint="eastAsia" w:ascii="SimSun" w:hAnsi="SimSun"/>
          <w:sz w:val="18"/>
          <w:szCs w:val="18"/>
        </w:rPr>
        <w:tab/>
      </w:r>
      <w:r>
        <w:rPr>
          <w:rFonts w:hint="eastAsia" w:ascii="SimSun" w:hAnsi="SimSun"/>
          <w:sz w:val="18"/>
          <w:szCs w:val="18"/>
        </w:rPr>
        <w:t>|__  user            用户管理</w:t>
      </w:r>
    </w:p>
    <w:p>
      <w:pPr>
        <w:rPr>
          <w:rFonts w:ascii="SimSun" w:hAnsi="SimSun"/>
          <w:sz w:val="18"/>
          <w:szCs w:val="18"/>
        </w:rPr>
      </w:pPr>
      <w:r>
        <w:rPr>
          <w:rFonts w:hint="eastAsia" w:ascii="SimSun" w:hAnsi="SimSun"/>
          <w:sz w:val="18"/>
          <w:szCs w:val="18"/>
        </w:rPr>
        <w:tab/>
      </w:r>
      <w:r>
        <w:rPr>
          <w:rFonts w:hint="eastAsia" w:ascii="SimSun" w:hAnsi="SimSun"/>
          <w:sz w:val="18"/>
          <w:szCs w:val="18"/>
        </w:rPr>
        <w:t>|__  flat             房源管理</w:t>
      </w:r>
    </w:p>
    <w:p>
      <w:pPr>
        <w:ind w:firstLine="420"/>
        <w:rPr>
          <w:rFonts w:hint="eastAsia" w:ascii="SimSun" w:hAnsi="SimSun"/>
          <w:sz w:val="18"/>
          <w:szCs w:val="18"/>
        </w:rPr>
      </w:pPr>
      <w:r>
        <w:rPr>
          <w:rFonts w:hint="eastAsia" w:ascii="SimSun" w:hAnsi="SimSun"/>
          <w:sz w:val="18"/>
          <w:szCs w:val="18"/>
        </w:rPr>
        <w:t xml:space="preserve">|__  </w:t>
      </w:r>
      <w:r>
        <w:rPr>
          <w:rFonts w:ascii="SimSun" w:hAnsi="SimSun"/>
          <w:sz w:val="18"/>
          <w:szCs w:val="18"/>
        </w:rPr>
        <w:t xml:space="preserve">……             </w:t>
      </w:r>
      <w:r>
        <w:rPr>
          <w:rFonts w:hint="eastAsia" w:ascii="SimSun" w:hAnsi="SimSun"/>
          <w:sz w:val="18"/>
          <w:szCs w:val="18"/>
        </w:rPr>
        <w:t>其他其他模块</w:t>
      </w:r>
    </w:p>
    <w:p>
      <w:pPr>
        <w:ind w:firstLine="420"/>
        <w:rPr>
          <w:rFonts w:hint="eastAsia" w:ascii="SimSun" w:hAnsi="SimSun"/>
          <w:sz w:val="18"/>
          <w:szCs w:val="18"/>
        </w:rPr>
      </w:pPr>
    </w:p>
    <w:p>
      <w:pPr>
        <w:rPr>
          <w:lang w:val="zh-CN"/>
        </w:rPr>
      </w:pPr>
      <w:r>
        <w:rPr>
          <w:rFonts w:hint="eastAsia"/>
          <w:lang w:val="zh-CN" w:eastAsia="zh-CN"/>
        </w:rPr>
        <w:t>具体要求参见WIKI：</w:t>
      </w:r>
    </w:p>
    <w:p>
      <w:pPr>
        <w:rPr>
          <w:lang w:val="zh-CN"/>
        </w:rPr>
      </w:pPr>
      <w:r>
        <w:rPr>
          <w:rFonts w:hint="eastAsia"/>
          <w:lang w:val="zh-CN"/>
        </w:rPr>
        <w:t>http://192.168.60.125:8080/dokuwiki/doku.php?id=技术规范:app接口开发规范</w:t>
      </w:r>
    </w:p>
    <w:p>
      <w:pPr>
        <w:ind w:firstLine="0"/>
        <w:rPr>
          <w:rFonts w:hint="eastAsia" w:ascii="SimSun" w:hAnsi="SimSun"/>
          <w:sz w:val="18"/>
          <w:szCs w:val="18"/>
        </w:rPr>
      </w:pPr>
      <w:r>
        <w:rPr>
          <w:rFonts w:hint="eastAsia"/>
          <w:lang w:val="zh-CN"/>
        </w:rPr>
        <w:t>返回值代码：</w:t>
      </w:r>
      <w:r>
        <w:rPr>
          <w:rFonts w:hint="eastAsia"/>
          <w:lang w:val="zh-CN" w:eastAsia="zh-CN"/>
        </w:rPr>
        <w:t>参见mogo-framework-sdk</w:t>
      </w:r>
      <w:r>
        <w:rPr>
          <w:rFonts w:hint="eastAsia"/>
          <w:lang w:val="zh-CN"/>
        </w:rPr>
        <w:t>中关于web模块的response的代码说明及UT。</w:t>
      </w:r>
    </w:p>
    <w:p>
      <w:pPr>
        <w:pStyle w:val="4"/>
      </w:pPr>
      <w:bookmarkStart w:id="46" w:name="_Toc1348714206"/>
      <w:bookmarkStart w:id="47" w:name="_Toc495785645"/>
      <w:bookmarkStart w:id="48" w:name="_Toc1574723498"/>
      <w:bookmarkStart w:id="49" w:name="_Toc1115471142"/>
      <w:bookmarkStart w:id="50" w:name="_Toc1330057623"/>
      <w:bookmarkStart w:id="51" w:name="_Toc518300220"/>
      <w:bookmarkStart w:id="52" w:name="_Toc605572032"/>
      <w:r>
        <w:rPr>
          <w:rFonts w:hint="eastAsia"/>
        </w:rPr>
        <w:t>facade层</w:t>
      </w:r>
      <w:bookmarkEnd w:id="46"/>
      <w:bookmarkEnd w:id="47"/>
      <w:bookmarkEnd w:id="48"/>
      <w:bookmarkEnd w:id="49"/>
      <w:bookmarkEnd w:id="50"/>
      <w:bookmarkEnd w:id="51"/>
      <w:bookmarkEnd w:id="52"/>
    </w:p>
    <w:p>
      <w:pPr>
        <w:pStyle w:val="5"/>
      </w:pPr>
      <w:r>
        <w:t>描述</w:t>
      </w:r>
    </w:p>
    <w:p>
      <w:pPr>
        <w:ind w:firstLine="420"/>
        <w:rPr>
          <w:rFonts w:ascii="SimSun" w:hAnsi="SimSun"/>
        </w:rPr>
      </w:pPr>
      <w:r>
        <w:fldChar w:fldCharType="begin"/>
      </w:r>
      <w:r>
        <w:instrText xml:space="preserve"> HYPERLINK "http://blog.csdn.net/hguisu/article/details/7533759" </w:instrText>
      </w:r>
      <w:r>
        <w:fldChar w:fldCharType="separate"/>
      </w:r>
      <w:r>
        <w:rPr>
          <w:rFonts w:ascii="SimSun" w:hAnsi="SimSun"/>
        </w:rPr>
        <w:t>门面</w:t>
      </w:r>
      <w:r>
        <w:rPr>
          <w:rStyle w:val="34"/>
          <w:rFonts w:ascii="SimSun" w:hAnsi="SimSun"/>
          <w:color w:val="336699"/>
          <w:shd w:val="clear" w:color="auto" w:fill="FFFFFF"/>
        </w:rPr>
        <w:t>模式</w:t>
      </w:r>
      <w:r>
        <w:rPr>
          <w:rStyle w:val="34"/>
          <w:rFonts w:ascii="SimSun" w:hAnsi="SimSun"/>
          <w:color w:val="336699"/>
          <w:shd w:val="clear" w:color="auto" w:fill="FFFFFF"/>
        </w:rPr>
        <w:fldChar w:fldCharType="end"/>
      </w:r>
      <w:r>
        <w:rPr>
          <w:rFonts w:ascii="SimSun" w:hAnsi="SimSun"/>
          <w:color w:val="232323"/>
          <w:shd w:val="clear" w:color="auto" w:fill="FFFFFF"/>
        </w:rPr>
        <w:t>，</w:t>
      </w:r>
      <w:r>
        <w:rPr>
          <w:rFonts w:ascii="SimSun" w:hAnsi="SimSun"/>
        </w:rPr>
        <w:t>我们通过外观的包装，使应用程序只能看到外观对象，而不会看到具体的细节对象，这样无疑会降低应用程序的复杂度，并且提高了程序的可维护性，</w:t>
      </w:r>
      <w:r>
        <w:rPr>
          <w:rFonts w:hint="eastAsia" w:ascii="SimSun" w:hAnsi="SimSun"/>
        </w:rPr>
        <w:t>在蘑菇系统中实际是服务流程编排。</w:t>
      </w:r>
    </w:p>
    <w:p>
      <w:pPr>
        <w:ind w:firstLine="480" w:firstLineChars="200"/>
        <w:rPr>
          <w:rFonts w:ascii="SimSun" w:hAnsi="SimSun"/>
        </w:rPr>
      </w:pPr>
      <w:ins w:id="3814" w:author="sc" w:date="2018-08-02T19:51:18Z">
        <w:r>
          <w:rPr>
            <w:rFonts w:ascii="SimSun" w:hAnsi="SimSun"/>
          </w:rPr>
          <w:t>【</w:t>
        </w:r>
      </w:ins>
      <w:ins w:id="3815" w:author="sc" w:date="2018-08-02T19:51:20Z">
        <w:r>
          <w:rPr>
            <w:rFonts w:ascii="SimSun" w:hAnsi="SimSun"/>
          </w:rPr>
          <w:t>强制</w:t>
        </w:r>
      </w:ins>
      <w:ins w:id="3816" w:author="sc" w:date="2018-08-02T19:51:18Z">
        <w:r>
          <w:rPr>
            <w:rFonts w:ascii="SimSun" w:hAnsi="SimSun"/>
          </w:rPr>
          <w:t>】</w:t>
        </w:r>
      </w:ins>
      <w:r>
        <w:rPr>
          <w:rFonts w:ascii="SimSun" w:hAnsi="SimSun"/>
        </w:rPr>
        <w:t>fa</w:t>
      </w:r>
      <w:r>
        <w:rPr>
          <w:rFonts w:hint="eastAsia" w:ascii="SimSun" w:hAnsi="SimSun"/>
        </w:rPr>
        <w:t>c</w:t>
      </w:r>
      <w:r>
        <w:rPr>
          <w:rFonts w:ascii="SimSun" w:hAnsi="SimSun"/>
        </w:rPr>
        <w:t>ade</w:t>
      </w:r>
      <w:r>
        <w:rPr>
          <w:rFonts w:hint="eastAsia" w:ascii="SimSun" w:hAnsi="SimSun"/>
        </w:rPr>
        <w:t>层不可以</w:t>
      </w:r>
      <w:ins w:id="3817" w:author="sc" w:date="2018-08-02T19:51:25Z">
        <w:r>
          <w:rPr>
            <w:rFonts w:hint="default" w:ascii="SimSun" w:hAnsi="SimSun"/>
          </w:rPr>
          <w:t>跨模块</w:t>
        </w:r>
      </w:ins>
      <w:r>
        <w:rPr>
          <w:rFonts w:hint="eastAsia" w:ascii="SimSun" w:hAnsi="SimSun"/>
        </w:rPr>
        <w:t>相互调用。</w:t>
      </w:r>
    </w:p>
    <w:p>
      <w:pPr>
        <w:ind w:firstLine="480" w:firstLineChars="200"/>
        <w:rPr>
          <w:rFonts w:ascii="SimSun" w:hAnsi="SimSun"/>
        </w:rPr>
      </w:pPr>
      <w:r>
        <w:rPr>
          <w:rFonts w:ascii="SimSun" w:hAnsi="SimSun"/>
        </w:rPr>
        <w:t>Fa</w:t>
      </w:r>
      <w:r>
        <w:rPr>
          <w:rFonts w:hint="eastAsia" w:ascii="SimSun" w:hAnsi="SimSun"/>
        </w:rPr>
        <w:t>c</w:t>
      </w:r>
      <w:r>
        <w:rPr>
          <w:rFonts w:ascii="SimSun" w:hAnsi="SimSun"/>
        </w:rPr>
        <w:t>ade</w:t>
      </w:r>
      <w:r>
        <w:rPr>
          <w:rFonts w:hint="eastAsia" w:ascii="SimSun" w:hAnsi="SimSun"/>
        </w:rPr>
        <w:t>层用来聚合跨模块的业务逻辑，用来组合跨模块的service以组成更大粒度的业务功能，即我们常说的服务编排。服务就是系统对外提供的一个业务功能。</w:t>
      </w:r>
    </w:p>
    <w:p>
      <w:pPr>
        <w:rPr>
          <w:rFonts w:ascii="SimSun" w:hAnsi="SimSun"/>
          <w:color w:val="232323"/>
          <w:shd w:val="clear" w:color="auto" w:fill="FFFFFF"/>
        </w:rPr>
      </w:pPr>
      <w:r>
        <w:rPr>
          <w:rFonts w:ascii="SimSun" w:hAnsi="SimSun"/>
          <w:color w:val="232323"/>
          <w:sz w:val="18"/>
          <w:szCs w:val="18"/>
        </w:rPr>
        <w:br w:type="textWrapping"/>
      </w:r>
      <w:r>
        <w:rPr>
          <w:rFonts w:ascii="SimSun" w:hAnsi="SimSun"/>
          <w:color w:val="232323"/>
          <w:shd w:val="clear" w:color="auto" w:fill="FFFFFF"/>
        </w:rPr>
        <w:t>例子1：</w:t>
      </w:r>
      <w:r>
        <w:rPr>
          <w:rFonts w:hint="eastAsia" w:ascii="SimSun" w:hAnsi="SimSun"/>
          <w:color w:val="232323"/>
          <w:shd w:val="clear" w:color="auto" w:fill="FFFFFF"/>
        </w:rPr>
        <w:t>房源预定</w:t>
      </w:r>
      <w:r>
        <w:rPr>
          <w:rFonts w:ascii="SimSun" w:hAnsi="SimSun"/>
          <w:color w:val="232323"/>
          <w:shd w:val="clear" w:color="auto" w:fill="FFFFFF"/>
        </w:rPr>
        <w:t>，</w:t>
      </w:r>
      <w:r>
        <w:rPr>
          <w:rFonts w:hint="eastAsia" w:ascii="SimSun" w:hAnsi="SimSun"/>
          <w:color w:val="232323"/>
          <w:shd w:val="clear" w:color="auto" w:fill="FFFFFF"/>
        </w:rPr>
        <w:t>房源预定facade定义房源的预定流程，封装底层实现，暴露最小粒度接口。</w:t>
      </w:r>
    </w:p>
    <w:p>
      <w:pPr>
        <w:rPr>
          <w:rFonts w:ascii="SimSun" w:hAnsi="SimSun"/>
        </w:rPr>
      </w:pPr>
      <w:r>
        <w:rPr>
          <w:rFonts w:ascii="SimSun" w:hAnsi="SimSun"/>
        </w:rPr>
        <w:drawing>
          <wp:inline distT="0" distB="0" distL="0" distR="0">
            <wp:extent cx="5266690" cy="23698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6690" cy="2369820"/>
                    </a:xfrm>
                    <a:prstGeom prst="rect">
                      <a:avLst/>
                    </a:prstGeom>
                    <a:noFill/>
                    <a:ln>
                      <a:noFill/>
                    </a:ln>
                  </pic:spPr>
                </pic:pic>
              </a:graphicData>
            </a:graphic>
          </wp:inline>
        </w:drawing>
      </w:r>
    </w:p>
    <w:p>
      <w:pPr>
        <w:rPr>
          <w:rFonts w:ascii="SimSun" w:hAnsi="SimSun"/>
        </w:rPr>
      </w:pPr>
      <w:r>
        <w:rPr>
          <w:rFonts w:hint="eastAsia" w:ascii="SimSun" w:hAnsi="SimSun"/>
        </w:rPr>
        <w:t>代码：</w:t>
      </w:r>
    </w:p>
    <w:p>
      <w:pPr>
        <w:autoSpaceDE w:val="0"/>
        <w:autoSpaceDN w:val="0"/>
        <w:adjustRightInd w:val="0"/>
        <w:rPr>
          <w:rFonts w:ascii="SimSun" w:hAnsi="SimSun" w:cs="Courier New"/>
          <w:color w:val="0000FF"/>
          <w:sz w:val="20"/>
          <w:szCs w:val="20"/>
        </w:rPr>
      </w:pPr>
      <w:r>
        <w:rPr>
          <w:rFonts w:ascii="SimSun" w:hAnsi="SimSun" w:cs="Courier New"/>
          <w:color w:val="808000"/>
          <w:sz w:val="20"/>
          <w:szCs w:val="20"/>
        </w:rPr>
        <w:t xml:space="preserve">Public </w:t>
      </w:r>
      <w:r>
        <w:rPr>
          <w:rFonts w:ascii="SimSun" w:hAnsi="SimSun" w:cs="Courier New"/>
          <w:b/>
          <w:bCs/>
          <w:color w:val="800000"/>
          <w:sz w:val="20"/>
          <w:szCs w:val="20"/>
        </w:rPr>
        <w:t xml:space="preserve">String </w:t>
      </w:r>
      <w:r>
        <w:rPr>
          <w:rFonts w:ascii="SimSun" w:hAnsi="SimSun" w:cs="Courier New"/>
          <w:color w:val="808000"/>
          <w:sz w:val="20"/>
          <w:szCs w:val="20"/>
        </w:rPr>
        <w:t>roomRechange</w:t>
      </w:r>
      <w:r>
        <w:rPr>
          <w:rFonts w:ascii="SimSun" w:hAnsi="SimSun" w:cs="Courier New"/>
          <w:color w:val="0000FF"/>
          <w:sz w:val="20"/>
          <w:szCs w:val="20"/>
        </w:rPr>
        <w:t>(</w:t>
      </w:r>
      <w:r>
        <w:rPr>
          <w:rFonts w:ascii="SimSun" w:hAnsi="SimSun" w:cs="Courier New"/>
          <w:b/>
          <w:bCs/>
          <w:color w:val="0000FF"/>
          <w:sz w:val="20"/>
          <w:szCs w:val="20"/>
        </w:rPr>
        <w:t>long</w:t>
      </w:r>
      <w:r>
        <w:rPr>
          <w:rFonts w:ascii="SimSun" w:hAnsi="SimSun" w:cs="Courier New"/>
          <w:color w:val="808000"/>
          <w:sz w:val="20"/>
          <w:szCs w:val="20"/>
        </w:rPr>
        <w:t>userId</w:t>
      </w:r>
      <w:r>
        <w:rPr>
          <w:rFonts w:ascii="SimSun" w:hAnsi="SimSun" w:cs="Courier New"/>
          <w:color w:val="0000FF"/>
          <w:sz w:val="20"/>
          <w:szCs w:val="20"/>
        </w:rPr>
        <w:t>,</w:t>
      </w:r>
      <w:r>
        <w:rPr>
          <w:rFonts w:ascii="SimSun" w:hAnsi="SimSun" w:cs="Courier New"/>
          <w:b/>
          <w:bCs/>
          <w:color w:val="0000FF"/>
          <w:sz w:val="20"/>
          <w:szCs w:val="20"/>
        </w:rPr>
        <w:t>long</w:t>
      </w:r>
      <w:r>
        <w:rPr>
          <w:rFonts w:ascii="SimSun" w:hAnsi="SimSun" w:cs="Courier New"/>
          <w:color w:val="808000"/>
          <w:sz w:val="20"/>
          <w:szCs w:val="20"/>
        </w:rPr>
        <w:t>roomId</w:t>
      </w:r>
      <w:r>
        <w:rPr>
          <w:rFonts w:ascii="SimSun" w:hAnsi="SimSun" w:cs="Courier New"/>
          <w:color w:val="0000FF"/>
          <w:sz w:val="20"/>
          <w:szCs w:val="20"/>
        </w:rPr>
        <w:t>)</w:t>
      </w:r>
      <w:r>
        <w:rPr>
          <w:rFonts w:hint="eastAsia" w:ascii="SimSun" w:hAnsi="SimSun" w:cs="Courier New"/>
          <w:color w:val="0000FF"/>
          <w:sz w:val="20"/>
          <w:szCs w:val="20"/>
        </w:rPr>
        <w:t>{</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logger.info("xxxx纪录房源预定日志");</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User user = userService.getUserInfo(userId);</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Room room = roomService.getRoomStatus(roomId);</w:t>
      </w:r>
    </w:p>
    <w:p>
      <w:pPr>
        <w:autoSpaceDE w:val="0"/>
        <w:autoSpaceDN w:val="0"/>
        <w:adjustRightInd w:val="0"/>
        <w:rPr>
          <w:rFonts w:ascii="SimSun" w:hAnsi="SimSun" w:cs="Courier New"/>
          <w:color w:val="0000FF"/>
          <w:sz w:val="20"/>
          <w:szCs w:val="20"/>
        </w:rPr>
      </w:pP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if(room.status=1){</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room  = roomService.rechange(userId,roomId);</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Bill bill = null;</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Contract cnt = null;</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if(cnt.status=1){</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cnt = contractService.createContrant(user,room);</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if(cnt.status=1){</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ab/>
      </w:r>
      <w:r>
        <w:rPr>
          <w:rFonts w:hint="eastAsia" w:ascii="SimSun" w:hAnsi="SimSun" w:cs="Courier New"/>
          <w:color w:val="0000FF"/>
          <w:sz w:val="20"/>
          <w:szCs w:val="20"/>
        </w:rPr>
        <w:t xml:space="preserve">  bill = BillService.createBill(user, cnt);</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w:t>
      </w:r>
      <w:r>
        <w:rPr>
          <w:rFonts w:ascii="SimSun" w:hAnsi="SimSun" w:cs="Courier New"/>
          <w:color w:val="0000FF"/>
          <w:sz w:val="20"/>
          <w:szCs w:val="20"/>
        </w:rPr>
        <w:br w:type="textWrapping"/>
      </w:r>
      <w:r>
        <w:rPr>
          <w:rFonts w:hint="eastAsia" w:ascii="SimSun" w:hAnsi="SimSun" w:cs="Courier New"/>
          <w:color w:val="0000FF"/>
          <w:sz w:val="20"/>
          <w:szCs w:val="20"/>
        </w:rPr>
        <w:t xml:space="preserve">               if(bill.status=1){</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ab/>
      </w:r>
      <w:r>
        <w:rPr>
          <w:rFonts w:hint="eastAsia" w:ascii="SimSun" w:hAnsi="SimSun" w:cs="Courier New"/>
          <w:color w:val="0000FF"/>
          <w:sz w:val="20"/>
          <w:szCs w:val="20"/>
        </w:rPr>
        <w:t xml:space="preserve">  billAccount  bacct = AccountService.createBillAcct(user,    </w:t>
      </w:r>
      <w:r>
        <w:rPr>
          <w:rFonts w:hint="eastAsia" w:ascii="SimSun" w:hAnsi="SimSun" w:cs="Courier New"/>
          <w:color w:val="0000FF"/>
          <w:sz w:val="20"/>
          <w:szCs w:val="20"/>
        </w:rPr>
        <w:tab/>
      </w:r>
      <w:r>
        <w:rPr>
          <w:rFonts w:hint="eastAsia" w:ascii="SimSun" w:hAnsi="SimSun" w:cs="Courier New"/>
          <w:color w:val="0000FF"/>
          <w:sz w:val="20"/>
          <w:szCs w:val="20"/>
        </w:rPr>
        <w:t xml:space="preserve">                     bill);</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xxx 其他返回值处理</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return xxx ;</w:t>
      </w:r>
    </w:p>
    <w:p>
      <w:pPr>
        <w:autoSpaceDE w:val="0"/>
        <w:autoSpaceDN w:val="0"/>
        <w:adjustRightInd w:val="0"/>
        <w:rPr>
          <w:rFonts w:ascii="SimSun" w:hAnsi="SimSun" w:cs="Courier New"/>
          <w:color w:val="0000FF"/>
          <w:sz w:val="20"/>
          <w:szCs w:val="20"/>
        </w:rPr>
      </w:pPr>
      <w:r>
        <w:rPr>
          <w:rFonts w:hint="eastAsia" w:ascii="SimSun" w:hAnsi="SimSun" w:cs="Courier New"/>
          <w:color w:val="0000FF"/>
          <w:sz w:val="20"/>
          <w:szCs w:val="20"/>
        </w:rPr>
        <w:t xml:space="preserve">     }</w:t>
      </w:r>
    </w:p>
    <w:p>
      <w:pPr>
        <w:pStyle w:val="5"/>
      </w:pPr>
      <w:r>
        <w:rPr>
          <w:rFonts w:hint="eastAsia"/>
        </w:rPr>
        <w:t>使用原则</w:t>
      </w:r>
    </w:p>
    <w:p>
      <w:pPr>
        <w:rPr>
          <w:rFonts w:ascii="SimSun" w:hAnsi="SimSun"/>
        </w:rPr>
      </w:pPr>
      <w:r>
        <w:rPr>
          <w:rFonts w:hint="eastAsia" w:ascii="SimSun" w:hAnsi="SimSun"/>
        </w:rPr>
        <w:t xml:space="preserve">a. </w:t>
      </w:r>
      <w:r>
        <w:rPr>
          <w:rFonts w:ascii="SimSun" w:hAnsi="SimSun"/>
        </w:rPr>
        <w:t>fa</w:t>
      </w:r>
      <w:r>
        <w:rPr>
          <w:rFonts w:hint="eastAsia" w:ascii="SimSun" w:hAnsi="SimSun"/>
        </w:rPr>
        <w:t>c</w:t>
      </w:r>
      <w:r>
        <w:rPr>
          <w:rFonts w:ascii="SimSun" w:hAnsi="SimSun"/>
        </w:rPr>
        <w:t xml:space="preserve">ade </w:t>
      </w:r>
      <w:r>
        <w:rPr>
          <w:rFonts w:hint="eastAsia" w:ascii="SimSun" w:hAnsi="SimSun"/>
        </w:rPr>
        <w:t>的添加必须按功能模块隔离，并且最大</w:t>
      </w:r>
      <w:r>
        <w:rPr>
          <w:rFonts w:ascii="SimSun" w:hAnsi="SimSun"/>
        </w:rPr>
        <w:t>粒</w:t>
      </w:r>
      <w:r>
        <w:rPr>
          <w:rFonts w:hint="eastAsia" w:ascii="SimSun" w:hAnsi="SimSun"/>
        </w:rPr>
        <w:t>度封装。</w:t>
      </w:r>
    </w:p>
    <w:p>
      <w:pPr>
        <w:rPr>
          <w:rFonts w:ascii="SimSun" w:hAnsi="SimSun"/>
        </w:rPr>
      </w:pPr>
      <w:r>
        <w:rPr>
          <w:rFonts w:ascii="SimSun" w:hAnsi="SimSun"/>
        </w:rPr>
        <w:t>b</w:t>
      </w:r>
      <w:r>
        <w:rPr>
          <w:rFonts w:hint="eastAsia" w:ascii="SimSun" w:hAnsi="SimSun"/>
        </w:rPr>
        <w:t xml:space="preserve">. facade </w:t>
      </w:r>
      <w:r>
        <w:rPr>
          <w:rFonts w:ascii="SimSun" w:hAnsi="SimSun"/>
        </w:rPr>
        <w:t>不做底层业务处理，</w:t>
      </w:r>
      <w:r>
        <w:rPr>
          <w:rFonts w:hint="eastAsia" w:ascii="SimSun" w:hAnsi="SimSun"/>
        </w:rPr>
        <w:t>只做作service的编排，处理跨模块的service调用，组合业务逻辑,参见4.1节的例子。</w:t>
      </w:r>
    </w:p>
    <w:p>
      <w:pPr>
        <w:rPr>
          <w:rFonts w:ascii="SimSun" w:hAnsi="SimSun"/>
        </w:rPr>
      </w:pPr>
      <w:r>
        <w:rPr>
          <w:rFonts w:ascii="SimSun" w:hAnsi="SimSun"/>
        </w:rPr>
        <w:t>c</w:t>
      </w:r>
      <w:r>
        <w:rPr>
          <w:rFonts w:hint="eastAsia" w:ascii="SimSun" w:hAnsi="SimSun"/>
        </w:rPr>
        <w:t>. facade 的编写必须有详细的业务流程文档状态图。</w:t>
      </w:r>
    </w:p>
    <w:p>
      <w:pPr>
        <w:rPr>
          <w:rFonts w:ascii="SimSun" w:hAnsi="SimSun"/>
        </w:rPr>
      </w:pPr>
      <w:r>
        <w:rPr>
          <w:rFonts w:ascii="SimSun" w:hAnsi="SimSun"/>
        </w:rPr>
        <w:t>d</w:t>
      </w:r>
      <w:r>
        <w:rPr>
          <w:rFonts w:hint="eastAsia" w:ascii="SimSun" w:hAnsi="SimSun"/>
        </w:rPr>
        <w:t>. facade 添加后需要经过代码审核，如果编写不规范需要重构。</w:t>
      </w:r>
    </w:p>
    <w:p>
      <w:pPr>
        <w:rPr>
          <w:rFonts w:ascii="SimSun" w:hAnsi="SimSun"/>
        </w:rPr>
      </w:pPr>
      <w:r>
        <w:rPr>
          <w:rFonts w:hint="eastAsia" w:ascii="SimSun" w:hAnsi="SimSun"/>
        </w:rPr>
        <w:t xml:space="preserve">e. </w:t>
      </w:r>
      <w:r>
        <w:rPr>
          <w:rFonts w:ascii="SimSun" w:hAnsi="SimSun"/>
        </w:rPr>
        <w:t>facade</w:t>
      </w:r>
      <w:r>
        <w:rPr>
          <w:rFonts w:hint="eastAsia" w:ascii="SimSun" w:hAnsi="SimSun"/>
        </w:rPr>
        <w:t>层，如果不调用外部服务，可以跳过</w:t>
      </w:r>
      <w:r>
        <w:rPr>
          <w:rFonts w:ascii="SimSun" w:hAnsi="SimSun"/>
        </w:rPr>
        <w:t>facade</w:t>
      </w:r>
      <w:r>
        <w:rPr>
          <w:rFonts w:hint="eastAsia" w:ascii="SimSun" w:hAnsi="SimSun"/>
        </w:rPr>
        <w:t>直接调用service层。</w:t>
      </w:r>
    </w:p>
    <w:p>
      <w:pPr>
        <w:pStyle w:val="5"/>
      </w:pPr>
      <w:r>
        <w:rPr>
          <w:rFonts w:hint="eastAsia"/>
        </w:rPr>
        <w:t>包结构</w:t>
      </w:r>
    </w:p>
    <w:p>
      <w:pPr>
        <w:rPr>
          <w:lang w:val="zh-CN"/>
        </w:rPr>
      </w:pPr>
      <w:r>
        <w:rPr>
          <w:rFonts w:hint="eastAsia"/>
          <w:lang w:val="zh-CN"/>
        </w:rPr>
        <w:t>包结构，按com.mgzf.功能.分层命名。如com.mgzf.flat.facade</w:t>
      </w:r>
    </w:p>
    <w:p>
      <w:pPr>
        <w:rPr>
          <w:rFonts w:ascii="SimSun" w:hAnsi="SimSun"/>
          <w:sz w:val="16"/>
          <w:szCs w:val="18"/>
        </w:rPr>
      </w:pPr>
      <w:r>
        <w:rPr>
          <w:rFonts w:hint="eastAsia" w:ascii="SimSun" w:hAnsi="SimSun"/>
          <w:sz w:val="16"/>
          <w:szCs w:val="18"/>
        </w:rPr>
        <w:t>com.mgzf.</w:t>
      </w:r>
      <w:r>
        <w:rPr>
          <w:rFonts w:ascii="SimSun" w:hAnsi="SimSun"/>
          <w:sz w:val="16"/>
          <w:szCs w:val="18"/>
        </w:rPr>
        <w:t>flat</w:t>
      </w:r>
      <w:r>
        <w:rPr>
          <w:rFonts w:hint="eastAsia" w:ascii="SimSun" w:hAnsi="SimSun"/>
          <w:sz w:val="16"/>
          <w:szCs w:val="18"/>
        </w:rPr>
        <w:t>.</w:t>
      </w:r>
      <w:r>
        <w:rPr>
          <w:rFonts w:ascii="SimSun" w:hAnsi="SimSun"/>
          <w:sz w:val="16"/>
          <w:szCs w:val="18"/>
        </w:rPr>
        <w:t>facade</w:t>
      </w:r>
    </w:p>
    <w:p>
      <w:pPr>
        <w:rPr>
          <w:rFonts w:ascii="SimSun" w:hAnsi="SimSun"/>
          <w:sz w:val="16"/>
          <w:szCs w:val="18"/>
        </w:rPr>
      </w:pPr>
      <w:r>
        <w:rPr>
          <w:rFonts w:hint="eastAsia" w:ascii="SimSun" w:hAnsi="SimSun"/>
          <w:sz w:val="16"/>
          <w:szCs w:val="18"/>
        </w:rPr>
        <w:tab/>
      </w:r>
      <w:r>
        <w:rPr>
          <w:rFonts w:hint="eastAsia" w:ascii="SimSun" w:hAnsi="SimSun"/>
          <w:sz w:val="16"/>
          <w:szCs w:val="18"/>
        </w:rPr>
        <w:t xml:space="preserve">|__  </w:t>
      </w:r>
      <w:r>
        <w:rPr>
          <w:rFonts w:hint="default" w:ascii="SimSun" w:hAnsi="SimSun"/>
          <w:sz w:val="16"/>
          <w:szCs w:val="18"/>
        </w:rPr>
        <w:t>api</w:t>
      </w:r>
      <w:r>
        <w:rPr>
          <w:rFonts w:hint="eastAsia" w:ascii="SimSun" w:hAnsi="SimSun"/>
          <w:sz w:val="16"/>
          <w:szCs w:val="18"/>
        </w:rPr>
        <w:t>(模块)   服务流程接口层，单独一个项目，对上层renter/bs等暴露原子性的接口。</w:t>
      </w:r>
    </w:p>
    <w:p>
      <w:pPr>
        <w:rPr>
          <w:rFonts w:ascii="SimSun" w:hAnsi="SimSun"/>
          <w:sz w:val="16"/>
          <w:szCs w:val="18"/>
        </w:rPr>
      </w:pPr>
      <w:r>
        <w:rPr>
          <w:rFonts w:hint="eastAsia" w:ascii="SimSun" w:hAnsi="SimSun"/>
          <w:sz w:val="16"/>
          <w:szCs w:val="18"/>
        </w:rPr>
        <w:tab/>
      </w:r>
      <w:r>
        <w:rPr>
          <w:rFonts w:hint="eastAsia" w:ascii="SimSun" w:hAnsi="SimSun"/>
          <w:sz w:val="16"/>
          <w:szCs w:val="18"/>
        </w:rPr>
        <w:t>|__  enums  枚举。</w:t>
      </w:r>
    </w:p>
    <w:p>
      <w:pPr>
        <w:rPr>
          <w:rFonts w:ascii="SimSun" w:hAnsi="SimSun"/>
          <w:sz w:val="16"/>
          <w:szCs w:val="18"/>
        </w:rPr>
      </w:pPr>
      <w:r>
        <w:rPr>
          <w:rFonts w:hint="eastAsia" w:ascii="SimSun" w:hAnsi="SimSun"/>
          <w:sz w:val="16"/>
          <w:szCs w:val="18"/>
        </w:rPr>
        <w:tab/>
      </w:r>
      <w:r>
        <w:rPr>
          <w:rFonts w:hint="eastAsia" w:ascii="SimSun" w:hAnsi="SimSun"/>
          <w:sz w:val="16"/>
          <w:szCs w:val="18"/>
        </w:rPr>
        <w:t>|__  dto 接口入参及出参。</w:t>
      </w:r>
    </w:p>
    <w:p>
      <w:pPr>
        <w:ind w:firstLine="400" w:firstLineChars="250"/>
        <w:rPr>
          <w:rFonts w:ascii="SimSun" w:hAnsi="SimSun"/>
          <w:sz w:val="16"/>
          <w:szCs w:val="18"/>
        </w:rPr>
      </w:pPr>
      <w:r>
        <w:rPr>
          <w:rFonts w:hint="eastAsia" w:ascii="SimSun" w:hAnsi="SimSun"/>
          <w:sz w:val="16"/>
          <w:szCs w:val="18"/>
        </w:rPr>
        <w:t>|__  exception 本层的异常，命名以FlatFacadeException命名，继承于MogoException。</w:t>
      </w:r>
    </w:p>
    <w:p>
      <w:pPr>
        <w:ind w:firstLine="400" w:firstLineChars="250"/>
        <w:rPr>
          <w:rFonts w:ascii="SimSun" w:hAnsi="SimSun"/>
          <w:sz w:val="16"/>
          <w:szCs w:val="18"/>
        </w:rPr>
      </w:pPr>
      <w:r>
        <w:rPr>
          <w:rFonts w:hint="eastAsia" w:ascii="SimSun" w:hAnsi="SimSun"/>
          <w:sz w:val="16"/>
          <w:szCs w:val="18"/>
        </w:rPr>
        <w:t xml:space="preserve">  |__ MogoException.java 这个类独立复制过来就可以</w:t>
      </w:r>
    </w:p>
    <w:p>
      <w:pPr>
        <w:rPr>
          <w:rFonts w:ascii="SimSun" w:hAnsi="SimSun"/>
          <w:sz w:val="16"/>
          <w:szCs w:val="18"/>
        </w:rPr>
      </w:pPr>
      <w:r>
        <w:rPr>
          <w:rFonts w:hint="eastAsia" w:ascii="SimSun" w:hAnsi="SimSun"/>
          <w:sz w:val="16"/>
          <w:szCs w:val="18"/>
        </w:rPr>
        <w:t>com.mgzf.</w:t>
      </w:r>
      <w:r>
        <w:rPr>
          <w:rFonts w:ascii="SimSun" w:hAnsi="SimSun"/>
          <w:sz w:val="16"/>
          <w:szCs w:val="18"/>
        </w:rPr>
        <w:t>flat</w:t>
      </w:r>
      <w:r>
        <w:rPr>
          <w:rFonts w:hint="eastAsia" w:ascii="SimSun" w:hAnsi="SimSun"/>
          <w:sz w:val="16"/>
          <w:szCs w:val="18"/>
        </w:rPr>
        <w:t>.</w:t>
      </w:r>
      <w:r>
        <w:rPr>
          <w:rFonts w:ascii="SimSun" w:hAnsi="SimSun"/>
          <w:sz w:val="16"/>
          <w:szCs w:val="18"/>
        </w:rPr>
        <w:t>facade</w:t>
      </w:r>
    </w:p>
    <w:p>
      <w:pPr>
        <w:rPr>
          <w:rFonts w:ascii="SimSun" w:hAnsi="SimSun"/>
          <w:sz w:val="16"/>
          <w:szCs w:val="18"/>
        </w:rPr>
      </w:pPr>
      <w:r>
        <w:rPr>
          <w:rFonts w:hint="eastAsia" w:ascii="SimSun" w:hAnsi="SimSun"/>
          <w:sz w:val="16"/>
          <w:szCs w:val="18"/>
        </w:rPr>
        <w:tab/>
      </w:r>
      <w:r>
        <w:rPr>
          <w:rFonts w:hint="eastAsia" w:ascii="SimSun" w:hAnsi="SimSun"/>
          <w:sz w:val="16"/>
          <w:szCs w:val="18"/>
        </w:rPr>
        <w:t xml:space="preserve">|__  </w:t>
      </w:r>
      <w:r>
        <w:rPr>
          <w:rFonts w:ascii="SimSun" w:hAnsi="SimSun"/>
          <w:sz w:val="16"/>
          <w:szCs w:val="18"/>
        </w:rPr>
        <w:t>impl</w:t>
      </w:r>
      <w:r>
        <w:rPr>
          <w:rFonts w:hint="eastAsia" w:ascii="SimSun" w:hAnsi="SimSun"/>
          <w:sz w:val="16"/>
          <w:szCs w:val="18"/>
        </w:rPr>
        <w:tab/>
      </w:r>
      <w:r>
        <w:rPr>
          <w:rFonts w:hint="eastAsia" w:ascii="SimSun" w:hAnsi="SimSun"/>
          <w:b/>
          <w:sz w:val="16"/>
          <w:szCs w:val="18"/>
        </w:rPr>
        <w:t>服务流程编排层</w:t>
      </w:r>
      <w:r>
        <w:rPr>
          <w:rFonts w:hint="eastAsia" w:ascii="SimSun" w:hAnsi="SimSun"/>
          <w:sz w:val="16"/>
          <w:szCs w:val="18"/>
        </w:rPr>
        <w:t>，处理跨维度、跨服务调用的业务流程，规范业务流程，必须分包。</w:t>
      </w:r>
    </w:p>
    <w:p>
      <w:pPr>
        <w:rPr>
          <w:rFonts w:ascii="SimSun" w:hAnsi="SimSun"/>
          <w:sz w:val="16"/>
          <w:szCs w:val="18"/>
        </w:rPr>
      </w:pPr>
      <w:r>
        <w:rPr>
          <w:rFonts w:ascii="SimSun" w:hAnsi="SimSun"/>
          <w:sz w:val="16"/>
          <w:szCs w:val="18"/>
        </w:rPr>
        <w:t xml:space="preserve">        </w:t>
      </w:r>
      <w:r>
        <w:rPr>
          <w:rFonts w:hint="eastAsia" w:ascii="SimSun" w:hAnsi="SimSun"/>
          <w:sz w:val="16"/>
          <w:szCs w:val="18"/>
        </w:rPr>
        <w:t xml:space="preserve">|__  </w:t>
      </w:r>
      <w:r>
        <w:rPr>
          <w:rFonts w:ascii="SimSun" w:hAnsi="SimSun"/>
          <w:sz w:val="16"/>
          <w:szCs w:val="18"/>
        </w:rPr>
        <w:t>community  小区</w:t>
      </w:r>
      <w:r>
        <w:rPr>
          <w:rFonts w:hint="eastAsia" w:ascii="SimSun" w:hAnsi="SimSun"/>
          <w:sz w:val="16"/>
          <w:szCs w:val="18"/>
        </w:rPr>
        <w:t>管理</w:t>
      </w:r>
    </w:p>
    <w:p>
      <w:pPr>
        <w:rPr>
          <w:rFonts w:ascii="SimSun" w:hAnsi="SimSun"/>
          <w:sz w:val="16"/>
          <w:szCs w:val="18"/>
        </w:rPr>
      </w:pPr>
      <w:r>
        <w:rPr>
          <w:rFonts w:ascii="SimSun" w:hAnsi="SimSun"/>
          <w:sz w:val="16"/>
          <w:szCs w:val="18"/>
        </w:rPr>
        <w:t xml:space="preserve">        </w:t>
      </w:r>
      <w:r>
        <w:rPr>
          <w:rFonts w:hint="eastAsia" w:ascii="SimSun" w:hAnsi="SimSun"/>
          <w:sz w:val="16"/>
          <w:szCs w:val="18"/>
        </w:rPr>
        <w:t xml:space="preserve">|__  </w:t>
      </w:r>
      <w:r>
        <w:rPr>
          <w:rFonts w:ascii="SimSun" w:hAnsi="SimSun"/>
          <w:sz w:val="16"/>
          <w:szCs w:val="18"/>
        </w:rPr>
        <w:t>room</w:t>
      </w:r>
      <w:r>
        <w:rPr>
          <w:rFonts w:hint="eastAsia" w:ascii="SimSun" w:hAnsi="SimSun"/>
          <w:sz w:val="16"/>
          <w:szCs w:val="18"/>
        </w:rPr>
        <w:t xml:space="preserve">       房源管理</w:t>
      </w:r>
    </w:p>
    <w:p>
      <w:pPr>
        <w:rPr>
          <w:rFonts w:ascii="SimSun" w:hAnsi="SimSun"/>
          <w:sz w:val="16"/>
          <w:szCs w:val="18"/>
        </w:rPr>
      </w:pPr>
      <w:r>
        <w:rPr>
          <w:rFonts w:ascii="SimSun" w:hAnsi="SimSun"/>
          <w:sz w:val="16"/>
          <w:szCs w:val="18"/>
        </w:rPr>
        <w:t xml:space="preserve">    </w:t>
      </w:r>
      <w:r>
        <w:rPr>
          <w:rFonts w:hint="eastAsia" w:ascii="SimSun" w:hAnsi="SimSun"/>
          <w:sz w:val="16"/>
          <w:szCs w:val="18"/>
        </w:rPr>
        <w:t xml:space="preserve">    |__  </w:t>
      </w:r>
      <w:r>
        <w:rPr>
          <w:rFonts w:ascii="SimSun" w:hAnsi="SimSun"/>
          <w:sz w:val="16"/>
          <w:szCs w:val="18"/>
        </w:rPr>
        <w:t xml:space="preserve">……         </w:t>
      </w:r>
      <w:r>
        <w:rPr>
          <w:rFonts w:hint="eastAsia" w:ascii="SimSun" w:hAnsi="SimSun"/>
          <w:sz w:val="16"/>
          <w:szCs w:val="18"/>
        </w:rPr>
        <w:t>其他其他模块</w:t>
      </w:r>
    </w:p>
    <w:p>
      <w:pPr>
        <w:ind w:firstLine="420"/>
        <w:rPr>
          <w:rFonts w:ascii="SimSun" w:hAnsi="SimSun"/>
          <w:sz w:val="16"/>
          <w:szCs w:val="18"/>
        </w:rPr>
      </w:pPr>
      <w:r>
        <w:rPr>
          <w:rFonts w:hint="eastAsia" w:ascii="SimSun" w:hAnsi="SimSun"/>
          <w:sz w:val="16"/>
          <w:szCs w:val="18"/>
        </w:rPr>
        <w:t>|__util 本模块内部使用的工具类</w:t>
      </w:r>
    </w:p>
    <w:p>
      <w:pPr>
        <w:pStyle w:val="4"/>
      </w:pPr>
      <w:bookmarkStart w:id="53" w:name="_Toc49931351"/>
      <w:bookmarkStart w:id="54" w:name="_Toc495785646"/>
      <w:bookmarkStart w:id="55" w:name="_Toc627182155"/>
      <w:bookmarkStart w:id="56" w:name="_Toc110746763"/>
      <w:bookmarkStart w:id="57" w:name="_Toc2077649914"/>
      <w:bookmarkStart w:id="58" w:name="_Toc274447615"/>
      <w:bookmarkStart w:id="59" w:name="_Toc1684240013"/>
      <w:r>
        <w:rPr>
          <w:rFonts w:hint="eastAsia"/>
        </w:rPr>
        <w:t>业务服务层Service</w:t>
      </w:r>
      <w:bookmarkEnd w:id="53"/>
      <w:bookmarkEnd w:id="54"/>
      <w:bookmarkEnd w:id="55"/>
      <w:bookmarkEnd w:id="56"/>
      <w:bookmarkEnd w:id="57"/>
      <w:bookmarkEnd w:id="58"/>
      <w:bookmarkEnd w:id="59"/>
    </w:p>
    <w:p>
      <w:pPr>
        <w:pStyle w:val="5"/>
      </w:pPr>
      <w:r>
        <w:rPr>
          <w:rFonts w:hint="eastAsia"/>
        </w:rPr>
        <w:t>包结构</w:t>
      </w:r>
    </w:p>
    <w:p>
      <w:pPr>
        <w:rPr>
          <w:rFonts w:ascii="SimSun" w:hAnsi="SimSun"/>
          <w:sz w:val="16"/>
          <w:szCs w:val="18"/>
        </w:rPr>
      </w:pPr>
      <w:r>
        <w:rPr>
          <w:rFonts w:hint="eastAsia" w:ascii="SimSun" w:hAnsi="SimSun"/>
          <w:sz w:val="16"/>
          <w:szCs w:val="18"/>
        </w:rPr>
        <w:t>com.mgzf.</w:t>
      </w:r>
      <w:r>
        <w:rPr>
          <w:rFonts w:ascii="SimSun" w:hAnsi="SimSun"/>
          <w:sz w:val="16"/>
          <w:szCs w:val="18"/>
        </w:rPr>
        <w:t>user</w:t>
      </w:r>
      <w:r>
        <w:rPr>
          <w:rFonts w:hint="eastAsia" w:ascii="SimSun" w:hAnsi="SimSun"/>
          <w:sz w:val="16"/>
          <w:szCs w:val="18"/>
        </w:rPr>
        <w:t>.</w:t>
      </w:r>
      <w:r>
        <w:rPr>
          <w:rFonts w:ascii="SimSun" w:hAnsi="SimSun"/>
          <w:sz w:val="16"/>
          <w:szCs w:val="18"/>
        </w:rPr>
        <w:t>service用户</w:t>
      </w:r>
      <w:r>
        <w:rPr>
          <w:rFonts w:hint="eastAsia" w:ascii="SimSun" w:hAnsi="SimSun"/>
          <w:sz w:val="16"/>
          <w:szCs w:val="18"/>
        </w:rPr>
        <w:t>管理</w:t>
      </w:r>
    </w:p>
    <w:p>
      <w:pPr>
        <w:rPr>
          <w:rFonts w:ascii="SimSun" w:hAnsi="SimSun"/>
          <w:sz w:val="16"/>
          <w:szCs w:val="18"/>
        </w:rPr>
      </w:pPr>
      <w:r>
        <w:rPr>
          <w:rFonts w:hint="eastAsia" w:ascii="SimSun" w:hAnsi="SimSun"/>
          <w:sz w:val="16"/>
          <w:szCs w:val="18"/>
        </w:rPr>
        <w:t xml:space="preserve">     |__  api   服务流程接口层，单独一个项目，对上层renter/bs等暴露原子性的接口。</w:t>
      </w:r>
    </w:p>
    <w:p>
      <w:pPr>
        <w:rPr>
          <w:rFonts w:ascii="SimSun" w:hAnsi="SimSun"/>
          <w:sz w:val="16"/>
          <w:szCs w:val="18"/>
        </w:rPr>
      </w:pPr>
      <w:r>
        <w:rPr>
          <w:rFonts w:hint="eastAsia" w:ascii="SimSun" w:hAnsi="SimSun"/>
          <w:sz w:val="16"/>
          <w:szCs w:val="18"/>
        </w:rPr>
        <w:tab/>
      </w:r>
      <w:r>
        <w:rPr>
          <w:rFonts w:hint="eastAsia" w:ascii="SimSun" w:hAnsi="SimSun"/>
          <w:sz w:val="16"/>
          <w:szCs w:val="18"/>
        </w:rPr>
        <w:t>|__  enums  枚举。</w:t>
      </w:r>
    </w:p>
    <w:p>
      <w:pPr>
        <w:rPr>
          <w:rFonts w:ascii="SimSun" w:hAnsi="SimSun"/>
          <w:sz w:val="16"/>
          <w:szCs w:val="18"/>
        </w:rPr>
      </w:pPr>
      <w:r>
        <w:rPr>
          <w:rFonts w:hint="eastAsia" w:ascii="SimSun" w:hAnsi="SimSun"/>
          <w:sz w:val="16"/>
          <w:szCs w:val="18"/>
        </w:rPr>
        <w:tab/>
      </w:r>
      <w:r>
        <w:rPr>
          <w:rFonts w:hint="eastAsia" w:ascii="SimSun" w:hAnsi="SimSun"/>
          <w:sz w:val="16"/>
          <w:szCs w:val="18"/>
        </w:rPr>
        <w:t>|__  dto 接口入参及出参。</w:t>
      </w:r>
    </w:p>
    <w:p>
      <w:pPr>
        <w:ind w:firstLine="400" w:firstLineChars="250"/>
        <w:rPr>
          <w:rFonts w:ascii="SimSun" w:hAnsi="SimSun"/>
          <w:sz w:val="16"/>
          <w:szCs w:val="18"/>
        </w:rPr>
      </w:pPr>
      <w:r>
        <w:rPr>
          <w:rFonts w:hint="eastAsia" w:ascii="SimSun" w:hAnsi="SimSun"/>
          <w:sz w:val="16"/>
          <w:szCs w:val="18"/>
        </w:rPr>
        <w:t>|__  exception  本层的异常，命名方式UserServiceException</w:t>
      </w:r>
    </w:p>
    <w:p>
      <w:pPr>
        <w:rPr>
          <w:rFonts w:ascii="SimSun" w:hAnsi="SimSun"/>
          <w:sz w:val="16"/>
          <w:szCs w:val="18"/>
        </w:rPr>
      </w:pPr>
      <w:r>
        <w:rPr>
          <w:rFonts w:hint="eastAsia" w:ascii="SimSun" w:hAnsi="SimSun"/>
          <w:sz w:val="16"/>
          <w:szCs w:val="18"/>
        </w:rPr>
        <w:t>com.mgzf</w:t>
      </w:r>
      <w:r>
        <w:rPr>
          <w:rFonts w:ascii="SimSun" w:hAnsi="SimSun"/>
          <w:sz w:val="16"/>
          <w:szCs w:val="18"/>
        </w:rPr>
        <w:t>.user.service用户</w:t>
      </w:r>
      <w:r>
        <w:rPr>
          <w:rFonts w:hint="eastAsia" w:ascii="SimSun" w:hAnsi="SimSun"/>
          <w:sz w:val="16"/>
          <w:szCs w:val="18"/>
        </w:rPr>
        <w:t>管理</w:t>
      </w:r>
    </w:p>
    <w:p>
      <w:pPr>
        <w:rPr>
          <w:rFonts w:ascii="SimSun" w:hAnsi="SimSun"/>
          <w:sz w:val="16"/>
          <w:szCs w:val="18"/>
        </w:rPr>
      </w:pPr>
      <w:r>
        <w:rPr>
          <w:rFonts w:hint="eastAsia" w:ascii="SimSun" w:hAnsi="SimSun"/>
          <w:sz w:val="16"/>
          <w:szCs w:val="18"/>
        </w:rPr>
        <w:tab/>
      </w:r>
      <w:r>
        <w:rPr>
          <w:rFonts w:hint="eastAsia" w:ascii="SimSun" w:hAnsi="SimSun"/>
          <w:sz w:val="16"/>
          <w:szCs w:val="18"/>
        </w:rPr>
        <w:t xml:space="preserve">|__  </w:t>
      </w:r>
      <w:r>
        <w:rPr>
          <w:rFonts w:ascii="SimSun" w:hAnsi="SimSun"/>
          <w:sz w:val="16"/>
          <w:szCs w:val="18"/>
        </w:rPr>
        <w:t xml:space="preserve">impl         </w:t>
      </w:r>
      <w:r>
        <w:rPr>
          <w:rFonts w:hint="eastAsia" w:ascii="SimSun" w:hAnsi="SimSun"/>
          <w:b/>
          <w:sz w:val="16"/>
          <w:szCs w:val="18"/>
        </w:rPr>
        <w:t>业务逻辑层</w:t>
      </w:r>
      <w:r>
        <w:rPr>
          <w:rFonts w:hint="eastAsia" w:ascii="SimSun" w:hAnsi="SimSun"/>
          <w:sz w:val="16"/>
          <w:szCs w:val="18"/>
        </w:rPr>
        <w:t>，提供上层调用的基础接口，添加事物，保证接口幂等性，回滚等发布原则。</w:t>
      </w:r>
    </w:p>
    <w:p>
      <w:pPr>
        <w:ind w:firstLine="640" w:firstLineChars="400"/>
        <w:rPr>
          <w:rFonts w:ascii="SimSun" w:hAnsi="SimSun"/>
          <w:sz w:val="16"/>
          <w:szCs w:val="18"/>
        </w:rPr>
      </w:pPr>
      <w:r>
        <w:rPr>
          <w:rFonts w:ascii="SimSun" w:hAnsi="SimSun"/>
          <w:sz w:val="16"/>
          <w:szCs w:val="18"/>
        </w:rPr>
        <w:t xml:space="preserve"> </w:t>
      </w:r>
      <w:r>
        <w:rPr>
          <w:rFonts w:hint="eastAsia" w:ascii="SimSun" w:hAnsi="SimSun"/>
          <w:sz w:val="16"/>
          <w:szCs w:val="18"/>
        </w:rPr>
        <w:t>|__</w:t>
      </w:r>
      <w:r>
        <w:rPr>
          <w:rFonts w:ascii="SimSun" w:hAnsi="SimSun"/>
          <w:sz w:val="16"/>
          <w:szCs w:val="18"/>
        </w:rPr>
        <w:t xml:space="preserve">  renter</w:t>
      </w:r>
      <w:r>
        <w:rPr>
          <w:rFonts w:hint="eastAsia" w:ascii="SimSun" w:hAnsi="SimSun"/>
          <w:sz w:val="16"/>
          <w:szCs w:val="18"/>
        </w:rPr>
        <w:t xml:space="preserve">    </w:t>
      </w:r>
      <w:r>
        <w:rPr>
          <w:rFonts w:ascii="SimSun" w:hAnsi="SimSun"/>
          <w:sz w:val="16"/>
          <w:szCs w:val="18"/>
        </w:rPr>
        <w:t>租客管理</w:t>
      </w:r>
    </w:p>
    <w:p>
      <w:pPr>
        <w:ind w:firstLine="320" w:firstLineChars="200"/>
        <w:rPr>
          <w:rFonts w:ascii="SimSun" w:hAnsi="SimSun"/>
          <w:sz w:val="16"/>
          <w:szCs w:val="18"/>
        </w:rPr>
      </w:pPr>
      <w:r>
        <w:rPr>
          <w:rFonts w:ascii="SimSun" w:hAnsi="SimSun"/>
          <w:sz w:val="16"/>
          <w:szCs w:val="18"/>
        </w:rPr>
        <w:t xml:space="preserve">     </w:t>
      </w:r>
      <w:r>
        <w:rPr>
          <w:rFonts w:hint="eastAsia" w:ascii="SimSun" w:hAnsi="SimSun"/>
          <w:sz w:val="16"/>
          <w:szCs w:val="18"/>
        </w:rPr>
        <w:t xml:space="preserve">|__  </w:t>
      </w:r>
      <w:r>
        <w:rPr>
          <w:rFonts w:ascii="SimSun" w:hAnsi="SimSun"/>
          <w:sz w:val="16"/>
          <w:szCs w:val="18"/>
        </w:rPr>
        <w:t xml:space="preserve">landlord  </w:t>
      </w:r>
      <w:r>
        <w:rPr>
          <w:rFonts w:hint="eastAsia" w:ascii="SimSun" w:hAnsi="SimSun"/>
          <w:sz w:val="16"/>
          <w:szCs w:val="18"/>
        </w:rPr>
        <w:t>房东管理</w:t>
      </w:r>
    </w:p>
    <w:p>
      <w:pPr>
        <w:rPr>
          <w:rFonts w:ascii="SimSun" w:hAnsi="SimSun"/>
          <w:sz w:val="16"/>
          <w:szCs w:val="18"/>
        </w:rPr>
      </w:pPr>
      <w:r>
        <w:rPr>
          <w:rFonts w:ascii="SimSun" w:hAnsi="SimSun"/>
          <w:sz w:val="16"/>
          <w:szCs w:val="18"/>
        </w:rPr>
        <w:t xml:space="preserve"> </w:t>
      </w:r>
      <w:r>
        <w:rPr>
          <w:rFonts w:hint="eastAsia" w:ascii="SimSun" w:hAnsi="SimSun"/>
          <w:sz w:val="16"/>
          <w:szCs w:val="18"/>
        </w:rPr>
        <w:t xml:space="preserve">        |__  </w:t>
      </w:r>
      <w:r>
        <w:rPr>
          <w:rFonts w:ascii="SimSun" w:hAnsi="SimSun"/>
          <w:sz w:val="16"/>
          <w:szCs w:val="18"/>
        </w:rPr>
        <w:t xml:space="preserve">……      </w:t>
      </w:r>
      <w:r>
        <w:rPr>
          <w:rFonts w:hint="eastAsia" w:ascii="SimSun" w:hAnsi="SimSun"/>
          <w:sz w:val="16"/>
          <w:szCs w:val="18"/>
        </w:rPr>
        <w:t>其他其他模块</w:t>
      </w:r>
    </w:p>
    <w:p>
      <w:pPr>
        <w:rPr>
          <w:rFonts w:ascii="SimSun" w:hAnsi="SimSun"/>
          <w:sz w:val="16"/>
          <w:szCs w:val="18"/>
        </w:rPr>
      </w:pPr>
      <w:r>
        <w:rPr>
          <w:rFonts w:hint="eastAsia" w:ascii="SimSun" w:hAnsi="SimSun"/>
          <w:sz w:val="16"/>
          <w:szCs w:val="18"/>
        </w:rPr>
        <w:t xml:space="preserve">     |__util 本模块内部使用的工具类</w:t>
      </w:r>
    </w:p>
    <w:p>
      <w:pPr>
        <w:rPr>
          <w:rFonts w:ascii="SimSun" w:hAnsi="SimSun"/>
        </w:rPr>
      </w:pPr>
      <w:r>
        <w:rPr>
          <w:rFonts w:ascii="SimSun" w:hAnsi="SimSun"/>
        </w:rPr>
        <w:t>先按业务分包，然后再按接口实现。</w:t>
      </w:r>
    </w:p>
    <w:p>
      <w:pPr>
        <w:rPr>
          <w:ins w:id="3818" w:author="sc" w:date="2018-08-02T19:51:47Z"/>
          <w:rFonts w:hint="eastAsia" w:ascii="SimSun" w:hAnsi="SimSun"/>
        </w:rPr>
      </w:pPr>
      <w:r>
        <w:rPr>
          <w:rFonts w:ascii="SimSun" w:hAnsi="SimSun"/>
        </w:rPr>
        <w:t>枚举统一放在自己</w:t>
      </w:r>
      <w:r>
        <w:rPr>
          <w:rFonts w:hint="eastAsia" w:ascii="SimSun" w:hAnsi="SimSun"/>
        </w:rPr>
        <w:t>service.</w:t>
      </w:r>
      <w:r>
        <w:rPr>
          <w:rFonts w:ascii="SimSun" w:hAnsi="SimSun"/>
        </w:rPr>
        <w:t>api包中</w:t>
      </w:r>
      <w:r>
        <w:rPr>
          <w:rFonts w:hint="eastAsia" w:ascii="SimSun" w:hAnsi="SimSun"/>
        </w:rPr>
        <w:t>。</w:t>
      </w:r>
    </w:p>
    <w:p>
      <w:pPr>
        <w:ind w:firstLine="0" w:firstLineChars="0"/>
        <w:rPr>
          <w:ins w:id="3820" w:author="sc" w:date="2018-08-02T19:51:48Z"/>
          <w:rFonts w:ascii="SimSun" w:hAnsi="SimSun"/>
        </w:rPr>
        <w:pPrChange w:id="3819" w:author="sc" w:date="2018-08-02T19:51:49Z">
          <w:pPr>
            <w:ind w:firstLine="480" w:firstLineChars="200"/>
          </w:pPr>
        </w:pPrChange>
      </w:pPr>
      <w:ins w:id="3821" w:author="sc" w:date="2018-08-02T19:51:48Z">
        <w:r>
          <w:rPr>
            <w:rFonts w:ascii="SimSun" w:hAnsi="SimSun"/>
          </w:rPr>
          <w:t>【强制】</w:t>
        </w:r>
      </w:ins>
      <w:ins w:id="3822" w:author="sc" w:date="2018-08-02T19:51:53Z">
        <w:r>
          <w:rPr>
            <w:rFonts w:ascii="SimSun" w:hAnsi="SimSun"/>
          </w:rPr>
          <w:t>service</w:t>
        </w:r>
      </w:ins>
      <w:ins w:id="3823" w:author="sc" w:date="2018-08-02T19:51:48Z">
        <w:r>
          <w:rPr>
            <w:rFonts w:hint="eastAsia" w:ascii="SimSun" w:hAnsi="SimSun"/>
          </w:rPr>
          <w:t>层不可以</w:t>
        </w:r>
      </w:ins>
      <w:ins w:id="3824" w:author="sc" w:date="2018-08-02T19:51:48Z">
        <w:r>
          <w:rPr>
            <w:rFonts w:hint="default" w:ascii="SimSun" w:hAnsi="SimSun"/>
          </w:rPr>
          <w:t>跨模块</w:t>
        </w:r>
      </w:ins>
      <w:ins w:id="3825" w:author="sc" w:date="2018-08-02T19:51:48Z">
        <w:r>
          <w:rPr>
            <w:rFonts w:hint="eastAsia" w:ascii="SimSun" w:hAnsi="SimSun"/>
          </w:rPr>
          <w:t>相互调用</w:t>
        </w:r>
      </w:ins>
      <w:ins w:id="3826" w:author="sc" w:date="2018-08-02T19:51:59Z">
        <w:r>
          <w:rPr>
            <w:rFonts w:hint="default" w:ascii="SimSun" w:hAnsi="SimSun"/>
          </w:rPr>
          <w:t>（</w:t>
        </w:r>
      </w:ins>
      <w:ins w:id="3827" w:author="sc" w:date="2018-08-02T19:52:01Z">
        <w:r>
          <w:rPr>
            <w:rFonts w:hint="default" w:ascii="SimSun" w:hAnsi="SimSun"/>
          </w:rPr>
          <w:t>服务化</w:t>
        </w:r>
      </w:ins>
      <w:ins w:id="3828" w:author="sc" w:date="2018-08-02T19:52:03Z">
        <w:r>
          <w:rPr>
            <w:rFonts w:hint="default" w:ascii="SimSun" w:hAnsi="SimSun"/>
          </w:rPr>
          <w:t>之后</w:t>
        </w:r>
      </w:ins>
      <w:ins w:id="3829" w:author="sc" w:date="2018-08-02T19:52:11Z">
        <w:r>
          <w:rPr>
            <w:rFonts w:hint="default" w:ascii="SimSun" w:hAnsi="SimSun"/>
          </w:rPr>
          <w:t>可以开放</w:t>
        </w:r>
      </w:ins>
      <w:ins w:id="3830" w:author="sc" w:date="2018-08-02T19:52:12Z">
        <w:r>
          <w:rPr>
            <w:rFonts w:hint="default" w:ascii="SimSun" w:hAnsi="SimSun"/>
          </w:rPr>
          <w:t>，但是</w:t>
        </w:r>
      </w:ins>
      <w:ins w:id="3831" w:author="sc" w:date="2018-08-02T19:53:14Z">
        <w:r>
          <w:rPr>
            <w:rFonts w:hint="default" w:ascii="SimSun" w:hAnsi="SimSun"/>
          </w:rPr>
          <w:t>JVM级别单向不循环</w:t>
        </w:r>
      </w:ins>
      <w:ins w:id="3832" w:author="sc" w:date="2018-08-02T19:51:59Z">
        <w:r>
          <w:rPr>
            <w:rFonts w:hint="default" w:ascii="SimSun" w:hAnsi="SimSun"/>
          </w:rPr>
          <w:t>）</w:t>
        </w:r>
      </w:ins>
      <w:ins w:id="3833" w:author="sc" w:date="2018-08-02T19:51:48Z">
        <w:r>
          <w:rPr>
            <w:rFonts w:hint="eastAsia" w:ascii="SimSun" w:hAnsi="SimSun"/>
          </w:rPr>
          <w:t>。</w:t>
        </w:r>
      </w:ins>
    </w:p>
    <w:p>
      <w:pPr>
        <w:rPr>
          <w:rFonts w:hint="eastAsia" w:ascii="SimSun" w:hAnsi="SimSun"/>
        </w:rPr>
      </w:pPr>
    </w:p>
    <w:p>
      <w:pPr>
        <w:pStyle w:val="4"/>
        <w:rPr>
          <w:shd w:val="pct10" w:color="auto" w:fill="FFFFFF"/>
        </w:rPr>
      </w:pPr>
      <w:bookmarkStart w:id="60" w:name="_Toc593572302"/>
      <w:bookmarkStart w:id="61" w:name="_Toc495785647"/>
      <w:bookmarkStart w:id="62" w:name="_Toc636132354"/>
      <w:bookmarkStart w:id="63" w:name="_Toc2074432932"/>
      <w:bookmarkStart w:id="64" w:name="_Toc940147351"/>
      <w:bookmarkStart w:id="65" w:name="_Toc792571645"/>
      <w:bookmarkStart w:id="66" w:name="_Toc487179267"/>
      <w:r>
        <w:rPr>
          <w:shd w:val="pct10" w:color="auto" w:fill="FFFFFF"/>
        </w:rPr>
        <w:t>Dao数据层</w:t>
      </w:r>
      <w:bookmarkEnd w:id="60"/>
      <w:bookmarkEnd w:id="61"/>
      <w:bookmarkEnd w:id="62"/>
      <w:bookmarkEnd w:id="63"/>
      <w:bookmarkEnd w:id="64"/>
      <w:bookmarkEnd w:id="65"/>
      <w:bookmarkEnd w:id="66"/>
    </w:p>
    <w:p>
      <w:pPr>
        <w:rPr>
          <w:rFonts w:ascii="SimSun" w:hAnsi="SimSun"/>
        </w:rPr>
      </w:pPr>
      <w:r>
        <w:rPr>
          <w:rFonts w:ascii="SimSun" w:hAnsi="SimSun"/>
        </w:rPr>
        <w:t>先按业务分包，然后再按接口实现。</w:t>
      </w:r>
    </w:p>
    <w:p>
      <w:pPr>
        <w:rPr>
          <w:rFonts w:ascii="SimSun" w:hAnsi="SimSun"/>
        </w:rPr>
      </w:pPr>
      <w:r>
        <w:rPr>
          <w:rFonts w:hint="eastAsia" w:ascii="SimSun" w:hAnsi="SimSun"/>
        </w:rPr>
        <w:t>DAO层只能执行单表操作，多表的业务逻辑放到Service层作为业务功能实现。</w:t>
      </w:r>
    </w:p>
    <w:p>
      <w:pPr>
        <w:rPr>
          <w:rFonts w:ascii="SimSun" w:hAnsi="SimSun"/>
        </w:rPr>
      </w:pPr>
      <w:r>
        <w:rPr>
          <w:rFonts w:hint="eastAsia" w:ascii="SimSun" w:hAnsi="SimSun"/>
        </w:rPr>
        <w:t>Dao</w:t>
      </w:r>
      <w:r>
        <w:rPr>
          <w:rFonts w:ascii="SimSun" w:hAnsi="SimSun"/>
        </w:rPr>
        <w:t>层</w:t>
      </w:r>
      <w:r>
        <w:rPr>
          <w:rFonts w:hint="eastAsia" w:ascii="SimSun" w:hAnsi="SimSun"/>
        </w:rPr>
        <w:t>实现类，</w:t>
      </w:r>
      <w:r>
        <w:rPr>
          <w:rFonts w:ascii="SimSun" w:hAnsi="SimSun"/>
        </w:rPr>
        <w:t>实现</w:t>
      </w:r>
      <w:r>
        <w:rPr>
          <w:rFonts w:hint="eastAsia" w:ascii="SimSun" w:hAnsi="SimSun"/>
        </w:rPr>
        <w:t>Base</w:t>
      </w:r>
      <w:r>
        <w:rPr>
          <w:rFonts w:ascii="SimSun" w:hAnsi="SimSun"/>
        </w:rPr>
        <w:t>Da</w:t>
      </w:r>
      <w:r>
        <w:rPr>
          <w:rFonts w:hint="eastAsia" w:ascii="SimSun" w:hAnsi="SimSun"/>
        </w:rPr>
        <w:t>o接口。</w:t>
      </w:r>
    </w:p>
    <w:p>
      <w:pPr>
        <w:rPr>
          <w:rFonts w:ascii="SimSun" w:hAnsi="SimSun"/>
          <w:sz w:val="16"/>
          <w:szCs w:val="16"/>
        </w:rPr>
      </w:pPr>
      <w:r>
        <w:rPr>
          <w:rFonts w:ascii="SimSun" w:hAnsi="SimSun"/>
          <w:sz w:val="16"/>
          <w:szCs w:val="16"/>
        </w:rPr>
        <w:t>com.</w:t>
      </w:r>
      <w:r>
        <w:rPr>
          <w:rFonts w:hint="eastAsia" w:ascii="SimSun" w:hAnsi="SimSun"/>
          <w:sz w:val="16"/>
          <w:szCs w:val="16"/>
        </w:rPr>
        <w:t>mgzf</w:t>
      </w:r>
      <w:r>
        <w:rPr>
          <w:rFonts w:ascii="SimSun" w:hAnsi="SimSun"/>
          <w:sz w:val="16"/>
          <w:szCs w:val="16"/>
        </w:rPr>
        <w:t xml:space="preserve">.user.service.dao  </w:t>
      </w:r>
      <w:r>
        <w:rPr>
          <w:rFonts w:hint="eastAsia" w:ascii="SimSun" w:hAnsi="SimSun"/>
          <w:b/>
          <w:sz w:val="16"/>
          <w:szCs w:val="16"/>
        </w:rPr>
        <w:t>数据逻辑层</w:t>
      </w:r>
      <w:r>
        <w:rPr>
          <w:rFonts w:hint="eastAsia" w:ascii="SimSun" w:hAnsi="SimSun"/>
          <w:sz w:val="16"/>
          <w:szCs w:val="16"/>
        </w:rPr>
        <w:t>提供上层业务需要的基础CURD操作，添加缓存提</w:t>
      </w:r>
      <w:r>
        <w:rPr>
          <w:rFonts w:ascii="SimSun" w:hAnsi="SimSun"/>
          <w:sz w:val="16"/>
          <w:szCs w:val="16"/>
        </w:rPr>
        <w:t>高</w:t>
      </w:r>
      <w:r>
        <w:rPr>
          <w:rFonts w:hint="eastAsia" w:ascii="SimSun" w:hAnsi="SimSun"/>
          <w:sz w:val="16"/>
          <w:szCs w:val="16"/>
        </w:rPr>
        <w:t>性能</w:t>
      </w:r>
      <w:r>
        <w:rPr>
          <w:rFonts w:ascii="SimSun" w:hAnsi="SimSun"/>
          <w:sz w:val="16"/>
          <w:szCs w:val="16"/>
        </w:rPr>
        <w:t>，禁止批量事务提交，</w:t>
      </w:r>
    </w:p>
    <w:p>
      <w:pPr>
        <w:rPr>
          <w:rFonts w:ascii="SimSun" w:hAnsi="SimSun"/>
          <w:sz w:val="16"/>
          <w:szCs w:val="18"/>
        </w:rPr>
      </w:pPr>
      <w:r>
        <w:rPr>
          <w:rFonts w:hint="eastAsia" w:ascii="SimSun" w:hAnsi="SimSun"/>
          <w:sz w:val="16"/>
          <w:szCs w:val="18"/>
        </w:rPr>
        <w:t xml:space="preserve">     </w:t>
      </w:r>
      <w:r>
        <w:rPr>
          <w:rFonts w:hint="default" w:ascii="SimSun" w:hAnsi="SimSun"/>
          <w:sz w:val="16"/>
          <w:szCs w:val="18"/>
        </w:rPr>
        <w:t xml:space="preserve">   </w:t>
      </w:r>
      <w:r>
        <w:rPr>
          <w:rFonts w:hint="eastAsia" w:ascii="SimSun" w:hAnsi="SimSun"/>
          <w:sz w:val="16"/>
          <w:szCs w:val="18"/>
        </w:rPr>
        <w:t>|__api   服务流程接口层，单独一个项目，对上层renter/bs等暴露原子性的接口。</w:t>
      </w:r>
    </w:p>
    <w:p>
      <w:pPr>
        <w:rPr>
          <w:rFonts w:ascii="SimSun" w:hAnsi="SimSun"/>
          <w:sz w:val="16"/>
          <w:szCs w:val="18"/>
        </w:rPr>
      </w:pPr>
      <w:r>
        <w:rPr>
          <w:rFonts w:ascii="SimSun" w:hAnsi="SimSun"/>
          <w:sz w:val="16"/>
          <w:szCs w:val="16"/>
        </w:rPr>
        <w:t xml:space="preserve">        </w:t>
      </w:r>
      <w:r>
        <w:rPr>
          <w:rFonts w:hint="eastAsia" w:ascii="SimSun" w:hAnsi="SimSun"/>
          <w:sz w:val="16"/>
          <w:szCs w:val="18"/>
        </w:rPr>
        <w:t>|__enums  枚举。</w:t>
      </w:r>
    </w:p>
    <w:p>
      <w:pPr>
        <w:ind w:firstLine="0" w:firstLineChars="0"/>
        <w:rPr>
          <w:rFonts w:ascii="SimSun" w:hAnsi="SimSun"/>
          <w:sz w:val="16"/>
          <w:szCs w:val="18"/>
        </w:rPr>
      </w:pPr>
      <w:r>
        <w:rPr>
          <w:rFonts w:ascii="SimSun" w:hAnsi="SimSun"/>
          <w:sz w:val="16"/>
          <w:szCs w:val="16"/>
        </w:rPr>
        <w:t xml:space="preserve">        </w:t>
      </w:r>
      <w:r>
        <w:rPr>
          <w:rFonts w:hint="eastAsia" w:ascii="SimSun" w:hAnsi="SimSun"/>
          <w:sz w:val="16"/>
          <w:szCs w:val="18"/>
        </w:rPr>
        <w:t>|__exception  本层的异常，命名方式UserServiceException</w:t>
      </w:r>
    </w:p>
    <w:p>
      <w:pPr>
        <w:rPr>
          <w:rFonts w:ascii="SimSun" w:hAnsi="SimSun"/>
          <w:sz w:val="16"/>
          <w:szCs w:val="16"/>
        </w:rPr>
      </w:pPr>
      <w:r>
        <w:rPr>
          <w:rFonts w:ascii="SimSun" w:hAnsi="SimSun"/>
          <w:sz w:val="16"/>
          <w:szCs w:val="16"/>
        </w:rPr>
        <w:t xml:space="preserve">        </w:t>
      </w:r>
      <w:r>
        <w:rPr>
          <w:rFonts w:hint="eastAsia" w:ascii="SimSun" w:hAnsi="SimSun"/>
          <w:sz w:val="16"/>
          <w:szCs w:val="16"/>
        </w:rPr>
        <w:t>|__</w:t>
      </w:r>
      <w:r>
        <w:rPr>
          <w:rFonts w:ascii="SimSun" w:hAnsi="SimSun"/>
          <w:sz w:val="16"/>
          <w:szCs w:val="16"/>
        </w:rPr>
        <w:t>impl</w:t>
      </w:r>
      <w:r>
        <w:rPr>
          <w:rFonts w:hint="eastAsia" w:ascii="SimSun" w:hAnsi="SimSun"/>
          <w:sz w:val="16"/>
          <w:szCs w:val="16"/>
        </w:rPr>
        <w:t xml:space="preserve"> </w:t>
      </w:r>
      <w:r>
        <w:rPr>
          <w:rFonts w:ascii="SimSun" w:hAnsi="SimSun"/>
          <w:sz w:val="16"/>
          <w:szCs w:val="16"/>
        </w:rPr>
        <w:t xml:space="preserve">        basedao基础Dao，baseModel,基础bean。数据库的entity禁止暴漏给service接口外部。</w:t>
      </w:r>
    </w:p>
    <w:p>
      <w:pPr>
        <w:rPr>
          <w:rFonts w:ascii="SimSun" w:hAnsi="SimSun"/>
          <w:sz w:val="16"/>
          <w:szCs w:val="16"/>
        </w:rPr>
      </w:pPr>
      <w:r>
        <w:rPr>
          <w:rFonts w:ascii="SimSun" w:hAnsi="SimSun"/>
          <w:sz w:val="16"/>
          <w:szCs w:val="16"/>
        </w:rPr>
        <w:t xml:space="preserve">            </w:t>
      </w:r>
      <w:r>
        <w:rPr>
          <w:rFonts w:hint="eastAsia" w:ascii="SimSun" w:hAnsi="SimSun"/>
          <w:sz w:val="16"/>
          <w:szCs w:val="16"/>
        </w:rPr>
        <w:t>|__UserDaoImpl</w:t>
      </w:r>
      <w:r>
        <w:rPr>
          <w:rFonts w:ascii="SimSun" w:hAnsi="SimSun"/>
          <w:sz w:val="16"/>
          <w:szCs w:val="16"/>
        </w:rPr>
        <w:t xml:space="preserve">    </w:t>
      </w:r>
    </w:p>
    <w:p>
      <w:pPr>
        <w:rPr>
          <w:rFonts w:ascii="SimSun" w:hAnsi="SimSun"/>
          <w:sz w:val="16"/>
          <w:szCs w:val="16"/>
        </w:rPr>
      </w:pPr>
      <w:r>
        <w:rPr>
          <w:rFonts w:hint="eastAsia" w:ascii="SimSun" w:hAnsi="SimSun"/>
          <w:sz w:val="16"/>
          <w:szCs w:val="16"/>
        </w:rPr>
        <w:t xml:space="preserve">            </w:t>
      </w:r>
      <w:r>
        <w:rPr>
          <w:rFonts w:ascii="SimSun" w:hAnsi="SimSun"/>
          <w:sz w:val="16"/>
          <w:szCs w:val="16"/>
        </w:rPr>
        <w:t xml:space="preserve">    </w:t>
      </w:r>
      <w:r>
        <w:rPr>
          <w:rFonts w:hint="eastAsia" w:ascii="SimSun" w:hAnsi="SimSun"/>
          <w:sz w:val="16"/>
          <w:szCs w:val="16"/>
        </w:rPr>
        <w:t xml:space="preserve">|__ selectById()  </w:t>
      </w:r>
      <w:r>
        <w:rPr>
          <w:rFonts w:ascii="SimSun" w:hAnsi="SimSun"/>
          <w:sz w:val="16"/>
          <w:szCs w:val="16"/>
        </w:rPr>
        <w:t xml:space="preserve">      </w:t>
      </w:r>
      <w:r>
        <w:rPr>
          <w:rFonts w:hint="eastAsia" w:ascii="SimSun" w:hAnsi="SimSun"/>
          <w:sz w:val="16"/>
          <w:szCs w:val="16"/>
        </w:rPr>
        <w:t>基础curd,隔离底层实现，对外不要暴露是数据库还是缓存</w:t>
      </w:r>
      <w:r>
        <w:rPr>
          <w:rFonts w:ascii="SimSun" w:hAnsi="SimSun"/>
          <w:sz w:val="16"/>
          <w:szCs w:val="16"/>
        </w:rPr>
        <w:t>或者</w:t>
      </w:r>
      <w:r>
        <w:rPr>
          <w:rFonts w:hint="eastAsia" w:ascii="SimSun" w:hAnsi="SimSun"/>
          <w:sz w:val="16"/>
          <w:szCs w:val="16"/>
        </w:rPr>
        <w:t>队列。</w:t>
      </w:r>
    </w:p>
    <w:p>
      <w:pPr>
        <w:rPr>
          <w:rFonts w:ascii="SimSun" w:hAnsi="SimSun"/>
          <w:sz w:val="16"/>
          <w:szCs w:val="16"/>
        </w:rPr>
      </w:pPr>
      <w:r>
        <w:rPr>
          <w:rFonts w:ascii="SimSun" w:hAnsi="SimSun"/>
          <w:sz w:val="16"/>
          <w:szCs w:val="16"/>
        </w:rPr>
        <w:t xml:space="preserve">    </w:t>
      </w:r>
      <w:r>
        <w:rPr>
          <w:rFonts w:hint="eastAsia" w:ascii="SimSun" w:hAnsi="SimSun"/>
          <w:sz w:val="16"/>
          <w:szCs w:val="16"/>
        </w:rPr>
        <w:t xml:space="preserve">            |__ </w:t>
      </w:r>
      <w:r>
        <w:rPr>
          <w:rFonts w:ascii="SimSun" w:hAnsi="SimSun"/>
          <w:sz w:val="16"/>
          <w:szCs w:val="16"/>
        </w:rPr>
        <w:t xml:space="preserve">long </w:t>
      </w:r>
      <w:r>
        <w:rPr>
          <w:rFonts w:hint="eastAsia" w:ascii="SimSun" w:hAnsi="SimSun"/>
          <w:sz w:val="16"/>
          <w:szCs w:val="16"/>
        </w:rPr>
        <w:t xml:space="preserve">deleteById()   </w:t>
      </w:r>
      <w:r>
        <w:rPr>
          <w:rFonts w:ascii="SimSun" w:hAnsi="SimSun"/>
          <w:sz w:val="16"/>
          <w:szCs w:val="16"/>
        </w:rPr>
        <w:t xml:space="preserve"> </w:t>
      </w:r>
      <w:r>
        <w:rPr>
          <w:rFonts w:hint="eastAsia" w:ascii="SimSun" w:hAnsi="SimSun"/>
          <w:sz w:val="16"/>
          <w:szCs w:val="16"/>
        </w:rPr>
        <w:t>基础curd</w:t>
      </w:r>
    </w:p>
    <w:p>
      <w:pPr>
        <w:rPr>
          <w:rFonts w:ascii="SimSun" w:hAnsi="SimSun"/>
          <w:sz w:val="16"/>
          <w:szCs w:val="16"/>
        </w:rPr>
      </w:pPr>
      <w:r>
        <w:rPr>
          <w:rFonts w:ascii="SimSun" w:hAnsi="SimSun"/>
          <w:sz w:val="16"/>
          <w:szCs w:val="16"/>
        </w:rPr>
        <w:t xml:space="preserve">    </w:t>
      </w:r>
      <w:r>
        <w:rPr>
          <w:rFonts w:hint="eastAsia" w:ascii="SimSun" w:hAnsi="SimSun"/>
          <w:sz w:val="16"/>
          <w:szCs w:val="16"/>
        </w:rPr>
        <w:t xml:space="preserve">            |__ </w:t>
      </w:r>
      <w:r>
        <w:rPr>
          <w:rFonts w:ascii="SimSun" w:hAnsi="SimSun"/>
          <w:sz w:val="16"/>
          <w:szCs w:val="16"/>
        </w:rPr>
        <w:t xml:space="preserve">long </w:t>
      </w:r>
      <w:r>
        <w:rPr>
          <w:rFonts w:hint="eastAsia" w:ascii="SimSun" w:hAnsi="SimSun"/>
          <w:sz w:val="16"/>
          <w:szCs w:val="16"/>
        </w:rPr>
        <w:t>update</w:t>
      </w:r>
      <w:r>
        <w:rPr>
          <w:rFonts w:ascii="SimSun" w:hAnsi="SimSun"/>
          <w:sz w:val="16"/>
          <w:szCs w:val="16"/>
        </w:rPr>
        <w:t>B</w:t>
      </w:r>
      <w:r>
        <w:rPr>
          <w:rFonts w:hint="eastAsia" w:ascii="SimSun" w:hAnsi="SimSun"/>
          <w:sz w:val="16"/>
          <w:szCs w:val="16"/>
        </w:rPr>
        <w:t xml:space="preserve">yId()  </w:t>
      </w:r>
      <w:r>
        <w:rPr>
          <w:rFonts w:ascii="SimSun" w:hAnsi="SimSun"/>
          <w:sz w:val="16"/>
          <w:szCs w:val="16"/>
        </w:rPr>
        <w:t xml:space="preserve"> </w:t>
      </w:r>
      <w:r>
        <w:rPr>
          <w:rFonts w:hint="eastAsia" w:ascii="SimSun" w:hAnsi="SimSun"/>
          <w:sz w:val="16"/>
          <w:szCs w:val="16"/>
        </w:rPr>
        <w:t>基础curd</w:t>
      </w:r>
    </w:p>
    <w:p>
      <w:pPr>
        <w:rPr>
          <w:rFonts w:ascii="SimSun" w:hAnsi="SimSun"/>
          <w:sz w:val="16"/>
          <w:szCs w:val="16"/>
        </w:rPr>
      </w:pPr>
      <w:r>
        <w:rPr>
          <w:rFonts w:ascii="SimSun" w:hAnsi="SimSun"/>
          <w:sz w:val="16"/>
          <w:szCs w:val="16"/>
        </w:rPr>
        <w:t xml:space="preserve">    </w:t>
      </w:r>
      <w:r>
        <w:rPr>
          <w:rFonts w:hint="eastAsia" w:ascii="SimSun" w:hAnsi="SimSun"/>
          <w:sz w:val="16"/>
          <w:szCs w:val="16"/>
        </w:rPr>
        <w:t xml:space="preserve">            |__ </w:t>
      </w:r>
      <w:r>
        <w:rPr>
          <w:rFonts w:ascii="SimSun" w:hAnsi="SimSun"/>
          <w:sz w:val="16"/>
          <w:szCs w:val="16"/>
        </w:rPr>
        <w:t xml:space="preserve">long </w:t>
      </w:r>
      <w:r>
        <w:rPr>
          <w:rFonts w:hint="eastAsia" w:ascii="SimSun" w:hAnsi="SimSun"/>
          <w:sz w:val="16"/>
          <w:szCs w:val="16"/>
        </w:rPr>
        <w:t>insert(</w:t>
      </w:r>
      <w:r>
        <w:rPr>
          <w:rFonts w:ascii="SimSun" w:hAnsi="SimSun"/>
          <w:sz w:val="16"/>
          <w:szCs w:val="16"/>
        </w:rPr>
        <w:t>T t</w:t>
      </w:r>
      <w:r>
        <w:rPr>
          <w:rFonts w:hint="eastAsia" w:ascii="SimSun" w:hAnsi="SimSun"/>
          <w:sz w:val="16"/>
          <w:szCs w:val="16"/>
        </w:rPr>
        <w:t>)      基础curd</w:t>
      </w:r>
    </w:p>
    <w:p>
      <w:pPr>
        <w:rPr>
          <w:rFonts w:ascii="SimSun" w:hAnsi="SimSun"/>
          <w:sz w:val="16"/>
          <w:szCs w:val="16"/>
        </w:rPr>
      </w:pPr>
      <w:r>
        <w:rPr>
          <w:rFonts w:ascii="SimSun" w:hAnsi="SimSun"/>
          <w:sz w:val="16"/>
          <w:szCs w:val="16"/>
        </w:rPr>
        <w:t xml:space="preserve">                </w:t>
      </w:r>
      <w:r>
        <w:rPr>
          <w:rFonts w:hint="eastAsia" w:ascii="SimSun" w:hAnsi="SimSun"/>
          <w:sz w:val="16"/>
          <w:szCs w:val="16"/>
        </w:rPr>
        <w:t>|__ select</w:t>
      </w:r>
      <w:r>
        <w:rPr>
          <w:rFonts w:ascii="SimSun" w:hAnsi="SimSun"/>
          <w:sz w:val="16"/>
          <w:szCs w:val="16"/>
        </w:rPr>
        <w:t>ById</w:t>
      </w:r>
      <w:r>
        <w:rPr>
          <w:rFonts w:hint="eastAsia" w:ascii="SimSun" w:hAnsi="SimSun"/>
          <w:sz w:val="16"/>
          <w:szCs w:val="16"/>
        </w:rPr>
        <w:t xml:space="preserve">()     </w:t>
      </w:r>
      <w:r>
        <w:rPr>
          <w:rFonts w:ascii="SimSun" w:hAnsi="SimSun"/>
          <w:sz w:val="16"/>
          <w:szCs w:val="16"/>
        </w:rPr>
        <w:t xml:space="preserve">   </w:t>
      </w:r>
      <w:r>
        <w:rPr>
          <w:rFonts w:hint="eastAsia" w:ascii="SimSun" w:hAnsi="SimSun"/>
          <w:sz w:val="16"/>
          <w:szCs w:val="16"/>
        </w:rPr>
        <w:t>基础curd,bean/map</w:t>
      </w:r>
    </w:p>
    <w:p>
      <w:pPr>
        <w:rPr>
          <w:rFonts w:ascii="SimSun" w:hAnsi="SimSun"/>
          <w:sz w:val="16"/>
          <w:szCs w:val="16"/>
        </w:rPr>
      </w:pPr>
      <w:r>
        <w:rPr>
          <w:rFonts w:ascii="SimSun" w:hAnsi="SimSun"/>
          <w:sz w:val="16"/>
          <w:szCs w:val="16"/>
        </w:rPr>
        <w:t xml:space="preserve">    </w:t>
      </w:r>
      <w:r>
        <w:rPr>
          <w:rFonts w:hint="eastAsia" w:ascii="SimSun" w:hAnsi="SimSun"/>
          <w:sz w:val="16"/>
          <w:szCs w:val="16"/>
        </w:rPr>
        <w:t xml:space="preserve">            |__ </w:t>
      </w:r>
      <w:r>
        <w:rPr>
          <w:rFonts w:ascii="SimSun" w:hAnsi="SimSun"/>
          <w:sz w:val="16"/>
          <w:szCs w:val="16"/>
        </w:rPr>
        <w:t xml:space="preserve">long </w:t>
      </w:r>
      <w:r>
        <w:rPr>
          <w:rFonts w:hint="eastAsia" w:ascii="SimSun" w:hAnsi="SimSun"/>
          <w:sz w:val="16"/>
          <w:szCs w:val="16"/>
        </w:rPr>
        <w:t xml:space="preserve">delete ()      </w:t>
      </w:r>
      <w:r>
        <w:rPr>
          <w:rFonts w:ascii="SimSun" w:hAnsi="SimSun"/>
          <w:sz w:val="16"/>
          <w:szCs w:val="16"/>
        </w:rPr>
        <w:t xml:space="preserve"> </w:t>
      </w:r>
      <w:r>
        <w:rPr>
          <w:rFonts w:hint="eastAsia" w:ascii="SimSun" w:hAnsi="SimSun"/>
          <w:sz w:val="16"/>
          <w:szCs w:val="16"/>
        </w:rPr>
        <w:t>基础curd, bean/map</w:t>
      </w:r>
    </w:p>
    <w:p>
      <w:pPr>
        <w:rPr>
          <w:rFonts w:ascii="SimSun" w:hAnsi="SimSun"/>
          <w:sz w:val="16"/>
          <w:szCs w:val="16"/>
        </w:rPr>
      </w:pPr>
      <w:r>
        <w:rPr>
          <w:rFonts w:ascii="SimSun" w:hAnsi="SimSun"/>
          <w:sz w:val="16"/>
          <w:szCs w:val="16"/>
        </w:rPr>
        <w:t xml:space="preserve">    </w:t>
      </w:r>
      <w:r>
        <w:rPr>
          <w:rFonts w:hint="eastAsia" w:ascii="SimSun" w:hAnsi="SimSun"/>
          <w:sz w:val="16"/>
          <w:szCs w:val="16"/>
        </w:rPr>
        <w:t xml:space="preserve">            |__ </w:t>
      </w:r>
      <w:r>
        <w:rPr>
          <w:rFonts w:ascii="SimSun" w:hAnsi="SimSun"/>
          <w:sz w:val="16"/>
          <w:szCs w:val="16"/>
        </w:rPr>
        <w:t xml:space="preserve">long </w:t>
      </w:r>
      <w:r>
        <w:rPr>
          <w:rFonts w:hint="eastAsia" w:ascii="SimSun" w:hAnsi="SimSun"/>
          <w:sz w:val="16"/>
          <w:szCs w:val="16"/>
        </w:rPr>
        <w:t xml:space="preserve">update ()     </w:t>
      </w:r>
      <w:r>
        <w:rPr>
          <w:rFonts w:ascii="SimSun" w:hAnsi="SimSun"/>
          <w:sz w:val="16"/>
          <w:szCs w:val="16"/>
        </w:rPr>
        <w:t xml:space="preserve">  </w:t>
      </w:r>
      <w:r>
        <w:rPr>
          <w:rFonts w:hint="eastAsia" w:ascii="SimSun" w:hAnsi="SimSun"/>
          <w:sz w:val="16"/>
          <w:szCs w:val="16"/>
        </w:rPr>
        <w:t>基础curd, bean/map</w:t>
      </w:r>
    </w:p>
    <w:p>
      <w:pPr>
        <w:rPr>
          <w:rFonts w:ascii="SimSun" w:hAnsi="SimSun"/>
          <w:sz w:val="16"/>
          <w:szCs w:val="16"/>
        </w:rPr>
      </w:pPr>
      <w:r>
        <w:rPr>
          <w:rFonts w:ascii="SimSun" w:hAnsi="SimSun"/>
          <w:sz w:val="16"/>
          <w:szCs w:val="16"/>
        </w:rPr>
        <w:t xml:space="preserve">        |__ mapper  </w:t>
      </w:r>
      <w:r>
        <w:rPr>
          <w:rFonts w:hint="eastAsia" w:ascii="SimSun" w:hAnsi="SimSun"/>
          <w:sz w:val="16"/>
          <w:szCs w:val="16"/>
        </w:rPr>
        <w:t>XML 映射，只处理单表操作</w:t>
      </w:r>
    </w:p>
    <w:p>
      <w:pPr>
        <w:rPr>
          <w:rFonts w:ascii="SimSun" w:hAnsi="SimSun"/>
          <w:sz w:val="16"/>
          <w:szCs w:val="16"/>
        </w:rPr>
      </w:pPr>
      <w:r>
        <w:rPr>
          <w:rFonts w:hint="eastAsia" w:ascii="SimSun" w:hAnsi="SimSun"/>
          <w:sz w:val="16"/>
          <w:szCs w:val="16"/>
        </w:rPr>
        <w:t xml:space="preserve">        |__ entity  表实体 只在DAO层使用 </w:t>
      </w:r>
    </w:p>
    <w:p>
      <w:pPr>
        <w:rPr>
          <w:rFonts w:ascii="SimSun" w:hAnsi="SimSun"/>
          <w:sz w:val="16"/>
          <w:szCs w:val="16"/>
        </w:rPr>
      </w:pPr>
      <w:r>
        <w:rPr>
          <w:rFonts w:hint="eastAsia" w:ascii="SimSun" w:hAnsi="SimSun"/>
          <w:sz w:val="16"/>
          <w:szCs w:val="16"/>
        </w:rPr>
        <w:t xml:space="preserve">        |__  dto 表示DAO层输出的实体（包括入参、出参、JOIN的结果）</w:t>
      </w:r>
    </w:p>
    <w:p>
      <w:pPr>
        <w:ind w:firstLine="0"/>
        <w:rPr>
          <w:rFonts w:ascii="SimSun" w:hAnsi="SimSun"/>
          <w:sz w:val="16"/>
          <w:szCs w:val="16"/>
        </w:rPr>
      </w:pPr>
      <w:r>
        <w:rPr>
          <w:rFonts w:hint="eastAsia" w:ascii="SimSun" w:hAnsi="SimSun"/>
          <w:sz w:val="16"/>
          <w:szCs w:val="16"/>
        </w:rPr>
        <w:t xml:space="preserve">        </w:t>
      </w:r>
      <w:r>
        <w:rPr>
          <w:rFonts w:hint="eastAsia" w:ascii="SimSun" w:hAnsi="SimSun"/>
          <w:sz w:val="16"/>
          <w:szCs w:val="18"/>
        </w:rPr>
        <w:t>|__util 本模块内部使用的工具类</w:t>
      </w:r>
    </w:p>
    <w:p>
      <w:pPr>
        <w:rPr>
          <w:rFonts w:hint="eastAsia" w:ascii="SimSun" w:hAnsi="SimSun"/>
        </w:rPr>
      </w:pPr>
      <w:r>
        <w:rPr>
          <w:rFonts w:hint="eastAsia" w:ascii="SimSun" w:hAnsi="SimSun"/>
        </w:rPr>
        <w:t>实现层可以增加一个本层的UtilModule,这样将来做替换的时候可以方便的进行各层依赖，要求，不依赖其它模块。</w:t>
      </w:r>
    </w:p>
    <w:p>
      <w:pPr>
        <w:rPr>
          <w:rFonts w:hint="eastAsia" w:ascii="SimSun" w:hAnsi="SimSun"/>
        </w:rPr>
      </w:pPr>
    </w:p>
    <w:p>
      <w:pPr>
        <w:pStyle w:val="3"/>
      </w:pPr>
      <w:bookmarkStart w:id="67" w:name="_Toc747178510"/>
      <w:bookmarkStart w:id="68" w:name="_Toc731044912"/>
      <w:bookmarkStart w:id="69" w:name="_Toc1391130866"/>
      <w:bookmarkStart w:id="70" w:name="_Toc1347082779"/>
      <w:bookmarkStart w:id="71" w:name="_Toc1247218736"/>
      <w:r>
        <w:rPr>
          <w:rFonts w:hint="eastAsia"/>
        </w:rPr>
        <w:t>系统解耦及降级规则</w:t>
      </w:r>
      <w:bookmarkEnd w:id="67"/>
      <w:bookmarkEnd w:id="68"/>
      <w:bookmarkEnd w:id="69"/>
      <w:bookmarkEnd w:id="70"/>
      <w:bookmarkEnd w:id="71"/>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重要系统独立部署（eg：支付）</w:t>
      </w:r>
      <w:r>
        <w:rPr>
          <w:rFonts w:hint="default" w:cs="Times New Roman"/>
          <w:i w:val="0"/>
          <w:caps w:val="0"/>
          <w:spacing w:val="0"/>
          <w:kern w:val="0"/>
          <w:sz w:val="24"/>
          <w:szCs w:val="24"/>
          <w:shd w:val="clear"/>
          <w:lang w:eastAsia="zh-CN" w:bidi="ar"/>
        </w:rPr>
        <w:t>。</w:t>
      </w:r>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读写分离</w:t>
      </w:r>
      <w:r>
        <w:rPr>
          <w:rFonts w:hint="default" w:cs="Times New Roman"/>
          <w:i w:val="0"/>
          <w:caps w:val="0"/>
          <w:spacing w:val="0"/>
          <w:kern w:val="0"/>
          <w:sz w:val="24"/>
          <w:szCs w:val="24"/>
          <w:shd w:val="clear"/>
          <w:lang w:eastAsia="zh-CN" w:bidi="ar"/>
        </w:rPr>
        <w:t>：减少主库压力。</w:t>
      </w:r>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default" w:cs="Times New Roman"/>
          <w:i w:val="0"/>
          <w:caps w:val="0"/>
          <w:spacing w:val="0"/>
          <w:kern w:val="0"/>
          <w:sz w:val="24"/>
          <w:szCs w:val="24"/>
          <w:shd w:val="clear"/>
          <w:lang w:eastAsia="zh-CN" w:bidi="ar"/>
        </w:rPr>
        <w:t>动静分离：</w:t>
      </w:r>
      <w:r>
        <w:rPr>
          <w:rFonts w:hint="eastAsia" w:ascii="Times New Roman" w:hAnsi="Times New Roman" w:eastAsia="SimSun" w:cs="Times New Roman"/>
          <w:i w:val="0"/>
          <w:caps w:val="0"/>
          <w:spacing w:val="0"/>
          <w:kern w:val="0"/>
          <w:sz w:val="24"/>
          <w:szCs w:val="24"/>
          <w:shd w:val="clear"/>
          <w:lang w:val="en-US" w:eastAsia="zh-CN" w:bidi="ar"/>
        </w:rPr>
        <w:t>能静态化优先静态化</w:t>
      </w:r>
      <w:r>
        <w:rPr>
          <w:rFonts w:hint="default" w:cs="Times New Roman"/>
          <w:i w:val="0"/>
          <w:caps w:val="0"/>
          <w:spacing w:val="0"/>
          <w:kern w:val="0"/>
          <w:sz w:val="24"/>
          <w:szCs w:val="24"/>
          <w:shd w:val="clear"/>
          <w:lang w:eastAsia="zh-CN" w:bidi="ar"/>
        </w:rPr>
        <w:t>。</w:t>
      </w:r>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default" w:cs="Times New Roman"/>
          <w:i w:val="0"/>
          <w:caps w:val="0"/>
          <w:spacing w:val="0"/>
          <w:kern w:val="0"/>
          <w:sz w:val="24"/>
          <w:szCs w:val="24"/>
          <w:shd w:val="clear"/>
          <w:lang w:eastAsia="zh-CN" w:bidi="ar"/>
        </w:rPr>
        <w:t>事务一致性：采用</w:t>
      </w:r>
      <w:r>
        <w:rPr>
          <w:rFonts w:hint="eastAsia" w:ascii="Times New Roman" w:hAnsi="Times New Roman" w:eastAsia="SimSun" w:cs="Times New Roman"/>
          <w:i w:val="0"/>
          <w:caps w:val="0"/>
          <w:spacing w:val="0"/>
          <w:kern w:val="0"/>
          <w:sz w:val="24"/>
          <w:szCs w:val="24"/>
          <w:shd w:val="clear"/>
          <w:lang w:val="en-US" w:eastAsia="zh-CN" w:bidi="ar"/>
        </w:rPr>
        <w:t>最终一致原则</w:t>
      </w:r>
      <w:r>
        <w:rPr>
          <w:rFonts w:hint="default" w:cs="Times New Roman"/>
          <w:i w:val="0"/>
          <w:caps w:val="0"/>
          <w:spacing w:val="0"/>
          <w:kern w:val="0"/>
          <w:sz w:val="24"/>
          <w:szCs w:val="24"/>
          <w:shd w:val="clear"/>
          <w:lang w:eastAsia="zh-CN" w:bidi="ar"/>
        </w:rPr>
        <w:t>，具体可以用异步通知等方式。</w:t>
      </w:r>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default" w:cs="Times New Roman"/>
          <w:i w:val="0"/>
          <w:caps w:val="0"/>
          <w:spacing w:val="0"/>
          <w:kern w:val="0"/>
          <w:sz w:val="24"/>
          <w:szCs w:val="24"/>
          <w:shd w:val="clear"/>
          <w:lang w:eastAsia="zh-CN" w:bidi="ar"/>
        </w:rPr>
        <w:t>在合适的地方采用合适的技术，比如</w:t>
      </w:r>
      <w:r>
        <w:rPr>
          <w:rFonts w:hint="eastAsia" w:ascii="Times New Roman" w:hAnsi="Times New Roman" w:eastAsia="SimSun" w:cs="Times New Roman"/>
          <w:i w:val="0"/>
          <w:caps w:val="0"/>
          <w:spacing w:val="0"/>
          <w:kern w:val="0"/>
          <w:sz w:val="24"/>
          <w:szCs w:val="24"/>
          <w:shd w:val="clear"/>
          <w:lang w:val="en-US" w:eastAsia="zh-CN" w:bidi="ar"/>
        </w:rPr>
        <w:t>能够缓存的加缓存</w:t>
      </w:r>
      <w:r>
        <w:rPr>
          <w:rFonts w:hint="default" w:cs="Times New Roman"/>
          <w:i w:val="0"/>
          <w:caps w:val="0"/>
          <w:spacing w:val="0"/>
          <w:kern w:val="0"/>
          <w:sz w:val="24"/>
          <w:szCs w:val="24"/>
          <w:shd w:val="clear"/>
          <w:lang w:eastAsia="zh-CN" w:bidi="ar"/>
        </w:rPr>
        <w:t>，</w:t>
      </w:r>
      <w:r>
        <w:rPr>
          <w:rFonts w:hint="eastAsia" w:ascii="Times New Roman" w:hAnsi="Times New Roman" w:eastAsia="SimSun" w:cs="Times New Roman"/>
          <w:i w:val="0"/>
          <w:caps w:val="0"/>
          <w:spacing w:val="0"/>
          <w:kern w:val="0"/>
          <w:sz w:val="24"/>
          <w:szCs w:val="24"/>
          <w:shd w:val="clear"/>
          <w:lang w:val="en-US" w:eastAsia="zh-CN" w:bidi="ar"/>
        </w:rPr>
        <w:t>启用</w:t>
      </w:r>
      <w:r>
        <w:rPr>
          <w:rFonts w:hint="default" w:cs="Times New Roman"/>
          <w:i w:val="0"/>
          <w:caps w:val="0"/>
          <w:spacing w:val="0"/>
          <w:kern w:val="0"/>
          <w:sz w:val="24"/>
          <w:szCs w:val="24"/>
          <w:shd w:val="clear"/>
          <w:lang w:eastAsia="zh-CN" w:bidi="ar"/>
        </w:rPr>
        <w:t>全文检索</w:t>
      </w:r>
      <w:r>
        <w:rPr>
          <w:rFonts w:hint="eastAsia" w:ascii="Times New Roman" w:hAnsi="Times New Roman" w:eastAsia="SimSun" w:cs="Times New Roman"/>
          <w:i w:val="0"/>
          <w:caps w:val="0"/>
          <w:spacing w:val="0"/>
          <w:kern w:val="0"/>
          <w:sz w:val="24"/>
          <w:szCs w:val="24"/>
          <w:shd w:val="clear"/>
          <w:lang w:val="en-US" w:eastAsia="zh-CN" w:bidi="ar"/>
        </w:rPr>
        <w:t>（elasticsearch等）</w:t>
      </w:r>
      <w:r>
        <w:rPr>
          <w:rFonts w:hint="default" w:cs="Times New Roman"/>
          <w:i w:val="0"/>
          <w:caps w:val="0"/>
          <w:spacing w:val="0"/>
          <w:kern w:val="0"/>
          <w:sz w:val="24"/>
          <w:szCs w:val="24"/>
          <w:shd w:val="clear"/>
          <w:lang w:eastAsia="zh-CN" w:bidi="ar"/>
        </w:rPr>
        <w:t>。</w:t>
      </w:r>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与第三方系统对接的所有接口统一部署到oapi中，对外接口要有限流机制，接受到请求之后直接存储到消息队列中，业务异步处理；不允许和我们的主业务系统部署在一起</w:t>
      </w:r>
    </w:p>
    <w:p>
      <w:pPr>
        <w:keepNext w:val="0"/>
        <w:keepLines w:val="0"/>
        <w:widowControl/>
        <w:numPr>
          <w:ilvl w:val="0"/>
          <w:numId w:val="4"/>
        </w:numPr>
        <w:suppressLineNumbers w:val="0"/>
        <w:shd w:val="clear" w:fill="FFFFFF"/>
        <w:tabs>
          <w:tab w:val="left" w:pos="425"/>
        </w:tabs>
        <w:spacing w:line="360" w:lineRule="auto"/>
        <w:ind w:left="0" w:firstLine="0"/>
        <w:jc w:val="left"/>
        <w:rPr>
          <w:rFonts w:hint="default"/>
        </w:rPr>
      </w:pPr>
      <w:r>
        <w:rPr>
          <w:rFonts w:hint="default"/>
        </w:rPr>
        <w:t>所有调用第三方服务的业务，都必须实现服务降级。</w:t>
      </w:r>
    </w:p>
    <w:p>
      <w:pPr>
        <w:keepNext w:val="0"/>
        <w:keepLines w:val="0"/>
        <w:widowControl/>
        <w:numPr>
          <w:ilvl w:val="0"/>
          <w:numId w:val="4"/>
        </w:numPr>
        <w:suppressLineNumbers w:val="0"/>
        <w:shd w:val="clear" w:fill="FFFFFF"/>
        <w:tabs>
          <w:tab w:val="left" w:pos="425"/>
        </w:tabs>
        <w:spacing w:line="360" w:lineRule="auto"/>
        <w:ind w:left="0" w:firstLine="0"/>
        <w:jc w:val="left"/>
        <w:rPr>
          <w:rFonts w:hint="eastAsia" w:ascii="Times New Roman" w:hAnsi="Times New Roman" w:cs="Times New Roman"/>
          <w:i w:val="0"/>
          <w:caps w:val="0"/>
          <w:spacing w:val="0"/>
          <w:sz w:val="24"/>
          <w:szCs w:val="24"/>
        </w:rPr>
      </w:pPr>
      <w:r>
        <w:rPr>
          <w:rFonts w:hint="default"/>
        </w:rPr>
        <w:t>重要的第三方服务，需实现备选服务商的接入</w:t>
      </w:r>
    </w:p>
    <w:p>
      <w:pPr>
        <w:rPr>
          <w:rFonts w:hint="eastAsia" w:ascii="SimSun" w:hAnsi="SimSun"/>
        </w:rPr>
      </w:pPr>
    </w:p>
    <w:p>
      <w:pPr>
        <w:pStyle w:val="2"/>
      </w:pPr>
      <w:bookmarkStart w:id="72" w:name="_Toc1735301011"/>
      <w:bookmarkStart w:id="73" w:name="_Toc1655787618"/>
      <w:bookmarkStart w:id="74" w:name="_Toc495785649"/>
      <w:bookmarkStart w:id="75" w:name="_Toc346956524"/>
      <w:bookmarkStart w:id="76" w:name="_Toc612602993"/>
      <w:bookmarkStart w:id="77" w:name="_Toc335697673"/>
      <w:bookmarkStart w:id="78" w:name="_Toc2023759294"/>
      <w:r>
        <w:rPr>
          <w:rFonts w:hint="eastAsia"/>
        </w:rPr>
        <w:t>代码编写规范</w:t>
      </w:r>
      <w:bookmarkEnd w:id="72"/>
      <w:bookmarkEnd w:id="73"/>
      <w:bookmarkEnd w:id="74"/>
      <w:bookmarkEnd w:id="75"/>
      <w:bookmarkEnd w:id="76"/>
      <w:bookmarkEnd w:id="77"/>
      <w:bookmarkEnd w:id="78"/>
    </w:p>
    <w:p>
      <w:pPr>
        <w:pStyle w:val="3"/>
      </w:pPr>
      <w:bookmarkStart w:id="79" w:name="_Toc976224586"/>
      <w:bookmarkStart w:id="80" w:name="_Toc1915353086"/>
      <w:bookmarkStart w:id="81" w:name="_Toc495785650"/>
      <w:bookmarkStart w:id="82" w:name="_Toc705351747"/>
      <w:bookmarkStart w:id="83" w:name="_Toc1924677034"/>
      <w:bookmarkStart w:id="84" w:name="_Toc1285624028"/>
      <w:bookmarkStart w:id="85" w:name="_Toc544106248"/>
      <w:r>
        <w:rPr>
          <w:rFonts w:hint="eastAsia"/>
        </w:rPr>
        <w:t>命名风格</w:t>
      </w:r>
      <w:bookmarkEnd w:id="79"/>
      <w:bookmarkEnd w:id="80"/>
      <w:bookmarkEnd w:id="81"/>
      <w:bookmarkEnd w:id="82"/>
      <w:bookmarkEnd w:id="83"/>
      <w:bookmarkEnd w:id="84"/>
      <w:bookmarkEnd w:id="85"/>
    </w:p>
    <w:p>
      <w:pPr>
        <w:numPr>
          <w:ilvl w:val="0"/>
          <w:numId w:val="4"/>
        </w:numPr>
        <w:tabs>
          <w:tab w:val="left" w:pos="425"/>
        </w:tabs>
        <w:spacing w:line="360" w:lineRule="auto"/>
        <w:rPr>
          <w:rFonts w:ascii="SimSun" w:hAnsi="SimSun"/>
        </w:rPr>
      </w:pPr>
      <w:r>
        <w:rPr>
          <w:rFonts w:hint="eastAsia" w:ascii="SimSun" w:hAnsi="SimSun"/>
        </w:rPr>
        <w:t>【强制】</w:t>
      </w:r>
      <w:r>
        <w:rPr>
          <w:rFonts w:hint="eastAsia"/>
        </w:rPr>
        <w:t>【</w:t>
      </w:r>
      <w:r>
        <w:rPr>
          <w:rFonts w:hint="eastAsia"/>
          <w:lang w:val="en-US" w:eastAsia="zh-CN"/>
        </w:rPr>
        <w:t>hook</w:t>
      </w:r>
      <w:r>
        <w:rPr>
          <w:rFonts w:hint="eastAsia"/>
        </w:rPr>
        <w:t>】</w:t>
      </w:r>
      <w:r>
        <w:rPr>
          <w:rFonts w:hint="eastAsia" w:ascii="SimSun" w:hAnsi="SimSun"/>
        </w:rPr>
        <w:t>代码中的命名均不能以下划线或美元符号开始，也不能以下划线或美元符号结束。</w:t>
      </w:r>
    </w:p>
    <w:p>
      <w:pPr>
        <w:numPr>
          <w:ilvl w:val="0"/>
          <w:numId w:val="4"/>
        </w:numPr>
        <w:tabs>
          <w:tab w:val="left" w:pos="425"/>
        </w:tabs>
        <w:spacing w:line="360" w:lineRule="auto"/>
        <w:rPr>
          <w:rFonts w:ascii="SimSun" w:hAnsi="SimSun"/>
        </w:rPr>
      </w:pPr>
      <w:r>
        <w:rPr>
          <w:rFonts w:hint="eastAsia"/>
        </w:rPr>
        <w:t>【强制】【</w:t>
      </w:r>
      <w:r>
        <w:rPr>
          <w:rFonts w:hint="eastAsia"/>
          <w:lang w:val="en-US" w:eastAsia="zh-CN"/>
        </w:rPr>
        <w:t>hook</w:t>
      </w:r>
      <w:r>
        <w:rPr>
          <w:rFonts w:hint="eastAsia"/>
        </w:rPr>
        <w:t>】</w:t>
      </w:r>
      <w:r>
        <w:rPr>
          <w:rFonts w:hint="eastAsia" w:ascii="SimSun" w:hAnsi="SimSun"/>
        </w:rPr>
        <w:t>代码中的命名严禁使用拼音与英文混合的方式，更不允许直接使用中文的方式。</w:t>
      </w:r>
    </w:p>
    <w:p>
      <w:pPr>
        <w:numPr>
          <w:ilvl w:val="0"/>
          <w:numId w:val="4"/>
        </w:numPr>
        <w:tabs>
          <w:tab w:val="left" w:pos="425"/>
        </w:tabs>
        <w:spacing w:line="360" w:lineRule="auto"/>
      </w:pPr>
      <w:r>
        <w:rPr>
          <w:rFonts w:hint="eastAsia"/>
        </w:rPr>
        <w:t>【强制】【</w:t>
      </w:r>
      <w:r>
        <w:rPr>
          <w:rFonts w:hint="eastAsia"/>
          <w:lang w:val="en-US" w:eastAsia="zh-CN"/>
        </w:rPr>
        <w:t>hook</w:t>
      </w:r>
      <w:r>
        <w:rPr>
          <w:rFonts w:hint="eastAsia"/>
        </w:rPr>
        <w:t>】类名使用 UpperCamelCase 风格，必须遵从驼峰形式，但以下情形例外:DO/BO/DTO/VO/AO</w:t>
      </w:r>
    </w:p>
    <w:p>
      <w:pPr>
        <w:tabs>
          <w:tab w:val="left" w:pos="425"/>
        </w:tabs>
        <w:spacing w:line="360" w:lineRule="auto"/>
        <w:rPr>
          <w:color w:val="00B050"/>
        </w:rPr>
      </w:pPr>
      <w:r>
        <w:rPr>
          <w:rFonts w:hint="eastAsia"/>
          <w:color w:val="00B050"/>
        </w:rPr>
        <w:tab/>
      </w:r>
      <w:r>
        <w:rPr>
          <w:rFonts w:hint="eastAsia"/>
          <w:color w:val="00B050"/>
        </w:rPr>
        <w:t>正例:</w:t>
      </w:r>
      <w:r>
        <w:rPr>
          <w:rFonts w:hint="eastAsia"/>
          <w:color w:val="000000"/>
        </w:rPr>
        <w:t>MarcoPolo / UserDO / XmlService / TcpUdpDeal / TaPromotion</w:t>
      </w:r>
      <w:r>
        <w:rPr>
          <w:rFonts w:hint="eastAsia"/>
          <w:color w:val="00B050"/>
        </w:rPr>
        <w:t xml:space="preserve"> </w:t>
      </w:r>
    </w:p>
    <w:p>
      <w:pPr>
        <w:tabs>
          <w:tab w:val="left" w:pos="425"/>
        </w:tabs>
        <w:spacing w:line="360" w:lineRule="auto"/>
        <w:rPr>
          <w:color w:val="FF0000"/>
        </w:rPr>
      </w:pPr>
      <w:r>
        <w:rPr>
          <w:rFonts w:hint="eastAsia"/>
          <w:color w:val="FF0000"/>
        </w:rPr>
        <w:tab/>
      </w:r>
      <w:r>
        <w:rPr>
          <w:rFonts w:hint="eastAsia"/>
          <w:color w:val="FF0000"/>
        </w:rPr>
        <w:t>反例:</w:t>
      </w:r>
      <w:r>
        <w:rPr>
          <w:rFonts w:hint="eastAsia"/>
          <w:color w:val="000000"/>
        </w:rPr>
        <w:t>macroPolo / UserDo / XMLService / TCPUDPDeal / TAPromotion</w:t>
      </w:r>
    </w:p>
    <w:p>
      <w:pPr>
        <w:numPr>
          <w:ilvl w:val="0"/>
          <w:numId w:val="4"/>
        </w:numPr>
        <w:tabs>
          <w:tab w:val="left" w:pos="425"/>
        </w:tabs>
        <w:spacing w:line="360" w:lineRule="auto"/>
        <w:rPr>
          <w:rFonts w:ascii="SimSun" w:hAnsi="SimSun"/>
        </w:rPr>
      </w:pPr>
      <w:r>
        <w:rPr>
          <w:rFonts w:hint="eastAsia" w:ascii="SimSun" w:hAnsi="SimSun"/>
        </w:rPr>
        <w:t>【强制】</w:t>
      </w:r>
      <w:r>
        <w:rPr>
          <w:rFonts w:hint="eastAsia"/>
        </w:rPr>
        <w:t>【</w:t>
      </w:r>
      <w:r>
        <w:rPr>
          <w:rFonts w:hint="eastAsia"/>
          <w:lang w:val="en-US" w:eastAsia="zh-CN"/>
        </w:rPr>
        <w:t>hook</w:t>
      </w:r>
      <w:r>
        <w:rPr>
          <w:rFonts w:hint="eastAsia"/>
        </w:rPr>
        <w:t>】</w:t>
      </w:r>
      <w:r>
        <w:rPr>
          <w:rFonts w:hint="eastAsia" w:ascii="SimSun" w:hAnsi="SimSun"/>
        </w:rPr>
        <w:t>常量命名全部大写，单词间用下划线隔开，力求语义表达完整清楚，不要嫌名字长。</w:t>
      </w:r>
    </w:p>
    <w:p>
      <w:pPr>
        <w:tabs>
          <w:tab w:val="left" w:pos="425"/>
        </w:tabs>
        <w:spacing w:line="360" w:lineRule="auto"/>
        <w:rPr>
          <w:rFonts w:ascii="SimSun" w:hAnsi="SimSun"/>
          <w:color w:val="000000"/>
        </w:rPr>
      </w:pPr>
      <w:r>
        <w:rPr>
          <w:rFonts w:hint="eastAsia" w:ascii="SimSun" w:hAnsi="SimSun"/>
          <w:color w:val="00B050"/>
        </w:rPr>
        <w:tab/>
      </w:r>
      <w:r>
        <w:rPr>
          <w:rFonts w:hint="eastAsia" w:ascii="SimSun" w:hAnsi="SimSun"/>
          <w:color w:val="00B050"/>
        </w:rPr>
        <w:t>正例:</w:t>
      </w:r>
      <w:r>
        <w:rPr>
          <w:rFonts w:hint="eastAsia" w:ascii="SimSun" w:hAnsi="SimSun"/>
          <w:color w:val="000000"/>
        </w:rPr>
        <w:t>MAX_STOCK_COUNT</w:t>
      </w:r>
    </w:p>
    <w:p>
      <w:pPr>
        <w:tabs>
          <w:tab w:val="left" w:pos="425"/>
        </w:tabs>
        <w:spacing w:line="360" w:lineRule="auto"/>
        <w:rPr>
          <w:rFonts w:ascii="SimSun" w:hAnsi="SimSun"/>
          <w:color w:val="000000"/>
        </w:rPr>
      </w:pPr>
      <w:r>
        <w:rPr>
          <w:rFonts w:hint="eastAsia" w:ascii="SimSun" w:hAnsi="SimSun"/>
          <w:color w:val="FF0000"/>
        </w:rPr>
        <w:tab/>
      </w:r>
      <w:r>
        <w:rPr>
          <w:rFonts w:hint="eastAsia" w:ascii="SimSun" w:hAnsi="SimSun"/>
          <w:color w:val="FF0000"/>
        </w:rPr>
        <w:t>反例:</w:t>
      </w:r>
      <w:r>
        <w:rPr>
          <w:rFonts w:hint="eastAsia" w:ascii="SimSun" w:hAnsi="SimSun"/>
          <w:color w:val="000000"/>
        </w:rPr>
        <w:t>MAX_COUNT</w:t>
      </w:r>
    </w:p>
    <w:p>
      <w:pPr>
        <w:numPr>
          <w:ilvl w:val="0"/>
          <w:numId w:val="4"/>
        </w:numPr>
        <w:tabs>
          <w:tab w:val="left" w:pos="425"/>
        </w:tabs>
        <w:spacing w:line="360" w:lineRule="auto"/>
        <w:rPr>
          <w:rFonts w:ascii="SimSun" w:hAnsi="SimSun"/>
        </w:rPr>
      </w:pPr>
      <w:r>
        <w:rPr>
          <w:rFonts w:hint="eastAsia" w:ascii="SimSun" w:hAnsi="SimSun"/>
        </w:rPr>
        <w:t>【强制】</w:t>
      </w:r>
      <w:r>
        <w:rPr>
          <w:rFonts w:hint="eastAsia"/>
        </w:rPr>
        <w:t>【</w:t>
      </w:r>
      <w:r>
        <w:rPr>
          <w:rFonts w:hint="eastAsia"/>
          <w:lang w:val="en-US" w:eastAsia="zh-CN"/>
        </w:rPr>
        <w:t>hook</w:t>
      </w:r>
      <w:r>
        <w:rPr>
          <w:rFonts w:hint="eastAsia"/>
        </w:rPr>
        <w:t>】</w:t>
      </w:r>
      <w:r>
        <w:rPr>
          <w:rFonts w:hint="eastAsia" w:ascii="SimSun" w:hAnsi="SimSun"/>
        </w:rPr>
        <w:t>抽象类命名使用 Abstract 或 Base 开头;异常类命名使用 Exception 结尾;测试类 命名以它要测试的类的名称开始，以 Test 结尾。</w:t>
      </w:r>
    </w:p>
    <w:p>
      <w:pPr>
        <w:numPr>
          <w:ilvl w:val="0"/>
          <w:numId w:val="4"/>
        </w:numPr>
        <w:tabs>
          <w:tab w:val="left" w:pos="425"/>
        </w:tabs>
        <w:spacing w:line="360" w:lineRule="auto"/>
        <w:rPr>
          <w:rFonts w:ascii="SimSun" w:hAnsi="SimSun"/>
        </w:rPr>
      </w:pPr>
      <w:r>
        <w:rPr>
          <w:rFonts w:hint="eastAsia" w:ascii="SimSun" w:hAnsi="SimSun"/>
        </w:rPr>
        <w:t>【强制】</w:t>
      </w:r>
      <w:r>
        <w:rPr>
          <w:rFonts w:hint="eastAsia" w:ascii="SimSun" w:hAnsi="SimSun"/>
          <w:lang w:val="en-US" w:eastAsia="zh-CN"/>
        </w:rPr>
        <w:t xml:space="preserve"> </w:t>
      </w:r>
      <w:r>
        <w:rPr>
          <w:rFonts w:hint="eastAsia"/>
        </w:rPr>
        <w:t>【</w:t>
      </w:r>
      <w:r>
        <w:rPr>
          <w:rFonts w:hint="eastAsia"/>
          <w:lang w:val="en-US" w:eastAsia="zh-CN"/>
        </w:rPr>
        <w:t>hook</w:t>
      </w:r>
      <w:r>
        <w:rPr>
          <w:rFonts w:hint="eastAsia"/>
        </w:rPr>
        <w:t>】</w:t>
      </w:r>
      <w:r>
        <w:rPr>
          <w:rFonts w:hint="eastAsia" w:ascii="SimSun" w:hAnsi="SimSun"/>
        </w:rPr>
        <w:t>中括号是数组类型的一部分，数组定义如下:String[] args;</w:t>
      </w:r>
    </w:p>
    <w:p>
      <w:pPr>
        <w:numPr>
          <w:ilvl w:val="0"/>
          <w:numId w:val="4"/>
        </w:numPr>
        <w:tabs>
          <w:tab w:val="left" w:pos="425"/>
        </w:tabs>
        <w:spacing w:line="360" w:lineRule="auto"/>
        <w:rPr>
          <w:rFonts w:ascii="SimSun" w:hAnsi="SimSun"/>
        </w:rPr>
      </w:pPr>
      <w:r>
        <w:rPr>
          <w:rFonts w:hint="eastAsia" w:ascii="SimSun" w:hAnsi="SimSun"/>
        </w:rPr>
        <w:t>【强制】</w:t>
      </w:r>
      <w:r>
        <w:rPr>
          <w:rFonts w:hint="eastAsia"/>
        </w:rPr>
        <w:t>【</w:t>
      </w:r>
      <w:r>
        <w:rPr>
          <w:rFonts w:hint="eastAsia"/>
          <w:lang w:val="en-US" w:eastAsia="zh-CN"/>
        </w:rPr>
        <w:t>hook</w:t>
      </w:r>
      <w:r>
        <w:rPr>
          <w:rFonts w:hint="eastAsia"/>
        </w:rPr>
        <w:t>】</w:t>
      </w:r>
      <w:r>
        <w:rPr>
          <w:rFonts w:hint="eastAsia" w:ascii="SimSun" w:hAnsi="SimSun"/>
        </w:rPr>
        <w:t>POJO 类中布尔类型的变量，都不要加 is，否则部分框架解析会引起序列化错误。</w:t>
      </w:r>
    </w:p>
    <w:p>
      <w:pPr>
        <w:numPr>
          <w:ilvl w:val="0"/>
          <w:numId w:val="4"/>
        </w:numPr>
        <w:tabs>
          <w:tab w:val="left" w:pos="425"/>
        </w:tabs>
        <w:spacing w:line="360" w:lineRule="auto"/>
        <w:rPr>
          <w:rFonts w:ascii="SimSun" w:hAnsi="SimSun"/>
        </w:rPr>
      </w:pPr>
      <w:r>
        <w:rPr>
          <w:rFonts w:hint="eastAsia" w:ascii="SimSun" w:hAnsi="SimSun"/>
        </w:rPr>
        <w:t>【强制】</w:t>
      </w:r>
      <w:r>
        <w:rPr>
          <w:rFonts w:hint="eastAsia"/>
        </w:rPr>
        <w:t>【</w:t>
      </w:r>
      <w:r>
        <w:rPr>
          <w:rFonts w:hint="eastAsia"/>
          <w:lang w:val="en-US" w:eastAsia="zh-CN"/>
        </w:rPr>
        <w:t>hook</w:t>
      </w:r>
      <w:r>
        <w:rPr>
          <w:rFonts w:hint="eastAsia"/>
        </w:rPr>
        <w:t>】</w:t>
      </w:r>
      <w:r>
        <w:rPr>
          <w:rFonts w:hint="eastAsia" w:ascii="SimSun" w:hAnsi="SimSun"/>
        </w:rPr>
        <w:t>包名统一使用小写，点分隔符之间有且仅有一个自然语义的英语单词。包名统一使用 单数形式，但是类名如果有复数含义，类名可以使用复数形式。</w:t>
      </w:r>
    </w:p>
    <w:p>
      <w:pPr>
        <w:spacing w:line="360" w:lineRule="auto"/>
        <w:ind w:left="142" w:firstLine="360"/>
      </w:pPr>
      <w:r>
        <w:rPr>
          <w:rFonts w:hint="eastAsia"/>
          <w:color w:val="00B050"/>
        </w:rPr>
        <w:t>正例:</w:t>
      </w:r>
      <w:r>
        <w:rPr>
          <w:rFonts w:hint="eastAsia"/>
        </w:rPr>
        <w:t xml:space="preserve"> 应用工具类包名为com.alibaba.open.util、类名为MessageUtils(此规则参考 spring 的框架结构)</w:t>
      </w:r>
    </w:p>
    <w:p>
      <w:pPr>
        <w:numPr>
          <w:ilvl w:val="0"/>
          <w:numId w:val="4"/>
        </w:numPr>
        <w:tabs>
          <w:tab w:val="left" w:pos="425"/>
        </w:tabs>
        <w:spacing w:line="360" w:lineRule="auto"/>
        <w:rPr>
          <w:rFonts w:ascii="SimSun" w:hAnsi="SimSun"/>
        </w:rPr>
      </w:pPr>
      <w:r>
        <w:rPr>
          <w:rFonts w:hint="eastAsia" w:ascii="SimSun" w:hAnsi="SimSun"/>
        </w:rPr>
        <w:t>【强制】杜绝完全不规范的缩写，避免望文不知义。</w:t>
      </w:r>
    </w:p>
    <w:p>
      <w:pPr>
        <w:spacing w:line="360" w:lineRule="auto"/>
        <w:ind w:left="420"/>
      </w:pPr>
      <w:r>
        <w:rPr>
          <w:rFonts w:hint="eastAsia"/>
          <w:color w:val="FF0000"/>
        </w:rPr>
        <w:t>反例:</w:t>
      </w:r>
      <w:r>
        <w:rPr>
          <w:rFonts w:hint="eastAsia"/>
        </w:rPr>
        <w:t>AbstractClass“缩写”命名成 AbsClass;condition“缩写”命名成 condi，此类随 意缩写严重降低了代码的可阅读性。</w:t>
      </w:r>
    </w:p>
    <w:p>
      <w:pPr>
        <w:numPr>
          <w:ilvl w:val="0"/>
          <w:numId w:val="4"/>
        </w:numPr>
        <w:tabs>
          <w:tab w:val="left" w:pos="425"/>
        </w:tabs>
        <w:spacing w:line="360" w:lineRule="auto"/>
        <w:rPr>
          <w:rFonts w:ascii="SimSun" w:hAnsi="SimSun"/>
        </w:rPr>
      </w:pPr>
      <w:r>
        <w:rPr>
          <w:rFonts w:hint="eastAsia" w:ascii="SimSun" w:hAnsi="SimSun"/>
        </w:rPr>
        <w:t>【推荐】为了达到代码自解释的目标，任何自定义编程元素在命名时，使用尽量完整的单词 组合来表达其意。</w:t>
      </w:r>
    </w:p>
    <w:p>
      <w:pPr>
        <w:spacing w:line="360" w:lineRule="auto"/>
        <w:ind w:firstLine="420"/>
      </w:pPr>
      <w:r>
        <w:rPr>
          <w:rFonts w:hint="eastAsia"/>
          <w:color w:val="00B050"/>
        </w:rPr>
        <w:t>正例:</w:t>
      </w:r>
      <w:r>
        <w:rPr>
          <w:rFonts w:hint="eastAsia"/>
        </w:rPr>
        <w:t>从远程仓库拉取代码的类命名为 PullCodeFromRemoteRepository。</w:t>
      </w:r>
    </w:p>
    <w:p>
      <w:pPr>
        <w:spacing w:line="360" w:lineRule="auto"/>
        <w:ind w:left="82" w:firstLine="338"/>
      </w:pPr>
      <w:r>
        <w:rPr>
          <w:rFonts w:hint="eastAsia"/>
          <w:color w:val="FF0000"/>
        </w:rPr>
        <w:t>反例:</w:t>
      </w:r>
      <w:r>
        <w:rPr>
          <w:rFonts w:hint="eastAsia"/>
        </w:rPr>
        <w:t>变量 int a; 的随意命名方式。</w:t>
      </w:r>
    </w:p>
    <w:p>
      <w:pPr>
        <w:numPr>
          <w:ilvl w:val="0"/>
          <w:numId w:val="4"/>
        </w:numPr>
        <w:tabs>
          <w:tab w:val="left" w:pos="425"/>
        </w:tabs>
        <w:spacing w:line="360" w:lineRule="auto"/>
        <w:rPr>
          <w:rFonts w:ascii="SimSun" w:hAnsi="SimSun"/>
        </w:rPr>
      </w:pPr>
      <w:r>
        <w:rPr>
          <w:rFonts w:hint="eastAsia" w:ascii="SimSun" w:hAnsi="SimSun"/>
        </w:rPr>
        <w:t>【推荐】如果模块、接口、类、方法使用了设计模式，在命名时体现出具体模式。</w:t>
      </w:r>
    </w:p>
    <w:p>
      <w:pPr>
        <w:spacing w:line="360" w:lineRule="auto"/>
        <w:ind w:left="420"/>
      </w:pPr>
      <w:r>
        <w:rPr>
          <w:rFonts w:hint="eastAsia"/>
          <w:color w:val="806000"/>
        </w:rPr>
        <w:t>说明:</w:t>
      </w:r>
      <w:r>
        <w:rPr>
          <w:rFonts w:hint="eastAsia"/>
        </w:rPr>
        <w:t xml:space="preserve">将设计模式体现在名字中，有利于阅读者快速理解架构设计理念。 </w:t>
      </w:r>
    </w:p>
    <w:p>
      <w:pPr>
        <w:spacing w:line="360" w:lineRule="auto"/>
        <w:ind w:left="420"/>
        <w:rPr>
          <w:color w:val="00B050"/>
        </w:rPr>
      </w:pPr>
      <w:r>
        <w:rPr>
          <w:rFonts w:hint="eastAsia"/>
          <w:color w:val="00B050"/>
        </w:rPr>
        <w:t>正例:</w:t>
      </w:r>
    </w:p>
    <w:p>
      <w:pPr>
        <w:spacing w:line="360" w:lineRule="auto"/>
        <w:ind w:left="420"/>
        <w:rPr>
          <w:rFonts w:ascii="Arial" w:hAnsi="Arial" w:cs="Arial"/>
        </w:rPr>
      </w:pPr>
      <w:r>
        <w:rPr>
          <w:rFonts w:ascii="Arial" w:hAnsi="Arial" w:cs="Arial"/>
        </w:rPr>
        <w:t>public class OrderFactory;</w:t>
      </w:r>
    </w:p>
    <w:p>
      <w:pPr>
        <w:spacing w:line="360" w:lineRule="auto"/>
        <w:ind w:left="420"/>
        <w:rPr>
          <w:rFonts w:ascii="Arial" w:hAnsi="Arial" w:cs="Arial"/>
        </w:rPr>
      </w:pPr>
      <w:r>
        <w:rPr>
          <w:rFonts w:ascii="Arial" w:hAnsi="Arial" w:cs="Arial"/>
        </w:rPr>
        <w:t xml:space="preserve">public class LoginProxy; </w:t>
      </w:r>
    </w:p>
    <w:p>
      <w:pPr>
        <w:spacing w:line="360" w:lineRule="auto"/>
        <w:ind w:left="420"/>
        <w:rPr>
          <w:rFonts w:ascii="Arial" w:hAnsi="Arial" w:cs="Arial"/>
        </w:rPr>
      </w:pPr>
      <w:r>
        <w:rPr>
          <w:rFonts w:ascii="Arial" w:hAnsi="Arial" w:cs="Arial"/>
        </w:rPr>
        <w:t>public class ResourceObserver;</w:t>
      </w:r>
    </w:p>
    <w:p>
      <w:pPr>
        <w:numPr>
          <w:ilvl w:val="0"/>
          <w:numId w:val="4"/>
        </w:numPr>
        <w:tabs>
          <w:tab w:val="left" w:pos="425"/>
        </w:tabs>
        <w:spacing w:line="360" w:lineRule="auto"/>
        <w:rPr>
          <w:rFonts w:ascii="SimSun" w:hAnsi="SimSun"/>
        </w:rPr>
      </w:pPr>
      <w:r>
        <w:rPr>
          <w:rFonts w:hint="eastAsia" w:ascii="SimSun" w:hAnsi="SimSun"/>
        </w:rPr>
        <w:t>【推荐】接口类中的方法和属性不要加任何修饰符号(public 也不要加)，保持代码的简洁 性，并加上有效的 Javadoc 注释。尽量不要在接口里定义变量，如果一定要定义变量，</w:t>
      </w:r>
      <w:r>
        <w:rPr>
          <w:rFonts w:hint="eastAsia" w:ascii="SimSun" w:hAnsi="SimSun"/>
          <w:color w:val="C00000"/>
        </w:rPr>
        <w:t>如果一定要使用变量，那么应该是常量，在相应的接口的平级包enum中定义。</w:t>
      </w:r>
      <w:r>
        <w:rPr>
          <w:rFonts w:hint="eastAsia" w:ascii="SimSun" w:hAnsi="SimSun"/>
          <w:color w:val="C00000"/>
        </w:rPr>
        <w:tab/>
      </w:r>
    </w:p>
    <w:p>
      <w:pPr>
        <w:spacing w:line="360" w:lineRule="auto"/>
        <w:ind w:left="420"/>
      </w:pPr>
      <w:r>
        <w:rPr>
          <w:rFonts w:hint="eastAsia"/>
          <w:color w:val="00B050"/>
        </w:rPr>
        <w:t>正例:</w:t>
      </w:r>
      <w:r>
        <w:rPr>
          <w:rFonts w:hint="eastAsia"/>
        </w:rPr>
        <w:t>接口方法签名:void f();</w:t>
      </w:r>
    </w:p>
    <w:p>
      <w:pPr>
        <w:spacing w:line="360" w:lineRule="auto"/>
        <w:ind w:left="420"/>
      </w:pPr>
      <w:r>
        <w:rPr>
          <w:rFonts w:hint="eastAsia"/>
        </w:rPr>
        <w:t>接口基础常量表示:String COMPANY = "alibaba";</w:t>
      </w:r>
    </w:p>
    <w:p>
      <w:pPr>
        <w:spacing w:line="360" w:lineRule="auto"/>
        <w:ind w:left="420"/>
      </w:pPr>
      <w:r>
        <w:rPr>
          <w:rFonts w:hint="eastAsia"/>
          <w:color w:val="00B050"/>
        </w:rPr>
        <w:t>反例:</w:t>
      </w:r>
      <w:r>
        <w:rPr>
          <w:rFonts w:hint="eastAsia"/>
        </w:rPr>
        <w:t>接口方法定义:public abstract void f();</w:t>
      </w:r>
    </w:p>
    <w:p>
      <w:pPr>
        <w:spacing w:line="360" w:lineRule="auto"/>
        <w:ind w:left="420"/>
      </w:pPr>
      <w:r>
        <w:rPr>
          <w:rFonts w:hint="eastAsia"/>
          <w:color w:val="806000"/>
        </w:rPr>
        <w:t>说明:</w:t>
      </w:r>
      <w:r>
        <w:rPr>
          <w:rFonts w:hint="eastAsia"/>
        </w:rPr>
        <w:t xml:space="preserve">JDK8 中接口允许有默认实现，那么这个default </w:t>
      </w:r>
      <w:r>
        <w:softHyphen/>
      </w:r>
      <w:r>
        <w:softHyphen/>
      </w:r>
      <w:r>
        <w:softHyphen/>
      </w:r>
      <w:r>
        <w:rPr>
          <w:rFonts w:hint="eastAsia"/>
        </w:rPr>
        <w:t>方法，是对所有实现类都有价值的默认实现。</w:t>
      </w:r>
    </w:p>
    <w:p>
      <w:pPr>
        <w:numPr>
          <w:ilvl w:val="0"/>
          <w:numId w:val="4"/>
        </w:numPr>
        <w:tabs>
          <w:tab w:val="left" w:pos="425"/>
        </w:tabs>
        <w:spacing w:line="360" w:lineRule="auto"/>
        <w:rPr>
          <w:rFonts w:ascii="SimSun" w:hAnsi="SimSun"/>
        </w:rPr>
      </w:pPr>
      <w:r>
        <w:rPr>
          <w:rFonts w:hint="eastAsia" w:ascii="SimSun" w:hAnsi="SimSun"/>
        </w:rPr>
        <w:t xml:space="preserve">【推荐】 </w:t>
      </w:r>
      <w:r>
        <w:rPr>
          <w:rFonts w:hint="eastAsia"/>
        </w:rPr>
        <w:t>【</w:t>
      </w:r>
      <w:r>
        <w:rPr>
          <w:rFonts w:hint="eastAsia"/>
          <w:lang w:val="en-US" w:eastAsia="zh-CN"/>
        </w:rPr>
        <w:t>hook</w:t>
      </w:r>
      <w:r>
        <w:rPr>
          <w:rFonts w:hint="eastAsia"/>
        </w:rPr>
        <w:t>】</w:t>
      </w:r>
      <w:r>
        <w:rPr>
          <w:rFonts w:hint="eastAsia" w:ascii="SimSun" w:hAnsi="SimSun"/>
        </w:rPr>
        <w:t>如果是形容能力的接口名称，取对应的形容词做接口名(通常是–able 的形式)。 正例:AbstractTranslator 实现 Translatable。</w:t>
      </w:r>
    </w:p>
    <w:p>
      <w:pPr>
        <w:numPr>
          <w:ilvl w:val="0"/>
          <w:numId w:val="4"/>
        </w:numPr>
        <w:tabs>
          <w:tab w:val="left" w:pos="425"/>
        </w:tabs>
        <w:spacing w:line="360" w:lineRule="auto"/>
        <w:rPr>
          <w:rFonts w:ascii="SimSun" w:hAnsi="SimSun"/>
        </w:rPr>
      </w:pPr>
      <w:r>
        <w:rPr>
          <w:rFonts w:hint="eastAsia" w:ascii="SimSun" w:hAnsi="SimSun"/>
        </w:rPr>
        <w:t>【参考】枚举类名建议带上 Enum 后缀，枚举成员名称需要全大写，单词间用下划线隔开。</w:t>
      </w:r>
    </w:p>
    <w:p>
      <w:pPr>
        <w:spacing w:line="360" w:lineRule="auto"/>
        <w:ind w:left="420"/>
      </w:pPr>
      <w:r>
        <w:rPr>
          <w:rFonts w:hint="eastAsia"/>
          <w:color w:val="ED7D31"/>
        </w:rPr>
        <w:t>说明:</w:t>
      </w:r>
      <w:r>
        <w:rPr>
          <w:rFonts w:hint="eastAsia"/>
        </w:rPr>
        <w:t xml:space="preserve">枚举其实就是特殊的常量类，且构造方法被默认强制是私有。 </w:t>
      </w:r>
    </w:p>
    <w:p>
      <w:pPr>
        <w:spacing w:line="360" w:lineRule="auto"/>
        <w:ind w:left="420"/>
      </w:pPr>
      <w:r>
        <w:rPr>
          <w:rFonts w:hint="eastAsia"/>
          <w:color w:val="00B050"/>
        </w:rPr>
        <w:t>正例:</w:t>
      </w:r>
      <w:r>
        <w:rPr>
          <w:rFonts w:hint="eastAsia"/>
        </w:rPr>
        <w:t>枚举名字为ProcessStatusEnum的成员名称:</w:t>
      </w:r>
    </w:p>
    <w:p>
      <w:pPr>
        <w:spacing w:line="360" w:lineRule="auto"/>
        <w:rPr>
          <w:rFonts w:hint="eastAsia"/>
        </w:rPr>
      </w:pPr>
      <w:r>
        <w:rPr>
          <w:rFonts w:hint="eastAsia"/>
        </w:rPr>
        <w:t>SUCCESS /UNKOWN_REASON。</w:t>
      </w:r>
    </w:p>
    <w:p>
      <w:pPr>
        <w:numPr>
          <w:ilvl w:val="0"/>
          <w:numId w:val="4"/>
        </w:numPr>
        <w:tabs>
          <w:tab w:val="left" w:pos="425"/>
        </w:tabs>
        <w:spacing w:line="360" w:lineRule="auto"/>
        <w:rPr>
          <w:rFonts w:ascii="SimSun" w:hAnsi="SimSun"/>
        </w:rPr>
      </w:pPr>
      <w:r>
        <w:rPr>
          <w:rFonts w:hint="eastAsia" w:ascii="SimSun" w:hAnsi="SimSun"/>
        </w:rPr>
        <w:t>【强制】</w:t>
      </w:r>
      <w:r>
        <w:rPr>
          <w:rFonts w:hint="eastAsia"/>
        </w:rPr>
        <w:t>【</w:t>
      </w:r>
      <w:r>
        <w:rPr>
          <w:rFonts w:hint="eastAsia"/>
          <w:lang w:val="en-US" w:eastAsia="zh-CN"/>
        </w:rPr>
        <w:t>hook</w:t>
      </w:r>
      <w:r>
        <w:rPr>
          <w:rFonts w:hint="eastAsia"/>
        </w:rPr>
        <w:t>】</w:t>
      </w:r>
      <w:r>
        <w:rPr>
          <w:rFonts w:hint="eastAsia" w:ascii="SimSun" w:hAnsi="SimSun"/>
        </w:rPr>
        <w:t>方法名称，参数名称，成员变量名称和局部变量名称应该写在lowerCamelCase中。正面的例子：localValue / getHttpMessage（）/ inputUserId</w:t>
      </w:r>
    </w:p>
    <w:p>
      <w:pPr>
        <w:spacing w:line="360" w:lineRule="auto"/>
        <w:rPr>
          <w:rFonts w:hint="eastAsia" w:eastAsia="SimSun"/>
          <w:lang w:val="en-US" w:eastAsia="zh-CN"/>
        </w:rPr>
      </w:pPr>
    </w:p>
    <w:p>
      <w:pPr>
        <w:pStyle w:val="3"/>
      </w:pPr>
      <w:bookmarkStart w:id="86" w:name="_Toc495785651"/>
      <w:bookmarkStart w:id="87" w:name="_Toc116746815"/>
      <w:bookmarkStart w:id="88" w:name="_Toc377367675"/>
      <w:bookmarkStart w:id="89" w:name="_Toc1897972918"/>
      <w:bookmarkStart w:id="90" w:name="_Toc1416314342"/>
      <w:bookmarkStart w:id="91" w:name="_Toc849984129"/>
      <w:bookmarkStart w:id="92" w:name="_Toc1643025802"/>
      <w:r>
        <w:rPr>
          <w:rFonts w:hint="eastAsia"/>
        </w:rPr>
        <w:t>分层</w:t>
      </w:r>
      <w:r>
        <w:rPr>
          <w:rFonts w:hint="default"/>
        </w:rPr>
        <w:t>相关</w:t>
      </w:r>
      <w:r>
        <w:rPr>
          <w:rFonts w:hint="eastAsia"/>
        </w:rPr>
        <w:t>命名规范</w:t>
      </w:r>
      <w:bookmarkEnd w:id="86"/>
      <w:bookmarkEnd w:id="87"/>
      <w:bookmarkEnd w:id="88"/>
      <w:bookmarkEnd w:id="89"/>
      <w:bookmarkEnd w:id="90"/>
      <w:bookmarkEnd w:id="91"/>
      <w:bookmarkEnd w:id="92"/>
    </w:p>
    <w:p>
      <w:pPr>
        <w:numPr>
          <w:ilvl w:val="0"/>
          <w:numId w:val="5"/>
        </w:numPr>
        <w:rPr>
          <w:rFonts w:ascii="SimSun" w:hAnsi="SimSun"/>
        </w:rPr>
      </w:pPr>
      <w:r>
        <w:rPr>
          <w:rFonts w:hint="eastAsia" w:ascii="SimSun" w:hAnsi="SimSun"/>
        </w:rPr>
        <w:t xml:space="preserve">获取单个对象的方法用get做前缀。 </w:t>
      </w:r>
    </w:p>
    <w:p>
      <w:pPr>
        <w:numPr>
          <w:ilvl w:val="0"/>
          <w:numId w:val="5"/>
        </w:numPr>
        <w:rPr>
          <w:rFonts w:ascii="SimSun" w:hAnsi="SimSun"/>
        </w:rPr>
      </w:pPr>
      <w:r>
        <w:rPr>
          <w:rFonts w:hint="eastAsia" w:ascii="SimSun" w:hAnsi="SimSun"/>
        </w:rPr>
        <w:t xml:space="preserve">获取多个对象的方法用list做前缀。 </w:t>
      </w:r>
    </w:p>
    <w:p>
      <w:pPr>
        <w:numPr>
          <w:ilvl w:val="0"/>
          <w:numId w:val="5"/>
        </w:numPr>
        <w:rPr>
          <w:rFonts w:ascii="SimSun" w:hAnsi="SimSun"/>
        </w:rPr>
      </w:pPr>
      <w:r>
        <w:rPr>
          <w:rFonts w:hint="eastAsia" w:ascii="SimSun" w:hAnsi="SimSun"/>
        </w:rPr>
        <w:t xml:space="preserve">获取统计值的方法用count做前缀。 </w:t>
      </w:r>
    </w:p>
    <w:p>
      <w:pPr>
        <w:numPr>
          <w:ilvl w:val="0"/>
          <w:numId w:val="5"/>
        </w:numPr>
        <w:rPr>
          <w:rFonts w:ascii="SimSun" w:hAnsi="SimSun"/>
        </w:rPr>
      </w:pPr>
      <w:r>
        <w:rPr>
          <w:rFonts w:hint="eastAsia" w:ascii="SimSun" w:hAnsi="SimSun"/>
        </w:rPr>
        <w:t xml:space="preserve">插入的方法用save/insert做前缀。 </w:t>
      </w:r>
    </w:p>
    <w:p>
      <w:pPr>
        <w:numPr>
          <w:ilvl w:val="0"/>
          <w:numId w:val="5"/>
        </w:numPr>
        <w:rPr>
          <w:rFonts w:ascii="SimSun" w:hAnsi="SimSun"/>
        </w:rPr>
      </w:pPr>
      <w:r>
        <w:rPr>
          <w:rFonts w:hint="eastAsia" w:ascii="SimSun" w:hAnsi="SimSun"/>
        </w:rPr>
        <w:t>删除的方法用remove/delete做前缀。</w:t>
      </w:r>
    </w:p>
    <w:p>
      <w:pPr>
        <w:numPr>
          <w:ilvl w:val="0"/>
          <w:numId w:val="5"/>
        </w:numPr>
        <w:rPr>
          <w:rFonts w:ascii="SimSun" w:hAnsi="SimSun"/>
        </w:rPr>
      </w:pPr>
      <w:r>
        <w:rPr>
          <w:rFonts w:hint="eastAsia" w:ascii="SimSun" w:hAnsi="SimSun"/>
        </w:rPr>
        <w:t>修改的方法用update做前缀。</w:t>
      </w:r>
    </w:p>
    <w:p>
      <w:pPr>
        <w:pStyle w:val="72"/>
        <w:numPr>
          <w:ilvl w:val="0"/>
          <w:numId w:val="5"/>
        </w:numPr>
        <w:ind w:firstLineChars="0"/>
        <w:rPr>
          <w:rFonts w:ascii="SimSun" w:hAnsi="SimSun"/>
        </w:rPr>
      </w:pPr>
      <w:r>
        <w:rPr>
          <w:rFonts w:hint="eastAsia" w:ascii="SimSun" w:hAnsi="SimSun"/>
        </w:rPr>
        <w:t>分页查找：l</w:t>
      </w:r>
      <w:r>
        <w:rPr>
          <w:rFonts w:ascii="SimSun" w:hAnsi="SimSun"/>
        </w:rPr>
        <w:t>ist</w:t>
      </w:r>
      <w:r>
        <w:rPr>
          <w:rFonts w:hint="eastAsia" w:ascii="SimSun" w:hAnsi="SimSun"/>
        </w:rPr>
        <w:t>XXX</w:t>
      </w:r>
      <w:r>
        <w:rPr>
          <w:rFonts w:ascii="SimSun" w:hAnsi="SimSun"/>
        </w:rPr>
        <w:t>Page</w:t>
      </w:r>
    </w:p>
    <w:p>
      <w:pPr>
        <w:pStyle w:val="72"/>
        <w:numPr>
          <w:ilvl w:val="0"/>
          <w:numId w:val="0"/>
        </w:numPr>
        <w:rPr>
          <w:rFonts w:ascii="SimSun" w:hAnsi="SimSun"/>
        </w:rPr>
      </w:pPr>
    </w:p>
    <w:p>
      <w:pPr>
        <w:ind w:left="278" w:firstLine="142"/>
        <w:rPr>
          <w:rFonts w:ascii="SimSun" w:hAnsi="SimSun"/>
        </w:rPr>
      </w:pPr>
      <w:r>
        <w:rPr>
          <w:rFonts w:ascii="SimSun" w:hAnsi="SimSun"/>
        </w:rPr>
        <w:t>fa</w:t>
      </w:r>
      <w:r>
        <w:rPr>
          <w:rFonts w:hint="eastAsia" w:ascii="SimSun" w:hAnsi="SimSun"/>
        </w:rPr>
        <w:t>c</w:t>
      </w:r>
      <w:r>
        <w:rPr>
          <w:rFonts w:ascii="SimSun" w:hAnsi="SimSun"/>
        </w:rPr>
        <w:t>ade</w:t>
      </w:r>
      <w:r>
        <w:rPr>
          <w:rFonts w:hint="eastAsia" w:ascii="SimSun" w:hAnsi="SimSun"/>
        </w:rPr>
        <w:t>、service的接口层的出入参数统一为DTO。</w:t>
      </w:r>
    </w:p>
    <w:p>
      <w:pPr>
        <w:ind w:firstLine="142"/>
        <w:rPr>
          <w:rFonts w:ascii="SimSun" w:hAnsi="SimSun"/>
        </w:rPr>
      </w:pPr>
      <w:r>
        <w:rPr>
          <w:rFonts w:hint="eastAsia" w:ascii="SimSun" w:hAnsi="SimSun"/>
        </w:rPr>
        <w:t xml:space="preserve">   限制规则：所有的入参与出参必须实现 序列化与clone接口，并生成：</w:t>
      </w:r>
      <w:r>
        <w:rPr>
          <w:rFonts w:ascii="SimSun" w:hAnsi="SimSun"/>
        </w:rPr>
        <w:t>’serialVersionUID’</w:t>
      </w:r>
      <w:r>
        <w:rPr>
          <w:rFonts w:hint="eastAsia" w:ascii="SimSun" w:hAnsi="SimSun"/>
        </w:rPr>
        <w:t>。</w:t>
      </w:r>
    </w:p>
    <w:p>
      <w:pPr>
        <w:numPr>
          <w:ilvl w:val="0"/>
          <w:numId w:val="0"/>
        </w:numPr>
        <w:rPr>
          <w:rFonts w:hint="eastAsia" w:ascii="SimSun" w:hAnsi="SimSun"/>
          <w:color w:val="A7A7A7"/>
          <w:sz w:val="21"/>
          <w:szCs w:val="21"/>
          <w:shd w:val="clear" w:color="auto" w:fill="1C1C1C"/>
        </w:rPr>
      </w:pPr>
      <w:r>
        <w:rPr>
          <w:rFonts w:hint="eastAsia" w:ascii="SimSun" w:hAnsi="SimSun"/>
        </w:rPr>
        <w:t>方法是：在idea中创建类时启用</w:t>
      </w:r>
      <w:r>
        <w:rPr>
          <w:rFonts w:ascii="SimSun" w:hAnsi="SimSun"/>
        </w:rPr>
        <w:t>’serialVersionUID’</w:t>
      </w:r>
      <w:r>
        <w:rPr>
          <w:rFonts w:hint="eastAsia" w:ascii="SimSun" w:hAnsi="SimSun"/>
        </w:rPr>
        <w:t>，设置如下：</w:t>
      </w:r>
      <w:r>
        <w:rPr>
          <w:rFonts w:hint="eastAsia" w:ascii="SimSun" w:hAnsi="SimSun"/>
          <w:color w:val="A7A7A7"/>
          <w:sz w:val="21"/>
          <w:szCs w:val="21"/>
          <w:shd w:val="clear" w:color="auto" w:fill="1C1C1C"/>
        </w:rPr>
        <w:t>Setting-&gt;Inspections-&gt;java-&gt;Serialization issues-&gt;Serializable class without ’serialVersionUID’</w:t>
      </w:r>
    </w:p>
    <w:p>
      <w:pPr>
        <w:numPr>
          <w:ilvl w:val="0"/>
          <w:numId w:val="0"/>
        </w:numPr>
        <w:rPr>
          <w:rFonts w:hint="eastAsia" w:ascii="SimSun" w:hAnsi="SimSun"/>
          <w:color w:val="A7A7A7"/>
          <w:sz w:val="21"/>
          <w:szCs w:val="21"/>
          <w:shd w:val="clear" w:color="auto" w:fill="1C1C1C"/>
        </w:rPr>
      </w:pPr>
    </w:p>
    <w:p>
      <w:pPr>
        <w:pStyle w:val="4"/>
      </w:pPr>
      <w:bookmarkStart w:id="93" w:name="_Toc495785652"/>
      <w:bookmarkStart w:id="94" w:name="_Toc1194762713"/>
      <w:bookmarkStart w:id="95" w:name="_Toc1411636320"/>
      <w:bookmarkStart w:id="96" w:name="_Toc1658550061"/>
      <w:bookmarkStart w:id="97" w:name="_Toc1931810317"/>
      <w:bookmarkStart w:id="98" w:name="_Toc563511015"/>
      <w:bookmarkStart w:id="99" w:name="_Toc81160590"/>
      <w:r>
        <w:rPr>
          <w:rFonts w:hint="eastAsia"/>
        </w:rPr>
        <w:t>各层类、方法名命名</w:t>
      </w:r>
      <w:bookmarkEnd w:id="93"/>
      <w:bookmarkEnd w:id="94"/>
      <w:bookmarkEnd w:id="95"/>
      <w:bookmarkEnd w:id="96"/>
      <w:bookmarkEnd w:id="97"/>
      <w:bookmarkEnd w:id="98"/>
      <w:bookmarkEnd w:id="99"/>
    </w:p>
    <w:p>
      <w:pPr>
        <w:pStyle w:val="72"/>
        <w:ind w:firstLineChars="0"/>
        <w:rPr>
          <w:rFonts w:ascii="SimSun" w:hAnsi="SimSun"/>
          <w:b/>
        </w:rPr>
      </w:pPr>
      <w:r>
        <w:rPr>
          <w:rFonts w:ascii="SimSun" w:hAnsi="SimSun"/>
          <w:b/>
        </w:rPr>
        <w:t>Service/facade/controller</w:t>
      </w:r>
      <w:r>
        <w:rPr>
          <w:rFonts w:hint="eastAsia" w:ascii="SimSun" w:hAnsi="SimSun"/>
          <w:b/>
        </w:rPr>
        <w:t>层</w:t>
      </w:r>
    </w:p>
    <w:p>
      <w:pPr>
        <w:pStyle w:val="72"/>
        <w:ind w:firstLineChars="0"/>
        <w:rPr>
          <w:rFonts w:ascii="SimSun" w:hAnsi="SimSun"/>
          <w:b/>
        </w:rPr>
      </w:pPr>
      <w:r>
        <w:rPr>
          <w:rFonts w:hint="eastAsia" w:ascii="SimSun" w:hAnsi="SimSun"/>
          <w:b/>
        </w:rPr>
        <w:t xml:space="preserve">    Service的类</w:t>
      </w:r>
    </w:p>
    <w:p>
      <w:pPr>
        <w:pStyle w:val="72"/>
        <w:ind w:left="840" w:firstLineChars="0"/>
        <w:rPr>
          <w:rFonts w:ascii="SimSun" w:hAnsi="SimSun"/>
          <w:b/>
        </w:rPr>
      </w:pPr>
      <w:r>
        <w:rPr>
          <w:rFonts w:hint="eastAsia" w:ascii="SimSun" w:hAnsi="SimSun"/>
          <w:b/>
        </w:rPr>
        <w:t>接口命名： 模块IxxxService，模块Ixxxfacade</w:t>
      </w:r>
    </w:p>
    <w:p>
      <w:pPr>
        <w:pStyle w:val="72"/>
        <w:ind w:left="840" w:firstLineChars="0"/>
        <w:rPr>
          <w:rFonts w:ascii="SimSun" w:hAnsi="SimSun"/>
          <w:b/>
        </w:rPr>
      </w:pPr>
      <w:r>
        <w:rPr>
          <w:rFonts w:hint="eastAsia" w:ascii="SimSun" w:hAnsi="SimSun"/>
          <w:b/>
        </w:rPr>
        <w:t>实现命名： 模块xxxServiceImpl，模块xxxFacadeImpl</w:t>
      </w:r>
    </w:p>
    <w:p>
      <w:pPr>
        <w:pStyle w:val="72"/>
        <w:ind w:firstLineChars="0"/>
        <w:rPr>
          <w:rFonts w:ascii="SimSun" w:hAnsi="SimSun"/>
          <w:b/>
        </w:rPr>
      </w:pPr>
    </w:p>
    <w:p>
      <w:pPr>
        <w:pStyle w:val="72"/>
        <w:ind w:firstLineChars="0"/>
        <w:rPr>
          <w:rFonts w:ascii="SimSun" w:hAnsi="SimSun"/>
          <w:b/>
        </w:rPr>
      </w:pPr>
      <w:r>
        <w:rPr>
          <w:rFonts w:ascii="SimSun" w:hAnsi="SimSun"/>
          <w:b/>
        </w:rPr>
        <w:t>Dao</w:t>
      </w:r>
      <w:r>
        <w:rPr>
          <w:rFonts w:hint="eastAsia" w:ascii="SimSun" w:hAnsi="SimSun"/>
          <w:b/>
        </w:rPr>
        <w:t>层</w:t>
      </w:r>
    </w:p>
    <w:p>
      <w:pPr>
        <w:pStyle w:val="72"/>
        <w:ind w:left="420" w:firstLineChars="0"/>
        <w:rPr>
          <w:rFonts w:ascii="SimSun" w:hAnsi="SimSun"/>
          <w:b/>
        </w:rPr>
      </w:pPr>
      <w:r>
        <w:rPr>
          <w:rFonts w:hint="eastAsia" w:ascii="SimSun" w:hAnsi="SimSun"/>
          <w:b/>
        </w:rPr>
        <w:t>类命名：模块xxxDaoImp，例如 UserRenterDaoImpl</w:t>
      </w:r>
    </w:p>
    <w:p>
      <w:pPr>
        <w:pStyle w:val="72"/>
        <w:ind w:firstLine="960" w:firstLineChars="400"/>
        <w:rPr>
          <w:rFonts w:ascii="SimSun" w:hAnsi="SimSun"/>
        </w:rPr>
      </w:pPr>
      <w:r>
        <w:rPr>
          <w:rFonts w:hint="eastAsia" w:ascii="SimSun" w:hAnsi="SimSun"/>
        </w:rPr>
        <w:t>具体的Dao层*命名规则参考spring-data 语法，例如</w:t>
      </w:r>
    </w:p>
    <w:tbl>
      <w:tblPr>
        <w:tblStyle w:val="37"/>
        <w:tblW w:w="8196" w:type="dxa"/>
        <w:tblInd w:w="6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1530"/>
        <w:gridCol w:w="2778"/>
        <w:gridCol w:w="3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316" w:hRule="atLeast"/>
        </w:trPr>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无条件</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getOne()/listAll()</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查找所有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267" w:hRule="atLeast"/>
        </w:trPr>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And</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ByLastnameAndFirstname</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x.lastname = ?1 and x.firstname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rPr>
          <w:trHeight w:val="203" w:hRule="atLeast"/>
        </w:trPr>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Or</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listByLastnameOrFirstname</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x.lastname = ?1 or x.firstname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Between</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ByStartDateBetween</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x.startDate between 1? and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LessThan</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ByAgeLessThan</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&lt;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GreaterThan</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ByAgeGreaterThan</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&gt;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IsNull</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ByAgeIsNull</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is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IsNotNull,NotNull</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ByAge(Is)NotNull</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Like</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ByFirstnameLike</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x.firstname like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NotLike</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ByFirstnameNotLike</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x.firstname not like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OrderBy</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ByAgeOrderByLastnameDesc</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 ?1 order by x.lastname desc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Not</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ByLastnameNot</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x.lastname &lt;&gt;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In</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listByAgeIn(Collection&lt;Age&gt; ages)</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in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530"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NotIn</w:t>
            </w:r>
          </w:p>
        </w:tc>
        <w:tc>
          <w:tcPr>
            <w:tcW w:w="277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hint="eastAsia" w:ascii="SimSun" w:hAnsi="SimSun" w:cs="SimSun"/>
                <w:color w:val="000000"/>
                <w:sz w:val="15"/>
                <w:szCs w:val="15"/>
              </w:rPr>
              <w:t>list</w:t>
            </w:r>
            <w:r>
              <w:rPr>
                <w:rFonts w:ascii="SimSun" w:hAnsi="SimSun" w:cs="SimSun"/>
                <w:color w:val="000000"/>
                <w:sz w:val="15"/>
                <w:szCs w:val="15"/>
              </w:rPr>
              <w:t>ByAgeNotIn(Collection&lt;Age&gt; age)</w:t>
            </w:r>
          </w:p>
        </w:tc>
        <w:tc>
          <w:tcPr>
            <w:tcW w:w="3888" w:type="dxa"/>
            <w:shd w:val="clear" w:color="auto" w:fill="auto"/>
            <w:tcMar>
              <w:top w:w="80" w:type="dxa"/>
              <w:left w:w="80" w:type="dxa"/>
              <w:bottom w:w="80" w:type="dxa"/>
              <w:right w:w="80" w:type="dxa"/>
            </w:tcMar>
            <w:vAlign w:val="center"/>
          </w:tcPr>
          <w:p>
            <w:pPr>
              <w:rPr>
                <w:rFonts w:ascii="SimSun" w:hAnsi="SimSun" w:cs="SimSun"/>
                <w:color w:val="000000"/>
                <w:sz w:val="15"/>
                <w:szCs w:val="15"/>
              </w:rPr>
            </w:pPr>
            <w:r>
              <w:rPr>
                <w:rFonts w:ascii="SimSun" w:hAnsi="SimSun" w:cs="SimSun"/>
                <w:color w:val="000000"/>
                <w:sz w:val="15"/>
                <w:szCs w:val="15"/>
              </w:rPr>
              <w:t>… where x.age not in ?1</w:t>
            </w:r>
          </w:p>
        </w:tc>
      </w:tr>
    </w:tbl>
    <w:p>
      <w:pPr>
        <w:pStyle w:val="72"/>
        <w:ind w:firstLine="420" w:firstLineChars="0"/>
        <w:rPr>
          <w:rFonts w:ascii="SimSun" w:hAnsi="SimSun"/>
          <w:b/>
        </w:rPr>
      </w:pPr>
    </w:p>
    <w:p>
      <w:pPr>
        <w:pStyle w:val="72"/>
        <w:ind w:firstLine="420" w:firstLineChars="0"/>
        <w:rPr>
          <w:rFonts w:ascii="SimSun" w:hAnsi="SimSun"/>
          <w:b/>
        </w:rPr>
      </w:pPr>
      <w:r>
        <w:rPr>
          <w:rFonts w:ascii="SimSun" w:hAnsi="SimSun"/>
          <w:b/>
        </w:rPr>
        <w:t>Mapper层</w:t>
      </w:r>
      <w:r>
        <w:rPr>
          <w:rFonts w:hint="default" w:ascii="SimSun" w:hAnsi="SimSun"/>
          <w:b/>
        </w:rPr>
        <w:t>(数据库连接层)</w:t>
      </w:r>
    </w:p>
    <w:p>
      <w:pPr>
        <w:pStyle w:val="72"/>
        <w:numPr>
          <w:ilvl w:val="3"/>
          <w:numId w:val="6"/>
        </w:numPr>
        <w:ind w:firstLineChars="0"/>
        <w:rPr>
          <w:rFonts w:ascii="SimSun" w:hAnsi="SimSun"/>
        </w:rPr>
      </w:pPr>
      <w:r>
        <w:rPr>
          <w:rFonts w:hint="eastAsia" w:ascii="SimSun" w:hAnsi="SimSun"/>
        </w:rPr>
        <w:t>实体</w:t>
      </w:r>
      <w:r>
        <w:rPr>
          <w:rFonts w:ascii="SimSun" w:hAnsi="SimSun"/>
        </w:rPr>
        <w:t>命名均采用实体类名称</w:t>
      </w:r>
      <w:r>
        <w:rPr>
          <w:rFonts w:hint="eastAsia" w:ascii="SimSun" w:hAnsi="SimSun"/>
        </w:rPr>
        <w:t xml:space="preserve"> +</w:t>
      </w:r>
      <w:r>
        <w:rPr>
          <w:rFonts w:ascii="SimSun" w:hAnsi="SimSun"/>
        </w:rPr>
        <w:t xml:space="preserve"> </w:t>
      </w:r>
      <w:r>
        <w:rPr>
          <w:rFonts w:hint="eastAsia" w:ascii="SimSun" w:hAnsi="SimSun"/>
        </w:rPr>
        <w:t>Entity</w:t>
      </w:r>
      <w:r>
        <w:rPr>
          <w:rFonts w:ascii="SimSun" w:hAnsi="SimSun"/>
        </w:rPr>
        <w:t>，如：</w:t>
      </w:r>
    </w:p>
    <w:p>
      <w:pPr>
        <w:pStyle w:val="72"/>
        <w:ind w:firstLine="1080" w:firstLineChars="450"/>
        <w:rPr>
          <w:rFonts w:ascii="SimSun" w:hAnsi="SimSun"/>
        </w:rPr>
      </w:pPr>
      <w:r>
        <w:rPr>
          <w:rFonts w:hint="eastAsia" w:ascii="SimSun" w:hAnsi="SimSun"/>
        </w:rPr>
        <w:t>com.mgzf.service.模块.dao.entity.UserEntity</w:t>
      </w:r>
    </w:p>
    <w:p>
      <w:pPr>
        <w:pStyle w:val="72"/>
        <w:numPr>
          <w:ilvl w:val="3"/>
          <w:numId w:val="6"/>
        </w:numPr>
        <w:ind w:firstLineChars="0"/>
        <w:rPr>
          <w:rFonts w:ascii="SimSun" w:hAnsi="SimSun"/>
        </w:rPr>
      </w:pPr>
      <w:r>
        <w:rPr>
          <w:rFonts w:ascii="SimSun" w:hAnsi="SimSun"/>
        </w:rPr>
        <w:t>每个</w:t>
      </w:r>
      <w:r>
        <w:rPr>
          <w:rFonts w:hint="eastAsia" w:ascii="SimSun" w:hAnsi="SimSun"/>
        </w:rPr>
        <w:t>Mapper需继承BaseMapper，此类采用的泛型，如下图：</w:t>
      </w:r>
    </w:p>
    <w:p>
      <w:pPr>
        <w:pStyle w:val="72"/>
        <w:ind w:left="987" w:firstLine="0" w:firstLineChars="0"/>
        <w:rPr>
          <w:rFonts w:ascii="SimSun" w:hAnsi="SimSun"/>
        </w:rPr>
      </w:pPr>
      <w:r>
        <w:rPr>
          <w:rFonts w:hint="eastAsia" w:ascii="SimSun" w:hAnsi="SimSun"/>
        </w:rPr>
        <w:t>public interface UserMapper extends BaseMapper&lt;UserEntity&gt;;</w:t>
      </w:r>
    </w:p>
    <w:p>
      <w:pPr>
        <w:pStyle w:val="72"/>
        <w:numPr>
          <w:ilvl w:val="3"/>
          <w:numId w:val="6"/>
        </w:numPr>
        <w:ind w:firstLineChars="0"/>
        <w:rPr>
          <w:rFonts w:ascii="SimSun" w:hAnsi="SimSun"/>
        </w:rPr>
      </w:pPr>
      <w:r>
        <w:rPr>
          <w:rFonts w:hint="eastAsia" w:ascii="SimSun" w:hAnsi="SimSun"/>
        </w:rPr>
        <w:t>xml统一存放于与mapper相同的包结构目录：</w:t>
      </w:r>
    </w:p>
    <w:p>
      <w:pPr>
        <w:pStyle w:val="72"/>
        <w:ind w:left="987" w:firstLine="0" w:firstLineChars="0"/>
        <w:rPr>
          <w:rFonts w:ascii="SimSun" w:hAnsi="SimSun"/>
        </w:rPr>
      </w:pPr>
      <w:r>
        <w:rPr>
          <w:rFonts w:hint="eastAsia" w:ascii="SimSun" w:hAnsi="SimSun"/>
        </w:rPr>
        <w:t>com.mgzf.service.模块.dao.mapper.userMapper.xml</w:t>
      </w:r>
    </w:p>
    <w:p>
      <w:pPr>
        <w:pStyle w:val="72"/>
        <w:numPr>
          <w:ilvl w:val="3"/>
          <w:numId w:val="6"/>
        </w:numPr>
        <w:ind w:firstLineChars="0"/>
        <w:rPr>
          <w:rFonts w:ascii="SimSun" w:hAnsi="SimSun"/>
        </w:rPr>
      </w:pPr>
      <w:r>
        <w:rPr>
          <w:rFonts w:hint="eastAsia" w:ascii="SimSun" w:hAnsi="SimSun"/>
        </w:rPr>
        <w:t>mapper命名均采用</w:t>
      </w:r>
      <w:r>
        <w:rPr>
          <w:rFonts w:ascii="SimSun" w:hAnsi="SimSun"/>
        </w:rPr>
        <w:t>实体类名称</w:t>
      </w:r>
      <w:r>
        <w:rPr>
          <w:rFonts w:hint="eastAsia" w:ascii="SimSun" w:hAnsi="SimSun"/>
        </w:rPr>
        <w:t>(第一个字母小写) +</w:t>
      </w:r>
      <w:r>
        <w:rPr>
          <w:rFonts w:ascii="SimSun" w:hAnsi="SimSun"/>
        </w:rPr>
        <w:t xml:space="preserve"> Mapper，如：</w:t>
      </w:r>
    </w:p>
    <w:p>
      <w:pPr>
        <w:pStyle w:val="72"/>
        <w:ind w:firstLine="1080" w:firstLineChars="450"/>
        <w:rPr>
          <w:rFonts w:ascii="SimSun" w:hAnsi="SimSun"/>
        </w:rPr>
      </w:pPr>
      <w:r>
        <w:rPr>
          <w:rFonts w:hint="eastAsia" w:ascii="SimSun" w:hAnsi="SimSun"/>
        </w:rPr>
        <w:t>com.mgzf.service.模块.dao.mapper.userMapper.java;</w:t>
      </w:r>
    </w:p>
    <w:p>
      <w:pPr>
        <w:pStyle w:val="72"/>
        <w:numPr>
          <w:ilvl w:val="3"/>
          <w:numId w:val="6"/>
        </w:numPr>
        <w:ind w:firstLineChars="0"/>
        <w:rPr>
          <w:rFonts w:ascii="SimSun" w:hAnsi="SimSun"/>
        </w:rPr>
      </w:pPr>
      <w:r>
        <w:rPr>
          <w:rFonts w:ascii="SimSun" w:hAnsi="SimSun"/>
        </w:rPr>
        <w:t>每个</w:t>
      </w:r>
      <w:r>
        <w:rPr>
          <w:rFonts w:hint="eastAsia" w:ascii="SimSun" w:hAnsi="SimSun"/>
        </w:rPr>
        <w:t>Xml在生成的时候会存在一个“BaseResultMap”，此Result</w:t>
      </w:r>
      <w:r>
        <w:rPr>
          <w:rFonts w:ascii="SimSun" w:hAnsi="SimSun"/>
        </w:rPr>
        <w:t>Map为基础</w:t>
      </w:r>
      <w:r>
        <w:rPr>
          <w:rFonts w:hint="eastAsia" w:ascii="SimSun" w:hAnsi="SimSun"/>
        </w:rPr>
        <w:t>Map，禁止在其加入其它和数据库表字段不对应的属性，如图：</w:t>
      </w:r>
    </w:p>
    <w:p>
      <w:pPr>
        <w:shd w:val="clear" w:color="auto" w:fill="FFFFFF"/>
        <w:autoSpaceDE w:val="0"/>
        <w:autoSpaceDN w:val="0"/>
        <w:adjustRightInd w:val="0"/>
        <w:ind w:left="987" w:firstLine="0" w:firstLineChars="0"/>
        <w:rPr>
          <w:rFonts w:ascii="SimSun" w:hAnsi="SimSun"/>
        </w:rPr>
      </w:pPr>
      <w:r>
        <w:rPr>
          <w:rFonts w:ascii="SimSun" w:hAnsi="SimSun" w:cs="??"/>
          <w:sz w:val="18"/>
          <w:szCs w:val="18"/>
          <w:shd w:val="clear" w:color="auto" w:fill="EFEFEF"/>
        </w:rPr>
        <w:t>&lt;</w:t>
      </w:r>
      <w:r>
        <w:rPr>
          <w:rFonts w:ascii="SimSun" w:hAnsi="SimSun" w:cs="??"/>
          <w:b/>
          <w:bCs/>
          <w:color w:val="000080"/>
          <w:sz w:val="18"/>
          <w:szCs w:val="18"/>
          <w:shd w:val="clear" w:color="auto" w:fill="EFEFEF"/>
        </w:rPr>
        <w:t xml:space="preserve">resultMap </w:t>
      </w:r>
      <w:r>
        <w:rPr>
          <w:rFonts w:ascii="SimSun" w:hAnsi="SimSun" w:cs="??"/>
          <w:b/>
          <w:bCs/>
          <w:color w:val="0000FF"/>
          <w:sz w:val="18"/>
          <w:szCs w:val="18"/>
          <w:shd w:val="clear" w:color="auto" w:fill="EFEFEF"/>
        </w:rPr>
        <w:t>id</w:t>
      </w:r>
      <w:r>
        <w:rPr>
          <w:rFonts w:ascii="SimSun" w:hAnsi="SimSun" w:cs="??"/>
          <w:b/>
          <w:bCs/>
          <w:color w:val="008000"/>
          <w:sz w:val="18"/>
          <w:szCs w:val="18"/>
          <w:shd w:val="clear" w:color="auto" w:fill="EFEFEF"/>
        </w:rPr>
        <w:t xml:space="preserve">="BaseResultMap" </w:t>
      </w:r>
      <w:r>
        <w:rPr>
          <w:rFonts w:ascii="SimSun" w:hAnsi="SimSun" w:cs="??"/>
          <w:b/>
          <w:bCs/>
          <w:color w:val="0000FF"/>
          <w:sz w:val="18"/>
          <w:szCs w:val="18"/>
          <w:shd w:val="clear" w:color="auto" w:fill="EFEFEF"/>
        </w:rPr>
        <w:t>type</w:t>
      </w:r>
      <w:r>
        <w:rPr>
          <w:rFonts w:ascii="SimSun" w:hAnsi="SimSun" w:cs="??"/>
          <w:b/>
          <w:bCs/>
          <w:color w:val="008000"/>
          <w:sz w:val="18"/>
          <w:szCs w:val="18"/>
          <w:shd w:val="clear" w:color="auto" w:fill="EFEFEF"/>
        </w:rPr>
        <w:t>="map"</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="income"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="income"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="shouldIncome"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="shouldIncome"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="owedIncome"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="owedIncome"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="outcome"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="outcome"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="shouldOutcome"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="shouldOutcome"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="owedOutcome"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="owedOutcome"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="date"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="date"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="TIMESTAMP"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="totalAmount"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="totalAmount"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="totalPartPayAmount"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="totalPartPayAmount"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="DECIMAL" </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rPr>
        <w:tab/>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 xml:space="preserve">result </w:t>
      </w:r>
      <w:r>
        <w:rPr>
          <w:rFonts w:ascii="SimSun" w:hAnsi="SimSun" w:cs="??"/>
          <w:b/>
          <w:bCs/>
          <w:color w:val="0000FF"/>
          <w:sz w:val="18"/>
          <w:szCs w:val="18"/>
          <w:shd w:val="clear" w:color="auto" w:fill="EFEFEF"/>
        </w:rPr>
        <w:t>column</w:t>
      </w:r>
      <w:r>
        <w:rPr>
          <w:rFonts w:ascii="SimSun" w:hAnsi="SimSun" w:cs="??"/>
          <w:b/>
          <w:bCs/>
          <w:color w:val="008000"/>
          <w:sz w:val="18"/>
          <w:szCs w:val="18"/>
          <w:shd w:val="clear" w:color="auto" w:fill="EFEFEF"/>
        </w:rPr>
        <w:t xml:space="preserve">="partPayBillCount" </w:t>
      </w:r>
      <w:r>
        <w:rPr>
          <w:rFonts w:ascii="SimSun" w:hAnsi="SimSun" w:cs="??"/>
          <w:b/>
          <w:bCs/>
          <w:color w:val="0000FF"/>
          <w:sz w:val="18"/>
          <w:szCs w:val="18"/>
          <w:shd w:val="clear" w:color="auto" w:fill="EFEFEF"/>
        </w:rPr>
        <w:t>property</w:t>
      </w:r>
      <w:r>
        <w:rPr>
          <w:rFonts w:ascii="SimSun" w:hAnsi="SimSun" w:cs="??"/>
          <w:b/>
          <w:bCs/>
          <w:color w:val="008000"/>
          <w:sz w:val="18"/>
          <w:szCs w:val="18"/>
          <w:shd w:val="clear" w:color="auto" w:fill="EFEFEF"/>
        </w:rPr>
        <w:t xml:space="preserve">="partPayBillCount" </w:t>
      </w:r>
      <w:r>
        <w:rPr>
          <w:rFonts w:ascii="SimSun" w:hAnsi="SimSun" w:cs="??"/>
          <w:b/>
          <w:bCs/>
          <w:color w:val="0000FF"/>
          <w:sz w:val="18"/>
          <w:szCs w:val="18"/>
          <w:shd w:val="clear" w:color="auto" w:fill="EFEFEF"/>
        </w:rPr>
        <w:t>jdbcType</w:t>
      </w:r>
      <w:r>
        <w:rPr>
          <w:rFonts w:ascii="SimSun" w:hAnsi="SimSun" w:cs="??"/>
          <w:b/>
          <w:bCs/>
          <w:color w:val="008000"/>
          <w:sz w:val="18"/>
          <w:szCs w:val="18"/>
          <w:shd w:val="clear" w:color="auto" w:fill="EFEFEF"/>
        </w:rPr>
        <w:t xml:space="preserve">="INTEGER" </w:t>
      </w:r>
      <w:r>
        <w:rPr>
          <w:rFonts w:ascii="SimSun" w:hAnsi="SimSun" w:cs="??"/>
          <w:b/>
          <w:bCs/>
          <w:color w:val="0000FF"/>
          <w:sz w:val="18"/>
          <w:szCs w:val="18"/>
          <w:shd w:val="clear" w:color="auto" w:fill="EFEFEF"/>
        </w:rPr>
        <w:t>javaType</w:t>
      </w:r>
      <w:r>
        <w:rPr>
          <w:rFonts w:ascii="SimSun" w:hAnsi="SimSun" w:cs="??"/>
          <w:b/>
          <w:bCs/>
          <w:color w:val="008000"/>
          <w:sz w:val="18"/>
          <w:szCs w:val="18"/>
          <w:shd w:val="clear" w:color="auto" w:fill="EFEFEF"/>
        </w:rPr>
        <w:t>="int"</w:t>
      </w:r>
      <w:r>
        <w:rPr>
          <w:rFonts w:ascii="SimSun" w:hAnsi="SimSun" w:cs="??"/>
          <w:color w:val="000000"/>
          <w:sz w:val="18"/>
          <w:szCs w:val="18"/>
          <w:shd w:val="clear" w:color="auto" w:fill="EFEFEF"/>
        </w:rPr>
        <w:t>/&gt;</w:t>
      </w:r>
      <w:r>
        <w:rPr>
          <w:rFonts w:ascii="SimSun" w:hAnsi="SimSun" w:cs="??"/>
          <w:color w:val="000000"/>
          <w:sz w:val="18"/>
          <w:szCs w:val="18"/>
        </w:rPr>
        <w:br w:type="textWrapping"/>
      </w:r>
      <w:r>
        <w:rPr>
          <w:rFonts w:ascii="SimSun" w:hAnsi="SimSun" w:cs="??"/>
          <w:color w:val="000000"/>
          <w:sz w:val="18"/>
          <w:szCs w:val="18"/>
          <w:shd w:val="clear" w:color="auto" w:fill="EFEFEF"/>
        </w:rPr>
        <w:t>&lt;/</w:t>
      </w:r>
      <w:r>
        <w:rPr>
          <w:rFonts w:ascii="SimSun" w:hAnsi="SimSun" w:cs="??"/>
          <w:b/>
          <w:bCs/>
          <w:color w:val="000080"/>
          <w:sz w:val="18"/>
          <w:szCs w:val="18"/>
          <w:shd w:val="clear" w:color="auto" w:fill="EFEFEF"/>
        </w:rPr>
        <w:t>resultMap</w:t>
      </w:r>
      <w:r>
        <w:rPr>
          <w:rFonts w:ascii="SimSun" w:hAnsi="SimSun" w:cs="??"/>
          <w:color w:val="000000"/>
          <w:sz w:val="18"/>
          <w:szCs w:val="18"/>
          <w:shd w:val="clear" w:color="auto" w:fill="EFEFEF"/>
        </w:rPr>
        <w:t>&gt;</w:t>
      </w:r>
    </w:p>
    <w:p>
      <w:pPr>
        <w:pStyle w:val="72"/>
        <w:numPr>
          <w:ilvl w:val="3"/>
          <w:numId w:val="6"/>
        </w:numPr>
        <w:ind w:firstLine="405" w:firstLineChars="0"/>
        <w:rPr>
          <w:rFonts w:ascii="SimSun" w:hAnsi="SimSun"/>
          <w:b/>
        </w:rPr>
      </w:pPr>
      <w:r>
        <w:rPr>
          <w:rFonts w:hint="default" w:ascii="SimSun" w:hAnsi="SimSun"/>
          <w:b/>
        </w:rPr>
        <w:t>mapper</w:t>
      </w:r>
      <w:r>
        <w:rPr>
          <w:rFonts w:hint="default" w:ascii="SimSun" w:hAnsi="SimSun"/>
        </w:rPr>
        <w:t>所有</w:t>
      </w:r>
      <w:r>
        <w:rPr>
          <w:rFonts w:hint="default" w:ascii="SimSun" w:hAnsi="SimSun"/>
          <w:b/>
        </w:rPr>
        <w:t>更新接口必须返回long类型</w:t>
      </w:r>
    </w:p>
    <w:p>
      <w:pPr>
        <w:pStyle w:val="72"/>
        <w:numPr>
          <w:ilvl w:val="3"/>
          <w:numId w:val="6"/>
        </w:numPr>
        <w:ind w:firstLine="405" w:firstLineChars="0"/>
        <w:rPr>
          <w:rFonts w:ascii="SimSun" w:hAnsi="SimSun"/>
          <w:b/>
        </w:rPr>
      </w:pPr>
      <w:r>
        <w:rPr>
          <w:rFonts w:hint="default" w:ascii="SimSun" w:hAnsi="SimSun"/>
          <w:b/>
        </w:rPr>
        <w:t>dao 类统一采用 模块+daoImpl 命名放在impl包下：</w:t>
      </w:r>
    </w:p>
    <w:p>
      <w:pPr>
        <w:pStyle w:val="72"/>
        <w:ind w:firstLine="1080" w:firstLineChars="450"/>
        <w:rPr>
          <w:rFonts w:hint="eastAsia" w:ascii="SimSun" w:hAnsi="SimSun"/>
        </w:rPr>
      </w:pPr>
      <w:r>
        <w:rPr>
          <w:rFonts w:hint="eastAsia" w:ascii="SimSun" w:hAnsi="SimSun"/>
        </w:rPr>
        <w:t>com.mgzf.模块.dao.impl.UserDaoImpl.java;</w:t>
      </w:r>
    </w:p>
    <w:p>
      <w:pPr>
        <w:pStyle w:val="72"/>
        <w:ind w:firstLine="1080" w:firstLineChars="450"/>
        <w:rPr>
          <w:rFonts w:hint="eastAsia" w:ascii="SimSun" w:hAnsi="SimSun"/>
        </w:rPr>
      </w:pPr>
    </w:p>
    <w:p>
      <w:pPr>
        <w:pStyle w:val="3"/>
      </w:pPr>
      <w:bookmarkStart w:id="100" w:name="_Toc285639892"/>
      <w:bookmarkStart w:id="101" w:name="_Toc735071292"/>
      <w:bookmarkStart w:id="102" w:name="_Toc1503169591"/>
      <w:bookmarkStart w:id="103" w:name="_Toc495785656"/>
      <w:bookmarkStart w:id="104" w:name="_Toc2032295173"/>
      <w:bookmarkStart w:id="105" w:name="_Toc904747738"/>
      <w:bookmarkStart w:id="106" w:name="_Toc1219869542"/>
      <w:r>
        <w:rPr>
          <w:rFonts w:hint="eastAsia"/>
        </w:rPr>
        <w:t>常量</w:t>
      </w:r>
      <w:r>
        <w:rPr>
          <w:rFonts w:hint="default"/>
        </w:rPr>
        <w:t>与枚举</w:t>
      </w:r>
      <w:r>
        <w:rPr>
          <w:rFonts w:hint="eastAsia"/>
        </w:rPr>
        <w:t>定义</w:t>
      </w:r>
      <w:bookmarkEnd w:id="100"/>
      <w:bookmarkEnd w:id="101"/>
      <w:bookmarkEnd w:id="102"/>
      <w:bookmarkEnd w:id="103"/>
      <w:bookmarkEnd w:id="104"/>
      <w:bookmarkEnd w:id="105"/>
      <w:bookmarkEnd w:id="106"/>
    </w:p>
    <w:p>
      <w:pPr>
        <w:numPr>
          <w:ilvl w:val="0"/>
          <w:numId w:val="7"/>
        </w:numPr>
        <w:rPr>
          <w:lang w:val="zh-CN" w:eastAsia="zh-CN"/>
        </w:rPr>
      </w:pPr>
      <w:r>
        <w:rPr>
          <w:rFonts w:hint="eastAsia"/>
          <w:lang w:val="zh-CN" w:eastAsia="zh-CN"/>
        </w:rPr>
        <w:t>【强制】</w:t>
      </w:r>
      <w:r>
        <w:rPr>
          <w:rFonts w:hint="eastAsia"/>
        </w:rPr>
        <w:t>【</w:t>
      </w:r>
      <w:r>
        <w:rPr>
          <w:rFonts w:hint="eastAsia"/>
          <w:lang w:val="en-US" w:eastAsia="zh-CN"/>
        </w:rPr>
        <w:t>hook</w:t>
      </w:r>
      <w:r>
        <w:rPr>
          <w:rFonts w:hint="eastAsia"/>
        </w:rPr>
        <w:t>】</w:t>
      </w:r>
      <w:r>
        <w:rPr>
          <w:rFonts w:hint="eastAsia"/>
          <w:lang w:val="zh-CN" w:eastAsia="zh-CN"/>
        </w:rPr>
        <w:t xml:space="preserve">不允许任何魔法值(即未经定义的常量)直接出现在代码中。 </w:t>
      </w:r>
    </w:p>
    <w:p>
      <w:pPr>
        <w:ind w:firstLine="420"/>
      </w:pPr>
      <w:r>
        <w:rPr>
          <w:rFonts w:hint="eastAsia"/>
          <w:color w:val="FF0000"/>
        </w:rPr>
        <w:t>反例:</w:t>
      </w:r>
      <w:r>
        <w:rPr>
          <w:rFonts w:hint="eastAsia"/>
        </w:rPr>
        <w:t>String key = "Id#taobao_" + tradeId;</w:t>
      </w:r>
    </w:p>
    <w:p>
      <w:pPr>
        <w:ind w:left="840"/>
      </w:pPr>
      <w:r>
        <w:rPr>
          <w:lang w:val="zh-CN" w:eastAsia="zh-CN"/>
        </w:rPr>
        <w:t>cache.put(key, value);</w:t>
      </w:r>
    </w:p>
    <w:p>
      <w:pPr>
        <w:numPr>
          <w:ilvl w:val="0"/>
          <w:numId w:val="7"/>
        </w:numPr>
        <w:rPr>
          <w:lang w:val="zh-CN" w:eastAsia="zh-CN"/>
        </w:rPr>
      </w:pPr>
      <w:r>
        <w:rPr>
          <w:rFonts w:hint="eastAsia"/>
          <w:lang w:val="zh-CN" w:eastAsia="zh-CN"/>
        </w:rPr>
        <w:t>【强制】</w:t>
      </w:r>
      <w:r>
        <w:rPr>
          <w:rFonts w:hint="eastAsia"/>
        </w:rPr>
        <w:t>【</w:t>
      </w:r>
      <w:r>
        <w:rPr>
          <w:rFonts w:hint="eastAsia"/>
          <w:lang w:val="en-US" w:eastAsia="zh-CN"/>
        </w:rPr>
        <w:t>hook</w:t>
      </w:r>
      <w:r>
        <w:rPr>
          <w:rFonts w:hint="eastAsia"/>
        </w:rPr>
        <w:t>】</w:t>
      </w:r>
      <w:r>
        <w:rPr>
          <w:rFonts w:hint="eastAsia"/>
          <w:lang w:val="zh-CN" w:eastAsia="zh-CN"/>
        </w:rPr>
        <w:t>long 或者 Long 初始赋值时，使用大写的 L，不能是小写的 l，小写容易跟数字 1 混 淆，造成误解。</w:t>
      </w:r>
    </w:p>
    <w:p>
      <w:pPr>
        <w:ind w:left="420"/>
      </w:pPr>
      <w:r>
        <w:rPr>
          <w:rFonts w:hint="eastAsia"/>
          <w:color w:val="BF8F00"/>
        </w:rPr>
        <w:t>说明:</w:t>
      </w:r>
      <w:r>
        <w:rPr>
          <w:rFonts w:hint="eastAsia"/>
        </w:rPr>
        <w:t>Long a = 2l; 写的是数字的 21，还是 Long 型的 2?</w:t>
      </w:r>
    </w:p>
    <w:p>
      <w:pPr>
        <w:numPr>
          <w:ilvl w:val="0"/>
          <w:numId w:val="7"/>
        </w:numPr>
        <w:rPr>
          <w:lang w:val="zh-CN" w:eastAsia="zh-CN"/>
        </w:rPr>
      </w:pPr>
      <w:r>
        <w:rPr>
          <w:rFonts w:hint="eastAsia"/>
          <w:lang w:val="zh-CN" w:eastAsia="zh-CN"/>
        </w:rPr>
        <w:t>【强制】不要使用一个常量类维护所有常量，按常量功能进行归类，分开维护。</w:t>
      </w:r>
    </w:p>
    <w:p>
      <w:pPr>
        <w:ind w:firstLine="420"/>
      </w:pPr>
      <w:r>
        <w:rPr>
          <w:rFonts w:hint="eastAsia"/>
          <w:color w:val="BF8F00"/>
        </w:rPr>
        <w:t>说明:</w:t>
      </w:r>
      <w:r>
        <w:rPr>
          <w:rFonts w:hint="eastAsia"/>
        </w:rPr>
        <w:t xml:space="preserve">大而全的常量类，非得使用查找功能才能定位到修改的常量，不利于理解和维护。 </w:t>
      </w:r>
    </w:p>
    <w:p>
      <w:pPr>
        <w:ind w:firstLine="420"/>
      </w:pPr>
      <w:r>
        <w:rPr>
          <w:rFonts w:hint="eastAsia"/>
          <w:color w:val="00B050"/>
        </w:rPr>
        <w:t>正例:</w:t>
      </w:r>
      <w:r>
        <w:rPr>
          <w:rFonts w:hint="eastAsia"/>
        </w:rPr>
        <w:t>缓存相关常量放在类 CacheConsts 下;系统配置相关常量放在类 ConfigConsts 下。</w:t>
      </w:r>
    </w:p>
    <w:p>
      <w:pPr>
        <w:numPr>
          <w:ilvl w:val="0"/>
          <w:numId w:val="7"/>
        </w:numPr>
        <w:rPr>
          <w:lang w:val="zh-CN" w:eastAsia="zh-CN"/>
        </w:rPr>
      </w:pPr>
      <w:r>
        <w:rPr>
          <w:rFonts w:hint="eastAsia"/>
          <w:lang w:val="zh-CN" w:eastAsia="zh-CN"/>
        </w:rPr>
        <w:t>【推荐】常量的复用层次有五层:跨应用共享常量、应用内共享常量、子工程内共享常量、包 内共享常量、类内共享常量。</w:t>
      </w:r>
    </w:p>
    <w:p>
      <w:pPr>
        <w:numPr>
          <w:ilvl w:val="0"/>
          <w:numId w:val="8"/>
        </w:numPr>
      </w:pPr>
      <w:r>
        <w:rPr>
          <w:rFonts w:hint="eastAsia"/>
        </w:rPr>
        <w:t xml:space="preserve">跨应用共享常量:放置在二方库中，通常是client.jar中的constant目录下。 </w:t>
      </w:r>
    </w:p>
    <w:p>
      <w:pPr>
        <w:numPr>
          <w:ilvl w:val="0"/>
          <w:numId w:val="8"/>
        </w:numPr>
      </w:pPr>
      <w:r>
        <w:rPr>
          <w:rFonts w:hint="eastAsia"/>
        </w:rPr>
        <w:t>应用内共享常量:放置在一方库中，通常是modules中的constant目录下。</w:t>
      </w:r>
    </w:p>
    <w:p>
      <w:pPr>
        <w:ind w:firstLine="420"/>
      </w:pPr>
      <w:r>
        <w:rPr>
          <w:rFonts w:hint="eastAsia"/>
          <w:color w:val="FF0000"/>
        </w:rPr>
        <w:t>反例:</w:t>
      </w:r>
      <w:r>
        <w:rPr>
          <w:rFonts w:hint="eastAsia"/>
        </w:rPr>
        <w:t>易懂变量也要统一定义成应用内共享常量，两位攻城师在两个类中分别定义了表示 “是”的变量:</w:t>
      </w:r>
    </w:p>
    <w:p>
      <w:pPr>
        <w:ind w:firstLine="420"/>
      </w:pPr>
      <w:r>
        <w:rPr>
          <w:rFonts w:hint="eastAsia"/>
        </w:rPr>
        <w:t>类 A 中:public static final String YES = "yes";</w:t>
      </w:r>
    </w:p>
    <w:p>
      <w:pPr>
        <w:ind w:firstLine="420"/>
      </w:pPr>
      <w:r>
        <w:rPr>
          <w:rFonts w:hint="eastAsia"/>
        </w:rPr>
        <w:t>类 B 中:public static final String YES = "y"; A.YES.equals(B.YES)，预期是 true，但实际返回为 false，导致线上问题。</w:t>
      </w:r>
    </w:p>
    <w:p>
      <w:pPr>
        <w:numPr>
          <w:ilvl w:val="0"/>
          <w:numId w:val="8"/>
        </w:numPr>
      </w:pPr>
      <w:r>
        <w:rPr>
          <w:rFonts w:hint="eastAsia"/>
        </w:rPr>
        <w:t>子工程内部共享常量:即在当前子工程的constant目录下。</w:t>
      </w:r>
    </w:p>
    <w:p>
      <w:pPr>
        <w:numPr>
          <w:ilvl w:val="0"/>
          <w:numId w:val="8"/>
        </w:numPr>
      </w:pPr>
      <w:r>
        <w:rPr>
          <w:rFonts w:hint="eastAsia"/>
        </w:rPr>
        <w:t>包内共享常量:即在当前包下单独的constant目录下。</w:t>
      </w:r>
    </w:p>
    <w:p>
      <w:pPr>
        <w:numPr>
          <w:ilvl w:val="0"/>
          <w:numId w:val="8"/>
        </w:numPr>
      </w:pPr>
      <w:r>
        <w:rPr>
          <w:rFonts w:hint="eastAsia"/>
        </w:rPr>
        <w:t>类内共享常量:直接在类内部private static final定义。</w:t>
      </w:r>
    </w:p>
    <w:p>
      <w:pPr>
        <w:numPr>
          <w:ilvl w:val="0"/>
          <w:numId w:val="7"/>
        </w:numPr>
        <w:rPr>
          <w:lang w:val="zh-CN" w:eastAsia="zh-CN"/>
        </w:rPr>
      </w:pPr>
      <w:r>
        <w:rPr>
          <w:rFonts w:hint="eastAsia"/>
          <w:lang w:val="zh-CN" w:eastAsia="zh-CN"/>
        </w:rPr>
        <w:t>【推荐】如果变量值仅在一个范围内变化，且带有名称之外的延伸属性，定义为枚举类。下面 正例中的数字就是延伸信息，表示星期几。</w:t>
      </w:r>
    </w:p>
    <w:p>
      <w:pPr>
        <w:ind w:firstLine="420"/>
        <w:rPr>
          <w:rFonts w:hint="eastAsia"/>
        </w:rPr>
      </w:pPr>
      <w:r>
        <w:rPr>
          <w:rFonts w:hint="eastAsia"/>
          <w:color w:val="538135"/>
        </w:rPr>
        <w:t>正例:</w:t>
      </w:r>
      <w:r>
        <w:rPr>
          <w:rFonts w:hint="eastAsia"/>
        </w:rPr>
        <w:t>public Enum { MONDAY(1), TUESDAY(2), WEDNESDAY(3), THURSDAY(4), FRIDAY(5), SATURDAY(6), SUNDAY(7);}</w:t>
      </w:r>
    </w:p>
    <w:p>
      <w:pPr>
        <w:numPr>
          <w:ilvl w:val="0"/>
          <w:numId w:val="7"/>
        </w:numPr>
        <w:rPr>
          <w:rFonts w:hint="eastAsia" w:ascii="Times New Roman" w:hAnsi="Times New Roman"/>
          <w:lang w:val="zh-CN"/>
        </w:rPr>
      </w:pPr>
      <w:r>
        <w:rPr>
          <w:rFonts w:hint="default"/>
        </w:rPr>
        <w:t>【强制】</w:t>
      </w:r>
      <w:r>
        <w:rPr>
          <w:rFonts w:hint="eastAsia" w:ascii="Times New Roman" w:hAnsi="Times New Roman"/>
          <w:lang w:val="zh-CN"/>
        </w:rPr>
        <w:t>模块内部使用，或者非公共的枚举放到自己模块内部。</w:t>
      </w:r>
    </w:p>
    <w:p>
      <w:pPr>
        <w:ind w:firstLine="420"/>
        <w:rPr>
          <w:rFonts w:hint="eastAsia"/>
        </w:rPr>
      </w:pPr>
    </w:p>
    <w:p>
      <w:pPr>
        <w:pStyle w:val="3"/>
      </w:pPr>
      <w:bookmarkStart w:id="107" w:name="_Toc6274365"/>
      <w:bookmarkStart w:id="108" w:name="_Toc1847926949"/>
      <w:bookmarkStart w:id="109" w:name="_Toc1096733375"/>
      <w:bookmarkStart w:id="110" w:name="_Toc534150208"/>
      <w:bookmarkStart w:id="111" w:name="_Toc206553947"/>
      <w:bookmarkStart w:id="112" w:name="_Toc495785657"/>
      <w:bookmarkStart w:id="113" w:name="_Toc1441095421"/>
      <w:r>
        <w:rPr>
          <w:rFonts w:hint="eastAsia"/>
        </w:rPr>
        <w:t>代码格式</w:t>
      </w:r>
      <w:bookmarkEnd w:id="107"/>
      <w:bookmarkEnd w:id="108"/>
      <w:bookmarkEnd w:id="109"/>
      <w:bookmarkEnd w:id="110"/>
      <w:bookmarkEnd w:id="111"/>
      <w:bookmarkEnd w:id="112"/>
      <w:bookmarkEnd w:id="113"/>
    </w:p>
    <w:p>
      <w:pPr>
        <w:numPr>
          <w:ilvl w:val="0"/>
          <w:numId w:val="9"/>
        </w:numPr>
        <w:rPr>
          <w:lang w:val="zh-CN" w:eastAsia="zh-CN"/>
        </w:rPr>
      </w:pPr>
      <w:r>
        <w:rPr>
          <w:rFonts w:hint="eastAsia"/>
          <w:lang w:val="zh-CN" w:eastAsia="zh-CN"/>
        </w:rPr>
        <w:t>【强制】大括号的使用约定。如果是大括号内为空，则简洁地写成{}即可，不需要换行;如果 是非空代码块则:</w:t>
      </w:r>
    </w:p>
    <w:p>
      <w:pPr>
        <w:numPr>
          <w:ilvl w:val="0"/>
          <w:numId w:val="10"/>
        </w:numPr>
        <w:rPr>
          <w:lang w:val="zh-CN" w:eastAsia="zh-CN"/>
        </w:rPr>
      </w:pPr>
      <w:r>
        <w:rPr>
          <w:rFonts w:hint="eastAsia"/>
          <w:lang w:val="zh-CN" w:eastAsia="zh-CN"/>
        </w:rPr>
        <w:t>左大括号前不换行。</w:t>
      </w:r>
    </w:p>
    <w:p>
      <w:pPr>
        <w:numPr>
          <w:ilvl w:val="0"/>
          <w:numId w:val="10"/>
        </w:numPr>
        <w:rPr>
          <w:lang w:val="zh-CN" w:eastAsia="zh-CN"/>
        </w:rPr>
      </w:pPr>
      <w:r>
        <w:rPr>
          <w:rFonts w:hint="eastAsia"/>
          <w:lang w:val="zh-CN" w:eastAsia="zh-CN"/>
        </w:rPr>
        <w:t>左大括号后换行。</w:t>
      </w:r>
    </w:p>
    <w:p>
      <w:pPr>
        <w:numPr>
          <w:ilvl w:val="0"/>
          <w:numId w:val="10"/>
        </w:numPr>
        <w:rPr>
          <w:lang w:val="zh-CN" w:eastAsia="zh-CN"/>
        </w:rPr>
      </w:pPr>
      <w:r>
        <w:rPr>
          <w:rFonts w:hint="eastAsia"/>
          <w:lang w:val="zh-CN" w:eastAsia="zh-CN"/>
        </w:rPr>
        <w:t>右大括号前换行。</w:t>
      </w:r>
    </w:p>
    <w:p>
      <w:pPr>
        <w:numPr>
          <w:ilvl w:val="0"/>
          <w:numId w:val="10"/>
        </w:numPr>
        <w:rPr>
          <w:lang w:val="zh-CN" w:eastAsia="zh-CN"/>
        </w:rPr>
      </w:pPr>
      <w:r>
        <w:rPr>
          <w:rFonts w:hint="eastAsia"/>
          <w:lang w:val="zh-CN" w:eastAsia="zh-CN"/>
        </w:rPr>
        <w:t>右大括号后还有else等代码则不换行;表示终止的右大括号后必须换行。</w:t>
      </w:r>
    </w:p>
    <w:p>
      <w:pPr>
        <w:numPr>
          <w:ilvl w:val="0"/>
          <w:numId w:val="9"/>
        </w:numPr>
        <w:rPr>
          <w:lang w:val="zh-CN" w:eastAsia="zh-CN"/>
        </w:rPr>
      </w:pPr>
      <w:r>
        <w:rPr>
          <w:rFonts w:hint="eastAsia"/>
          <w:lang w:val="zh-CN" w:eastAsia="zh-CN"/>
        </w:rPr>
        <w:t>【强制】 左小括号和字符之间不出现空格;同样，右小括号和字符之间也不出现空格。详见 第 5 条下方正例 示。</w:t>
      </w:r>
    </w:p>
    <w:p>
      <w:pPr>
        <w:ind w:firstLine="420"/>
        <w:rPr>
          <w:lang w:val="zh-CN"/>
        </w:rPr>
      </w:pPr>
      <w:r>
        <w:rPr>
          <w:rFonts w:hint="eastAsia"/>
          <w:color w:val="FF0000"/>
          <w:lang w:val="zh-CN" w:eastAsia="zh-CN"/>
        </w:rPr>
        <w:t>反例:</w:t>
      </w:r>
      <w:r>
        <w:rPr>
          <w:rFonts w:hint="eastAsia"/>
          <w:lang w:val="zh-CN" w:eastAsia="zh-CN"/>
        </w:rPr>
        <w:t>if (空格a == b空格)</w:t>
      </w:r>
    </w:p>
    <w:p>
      <w:pPr>
        <w:numPr>
          <w:ilvl w:val="0"/>
          <w:numId w:val="9"/>
        </w:numPr>
        <w:rPr>
          <w:lang w:val="zh-CN"/>
        </w:rPr>
      </w:pPr>
      <w:r>
        <w:rPr>
          <w:rFonts w:hint="eastAsia"/>
          <w:lang w:val="zh-CN"/>
        </w:rPr>
        <w:t>【强制】if/for/while/switch/do 等保留字与括号之间都必须加空格。</w:t>
      </w:r>
    </w:p>
    <w:p>
      <w:pPr>
        <w:numPr>
          <w:ilvl w:val="0"/>
          <w:numId w:val="9"/>
        </w:numPr>
        <w:rPr>
          <w:lang w:val="zh-CN"/>
        </w:rPr>
      </w:pPr>
      <w:r>
        <w:rPr>
          <w:rFonts w:hint="eastAsia"/>
          <w:lang w:val="zh-CN"/>
        </w:rPr>
        <w:t>【强制】任何二目、三目运算符的左右两边都需要加一个空格。</w:t>
      </w:r>
    </w:p>
    <w:p>
      <w:pPr>
        <w:ind w:firstLine="420"/>
        <w:rPr>
          <w:lang w:val="zh-CN"/>
        </w:rPr>
      </w:pPr>
      <w:r>
        <w:rPr>
          <w:rFonts w:hint="eastAsia"/>
          <w:color w:val="ED7D31"/>
          <w:lang w:val="zh-CN"/>
        </w:rPr>
        <w:t>说明:</w:t>
      </w:r>
      <w:r>
        <w:rPr>
          <w:rFonts w:hint="eastAsia"/>
          <w:lang w:val="zh-CN"/>
        </w:rPr>
        <w:t>运算符包括赋值运算符=、逻辑运算符&amp;&amp;、加减乘除符号等。</w:t>
      </w:r>
    </w:p>
    <w:p>
      <w:pPr>
        <w:numPr>
          <w:ilvl w:val="0"/>
          <w:numId w:val="9"/>
        </w:numPr>
        <w:rPr>
          <w:lang w:val="zh-CN"/>
        </w:rPr>
      </w:pPr>
      <w:r>
        <w:rPr>
          <w:rFonts w:hint="eastAsia"/>
          <w:lang w:val="zh-CN"/>
        </w:rPr>
        <w:t>【强制】采用 4 个空格缩进，禁止使用 tab 字符。</w:t>
      </w:r>
    </w:p>
    <w:p>
      <w:pPr>
        <w:ind w:firstLine="420"/>
        <w:rPr>
          <w:lang w:val="zh-CN"/>
        </w:rPr>
      </w:pPr>
      <w:r>
        <w:rPr>
          <w:rFonts w:hint="eastAsia"/>
          <w:color w:val="ED7D31"/>
          <w:lang w:val="zh-CN"/>
        </w:rPr>
        <w:t>说明:</w:t>
      </w:r>
      <w:r>
        <w:rPr>
          <w:rFonts w:hint="eastAsia"/>
          <w:lang w:val="zh-CN"/>
        </w:rPr>
        <w:t>如果使用 tab 缩进，必须设置 1 个 tab 为 4 个空格。IDEA 设置 tab 为 4 个空格时， 请勿勾选 Use tab character；</w:t>
      </w:r>
      <w:r>
        <w:rPr>
          <w:rFonts w:hint="eastAsia"/>
          <w:color w:val="ED7D31"/>
          <w:lang w:val="zh-CN"/>
        </w:rPr>
        <w:t>而在eclipse中，必须勾选insert spaces for tabs。</w:t>
      </w:r>
    </w:p>
    <w:p>
      <w:pPr>
        <w:rPr>
          <w:lang w:val="zh-CN"/>
        </w:rPr>
      </w:pPr>
      <w:r>
        <w:rPr>
          <w:rFonts w:hint="eastAsia"/>
          <w:color w:val="70AD47"/>
          <w:lang w:val="zh-CN"/>
        </w:rPr>
        <w:t>正例:</w:t>
      </w:r>
      <w:r>
        <w:rPr>
          <w:rFonts w:hint="eastAsia"/>
          <w:lang w:val="zh-CN"/>
        </w:rPr>
        <w:t xml:space="preserve"> (涉及1-5点)</w:t>
      </w:r>
    </w:p>
    <w:p>
      <w:pPr>
        <w:rPr>
          <w:lang w:val="zh-CN"/>
        </w:rPr>
      </w:pPr>
      <w:r>
        <w:rPr>
          <w:lang w:val="zh-CN"/>
        </w:rPr>
        <w:t>public static void main(String[] args) {</w:t>
      </w:r>
    </w:p>
    <w:p>
      <w:pPr>
        <w:rPr>
          <w:color w:val="70AD47"/>
          <w:lang w:val="zh-CN"/>
        </w:rPr>
      </w:pPr>
      <w:r>
        <w:rPr>
          <w:rFonts w:hint="eastAsia"/>
          <w:lang w:val="zh-CN"/>
        </w:rPr>
        <w:t xml:space="preserve">    </w:t>
      </w:r>
      <w:r>
        <w:rPr>
          <w:rFonts w:hint="eastAsia"/>
          <w:color w:val="70AD47"/>
          <w:lang w:val="zh-CN"/>
        </w:rPr>
        <w:t>// 缩进 4 个空格</w:t>
      </w:r>
    </w:p>
    <w:p>
      <w:pPr>
        <w:rPr>
          <w:lang w:val="zh-CN"/>
        </w:rPr>
      </w:pPr>
      <w:r>
        <w:rPr>
          <w:rFonts w:hint="eastAsia"/>
          <w:lang w:val="zh-CN"/>
        </w:rPr>
        <w:t xml:space="preserve">    </w:t>
      </w:r>
      <w:r>
        <w:rPr>
          <w:lang w:val="zh-CN"/>
        </w:rPr>
        <w:t>String say = "hello";</w:t>
      </w:r>
    </w:p>
    <w:p>
      <w:pPr>
        <w:ind w:firstLine="480"/>
        <w:rPr>
          <w:color w:val="70AD47"/>
          <w:lang w:val="zh-CN"/>
        </w:rPr>
      </w:pPr>
      <w:r>
        <w:rPr>
          <w:rFonts w:hint="eastAsia"/>
          <w:color w:val="70AD47"/>
          <w:lang w:val="zh-CN"/>
        </w:rPr>
        <w:t>// 运算符的左右必须有一个空格 int flag = 0;</w:t>
      </w:r>
    </w:p>
    <w:p>
      <w:pPr>
        <w:ind w:firstLine="480"/>
        <w:rPr>
          <w:color w:val="70AD47"/>
          <w:lang w:val="zh-CN"/>
        </w:rPr>
      </w:pPr>
      <w:r>
        <w:rPr>
          <w:rFonts w:hint="eastAsia"/>
          <w:color w:val="70AD47"/>
          <w:lang w:val="zh-CN"/>
        </w:rPr>
        <w:t xml:space="preserve">// 关键词 if 与括号之间必须有一个空格，括号内的 f 与左括号，0 与右括号不需要空格 </w:t>
      </w:r>
    </w:p>
    <w:p>
      <w:pPr>
        <w:ind w:firstLine="480"/>
        <w:rPr>
          <w:lang w:val="zh-CN"/>
        </w:rPr>
      </w:pPr>
      <w:r>
        <w:rPr>
          <w:rFonts w:hint="eastAsia"/>
          <w:lang w:val="zh-CN"/>
        </w:rPr>
        <w:t>if(flag==0){</w:t>
      </w:r>
    </w:p>
    <w:p>
      <w:pPr>
        <w:ind w:firstLine="480"/>
        <w:rPr>
          <w:lang w:val="zh-CN"/>
        </w:rPr>
      </w:pPr>
      <w:r>
        <w:rPr>
          <w:lang w:val="zh-CN"/>
        </w:rPr>
        <w:t xml:space="preserve">   System.out.println(say);</w:t>
      </w:r>
    </w:p>
    <w:p>
      <w:pPr>
        <w:ind w:firstLine="480"/>
        <w:rPr>
          <w:lang w:val="zh-CN"/>
        </w:rPr>
      </w:pPr>
      <w:r>
        <w:rPr>
          <w:lang w:val="zh-CN"/>
        </w:rPr>
        <w:t>}</w:t>
      </w:r>
    </w:p>
    <w:p>
      <w:pPr>
        <w:ind w:firstLine="480"/>
        <w:rPr>
          <w:lang w:val="zh-CN"/>
        </w:rPr>
      </w:pPr>
      <w:r>
        <w:rPr>
          <w:rFonts w:hint="eastAsia"/>
          <w:color w:val="70AD47"/>
          <w:lang w:val="zh-CN"/>
        </w:rPr>
        <w:t>// 左大括号前加空格且不换行;左大括号后换行</w:t>
      </w:r>
      <w:r>
        <w:rPr>
          <w:rFonts w:hint="eastAsia"/>
          <w:lang w:val="zh-CN"/>
        </w:rPr>
        <w:t xml:space="preserve"> </w:t>
      </w:r>
    </w:p>
    <w:p>
      <w:pPr>
        <w:ind w:firstLine="480"/>
        <w:rPr>
          <w:lang w:val="zh-CN"/>
        </w:rPr>
      </w:pPr>
      <w:r>
        <w:rPr>
          <w:rFonts w:hint="eastAsia"/>
          <w:lang w:val="zh-CN"/>
        </w:rPr>
        <w:t>if(flag==1){</w:t>
      </w:r>
    </w:p>
    <w:p>
      <w:pPr>
        <w:ind w:firstLine="480"/>
        <w:rPr>
          <w:lang w:val="zh-CN"/>
        </w:rPr>
      </w:pPr>
      <w:r>
        <w:rPr>
          <w:lang w:val="zh-CN"/>
        </w:rPr>
        <w:t xml:space="preserve">   System.out.println("world");</w:t>
      </w:r>
    </w:p>
    <w:p>
      <w:pPr>
        <w:ind w:firstLine="480"/>
        <w:rPr>
          <w:color w:val="70AD47"/>
          <w:lang w:val="zh-CN"/>
        </w:rPr>
      </w:pPr>
      <w:r>
        <w:rPr>
          <w:rFonts w:hint="eastAsia"/>
          <w:color w:val="70AD47"/>
          <w:lang w:val="zh-CN"/>
        </w:rPr>
        <w:t xml:space="preserve">// 右大括号前换行，右大括号后有 else，不用换行 </w:t>
      </w:r>
    </w:p>
    <w:p>
      <w:pPr>
        <w:ind w:firstLine="480"/>
        <w:rPr>
          <w:lang w:val="zh-CN"/>
        </w:rPr>
      </w:pPr>
      <w:r>
        <w:rPr>
          <w:rFonts w:hint="eastAsia"/>
          <w:lang w:val="zh-CN"/>
        </w:rPr>
        <w:t>}else{</w:t>
      </w:r>
    </w:p>
    <w:p>
      <w:pPr>
        <w:ind w:firstLine="480"/>
        <w:rPr>
          <w:lang w:val="zh-CN"/>
        </w:rPr>
      </w:pPr>
      <w:r>
        <w:rPr>
          <w:lang w:val="zh-CN"/>
        </w:rPr>
        <w:t xml:space="preserve">    System.out.println("ok");</w:t>
      </w:r>
    </w:p>
    <w:p>
      <w:pPr>
        <w:ind w:firstLine="480"/>
        <w:rPr>
          <w:color w:val="70AD47"/>
          <w:lang w:val="zh-CN"/>
        </w:rPr>
      </w:pPr>
      <w:r>
        <w:rPr>
          <w:rFonts w:hint="eastAsia"/>
          <w:color w:val="70AD47"/>
          <w:lang w:val="zh-CN"/>
        </w:rPr>
        <w:t>// 在右大括号后直接结束，则必须换行</w:t>
      </w:r>
    </w:p>
    <w:p>
      <w:pPr>
        <w:ind w:firstLine="480"/>
        <w:rPr>
          <w:lang w:val="zh-CN"/>
        </w:rPr>
      </w:pPr>
      <w:r>
        <w:rPr>
          <w:lang w:val="zh-CN"/>
        </w:rPr>
        <w:t>}</w:t>
      </w:r>
    </w:p>
    <w:p>
      <w:pPr>
        <w:rPr>
          <w:lang w:val="zh-CN"/>
        </w:rPr>
      </w:pPr>
      <w:r>
        <w:rPr>
          <w:lang w:val="zh-CN"/>
        </w:rPr>
        <w:t>}</w:t>
      </w:r>
    </w:p>
    <w:p>
      <w:pPr>
        <w:numPr>
          <w:ilvl w:val="0"/>
          <w:numId w:val="9"/>
        </w:numPr>
        <w:rPr>
          <w:lang w:val="zh-CN"/>
        </w:rPr>
      </w:pPr>
      <w:r>
        <w:rPr>
          <w:rFonts w:hint="eastAsia"/>
          <w:lang w:val="zh-CN"/>
        </w:rPr>
        <w:t>【强制】注释的双斜线与注释内容之间有且仅有一个空格。</w:t>
      </w:r>
    </w:p>
    <w:p>
      <w:pPr>
        <w:rPr>
          <w:lang w:val="zh-CN"/>
        </w:rPr>
      </w:pPr>
      <w:r>
        <w:rPr>
          <w:rFonts w:hint="eastAsia"/>
          <w:lang w:val="zh-CN"/>
        </w:rPr>
        <w:t xml:space="preserve"> </w:t>
      </w:r>
      <w:r>
        <w:rPr>
          <w:rFonts w:hint="eastAsia"/>
          <w:lang w:val="zh-CN"/>
        </w:rPr>
        <w:tab/>
      </w:r>
      <w:r>
        <w:rPr>
          <w:rFonts w:hint="eastAsia"/>
          <w:color w:val="70AD47"/>
          <w:lang w:val="zh-CN"/>
        </w:rPr>
        <w:t>正例:</w:t>
      </w:r>
      <w:r>
        <w:rPr>
          <w:rFonts w:hint="eastAsia"/>
          <w:lang w:val="zh-CN"/>
        </w:rPr>
        <w:t>// 注释内容，注意在//和注释内容之间有一个空格</w:t>
      </w:r>
    </w:p>
    <w:p>
      <w:pPr>
        <w:numPr>
          <w:ilvl w:val="0"/>
          <w:numId w:val="9"/>
        </w:numPr>
        <w:rPr>
          <w:lang w:val="zh-CN"/>
        </w:rPr>
      </w:pPr>
      <w:r>
        <w:rPr>
          <w:rFonts w:hint="eastAsia"/>
          <w:lang w:val="zh-CN"/>
        </w:rPr>
        <w:t>【强制】单行字符数限制不超过 120 个，超出需要换行，换行时遵循如下原则:</w:t>
      </w:r>
    </w:p>
    <w:p>
      <w:pPr>
        <w:numPr>
          <w:ilvl w:val="0"/>
          <w:numId w:val="11"/>
        </w:numPr>
        <w:rPr>
          <w:lang w:val="zh-CN"/>
        </w:rPr>
      </w:pPr>
      <w:r>
        <w:rPr>
          <w:rFonts w:hint="eastAsia"/>
          <w:lang w:val="zh-CN"/>
        </w:rPr>
        <w:t>第二行相对第一行缩进 4 个空格，从第三行开始，不再继续缩进，参考示例。</w:t>
      </w:r>
    </w:p>
    <w:p>
      <w:pPr>
        <w:numPr>
          <w:ilvl w:val="0"/>
          <w:numId w:val="11"/>
        </w:numPr>
        <w:rPr>
          <w:lang w:val="zh-CN"/>
        </w:rPr>
      </w:pPr>
      <w:r>
        <w:rPr>
          <w:rFonts w:hint="eastAsia"/>
          <w:lang w:val="zh-CN"/>
        </w:rPr>
        <w:t>运算符与下文一起换行。</w:t>
      </w:r>
    </w:p>
    <w:p>
      <w:pPr>
        <w:numPr>
          <w:ilvl w:val="0"/>
          <w:numId w:val="11"/>
        </w:numPr>
        <w:rPr>
          <w:lang w:val="zh-CN"/>
        </w:rPr>
      </w:pPr>
      <w:r>
        <w:rPr>
          <w:rFonts w:hint="eastAsia"/>
          <w:lang w:val="zh-CN"/>
        </w:rPr>
        <w:t>方法调用的点符号与下文一起换行。</w:t>
      </w:r>
    </w:p>
    <w:p>
      <w:pPr>
        <w:numPr>
          <w:ilvl w:val="0"/>
          <w:numId w:val="11"/>
        </w:numPr>
        <w:rPr>
          <w:lang w:val="zh-CN"/>
        </w:rPr>
      </w:pPr>
      <w:r>
        <w:rPr>
          <w:rFonts w:hint="eastAsia"/>
          <w:lang w:val="zh-CN"/>
        </w:rPr>
        <w:t xml:space="preserve">方法调用时，多个参数，需要换行时，在逗号后进行。 </w:t>
      </w:r>
    </w:p>
    <w:p>
      <w:pPr>
        <w:numPr>
          <w:ilvl w:val="0"/>
          <w:numId w:val="11"/>
        </w:numPr>
        <w:rPr>
          <w:lang w:val="zh-CN"/>
        </w:rPr>
      </w:pPr>
      <w:r>
        <w:rPr>
          <w:rFonts w:hint="eastAsia"/>
          <w:lang w:val="zh-CN"/>
        </w:rPr>
        <w:t>在括号前不要换行，见反例。</w:t>
      </w:r>
    </w:p>
    <w:p>
      <w:pPr>
        <w:ind w:firstLine="360"/>
        <w:rPr>
          <w:color w:val="70AD47"/>
        </w:rPr>
      </w:pPr>
      <w:r>
        <w:rPr>
          <w:rFonts w:hint="eastAsia"/>
          <w:color w:val="70AD47"/>
        </w:rPr>
        <w:t>正例:</w:t>
      </w:r>
    </w:p>
    <w:p>
      <w:pPr>
        <w:ind w:firstLine="420"/>
      </w:pPr>
      <w:r>
        <w:t>StringBuffer sb = new StringBuffer();</w:t>
      </w:r>
    </w:p>
    <w:p>
      <w:pPr>
        <w:ind w:firstLine="420"/>
      </w:pPr>
      <w:r>
        <w:rPr>
          <w:rFonts w:hint="eastAsia"/>
          <w:color w:val="70AD47"/>
        </w:rPr>
        <w:t>// 超过 120 个字符的情况下，换行缩进 4 个空格，点号和方法名称一起换行</w:t>
      </w:r>
      <w:r>
        <w:rPr>
          <w:rFonts w:hint="eastAsia"/>
        </w:rPr>
        <w:t xml:space="preserve"> </w:t>
      </w:r>
    </w:p>
    <w:p>
      <w:pPr>
        <w:ind w:firstLine="420"/>
      </w:pPr>
      <w:r>
        <w:rPr>
          <w:rFonts w:hint="eastAsia"/>
        </w:rPr>
        <w:t>sb.append("zi").append("xin")...</w:t>
      </w:r>
    </w:p>
    <w:p>
      <w:r>
        <w:t xml:space="preserve">          .append("huang")...</w:t>
      </w:r>
    </w:p>
    <w:p>
      <w:r>
        <w:t xml:space="preserve">          .append("huang")...</w:t>
      </w:r>
    </w:p>
    <w:p>
      <w:r>
        <w:t xml:space="preserve">          .append("huang");</w:t>
      </w:r>
    </w:p>
    <w:p>
      <w:pPr>
        <w:ind w:firstLine="420"/>
        <w:rPr>
          <w:color w:val="FF0000"/>
        </w:rPr>
      </w:pPr>
      <w:r>
        <w:rPr>
          <w:rFonts w:hint="eastAsia"/>
          <w:color w:val="FF0000"/>
        </w:rPr>
        <w:t>反例:</w:t>
      </w:r>
    </w:p>
    <w:p>
      <w:pPr>
        <w:ind w:firstLine="420"/>
      </w:pPr>
      <w:r>
        <w:t>StringBuffer sb = new StringBuffer();</w:t>
      </w:r>
    </w:p>
    <w:p>
      <w:pPr>
        <w:ind w:left="420"/>
      </w:pPr>
      <w:r>
        <w:rPr>
          <w:rFonts w:hint="eastAsia"/>
        </w:rPr>
        <w:t>/</w:t>
      </w:r>
      <w:r>
        <w:rPr>
          <w:rFonts w:hint="eastAsia"/>
          <w:color w:val="00B050"/>
        </w:rPr>
        <w:t>/ 超过 120 个字符的情况下，不要在</w:t>
      </w:r>
      <w:r>
        <w:rPr>
          <w:rFonts w:hint="eastAsia"/>
          <w:color w:val="FF0000"/>
        </w:rPr>
        <w:t>括号前</w:t>
      </w:r>
      <w:r>
        <w:rPr>
          <w:rFonts w:hint="eastAsia"/>
          <w:color w:val="00B050"/>
        </w:rPr>
        <w:t xml:space="preserve">换行 </w:t>
      </w:r>
      <w:r>
        <w:rPr>
          <w:rFonts w:hint="eastAsia"/>
        </w:rPr>
        <w:t>sb.append("zi").append("xin")...append</w:t>
      </w:r>
    </w:p>
    <w:p>
      <w:pPr>
        <w:ind w:firstLine="420"/>
      </w:pPr>
      <w:r>
        <w:t>("huang");</w:t>
      </w:r>
    </w:p>
    <w:p>
      <w:pPr>
        <w:ind w:firstLine="420"/>
      </w:pPr>
      <w:r>
        <w:rPr>
          <w:rFonts w:hint="eastAsia"/>
        </w:rPr>
        <w:t xml:space="preserve">// </w:t>
      </w:r>
      <w:r>
        <w:rPr>
          <w:rFonts w:hint="eastAsia"/>
          <w:color w:val="70AD47"/>
        </w:rPr>
        <w:t>参数很多的方法调用可能超过 120 个字符，不要在</w:t>
      </w:r>
      <w:r>
        <w:rPr>
          <w:rFonts w:hint="eastAsia"/>
          <w:color w:val="FF0000"/>
        </w:rPr>
        <w:t>逗号前</w:t>
      </w:r>
      <w:r>
        <w:rPr>
          <w:rFonts w:hint="eastAsia"/>
          <w:color w:val="70AD47"/>
        </w:rPr>
        <w:t>换行</w:t>
      </w:r>
      <w:r>
        <w:rPr>
          <w:rFonts w:hint="eastAsia"/>
        </w:rPr>
        <w:t xml:space="preserve"> </w:t>
      </w:r>
    </w:p>
    <w:p>
      <w:pPr>
        <w:ind w:firstLine="420"/>
      </w:pPr>
      <w:r>
        <w:rPr>
          <w:rFonts w:hint="eastAsia"/>
        </w:rPr>
        <w:t>method(args1, args2, args3, ...</w:t>
      </w:r>
    </w:p>
    <w:p>
      <w:pPr>
        <w:ind w:firstLine="420"/>
      </w:pPr>
      <w:r>
        <w:t>, argsX);</w:t>
      </w:r>
    </w:p>
    <w:p>
      <w:pPr>
        <w:numPr>
          <w:ilvl w:val="0"/>
          <w:numId w:val="9"/>
        </w:numPr>
      </w:pPr>
      <w:r>
        <w:rPr>
          <w:rFonts w:hint="eastAsia"/>
        </w:rPr>
        <w:t>【强制】方法参数在定义和传入时，多个参数逗号后边必须加空格。</w:t>
      </w:r>
    </w:p>
    <w:p>
      <w:pPr>
        <w:ind w:firstLine="420"/>
      </w:pPr>
      <w:r>
        <w:rPr>
          <w:rFonts w:hint="eastAsia"/>
          <w:color w:val="70AD47"/>
        </w:rPr>
        <w:t>正例:</w:t>
      </w:r>
      <w:r>
        <w:rPr>
          <w:rFonts w:hint="eastAsia"/>
        </w:rPr>
        <w:t xml:space="preserve">下例中实参的"a",后边必须要有一个空格。 </w:t>
      </w:r>
    </w:p>
    <w:p>
      <w:pPr>
        <w:ind w:left="156" w:firstLine="420"/>
      </w:pPr>
      <w:r>
        <w:rPr>
          <w:rFonts w:hint="eastAsia"/>
        </w:rPr>
        <w:t>method("a", "b", "c");</w:t>
      </w:r>
    </w:p>
    <w:p>
      <w:pPr>
        <w:numPr>
          <w:ilvl w:val="0"/>
          <w:numId w:val="9"/>
        </w:numPr>
      </w:pPr>
      <w:r>
        <w:rPr>
          <w:rFonts w:hint="eastAsia"/>
        </w:rPr>
        <w:t>【强制】IDE的text file encoding设置为UTF-8; IDE中文件的换行符使用Unix格式，不要使用 Windows 格式。</w:t>
      </w:r>
    </w:p>
    <w:p>
      <w:pPr>
        <w:numPr>
          <w:ilvl w:val="0"/>
          <w:numId w:val="9"/>
        </w:numPr>
      </w:pPr>
      <w:r>
        <w:rPr>
          <w:rFonts w:hint="eastAsia"/>
        </w:rPr>
        <w:t>【推荐】没有必要增加若干空格来使某一行的字符与上一行对应位置的字符对齐。</w:t>
      </w:r>
    </w:p>
    <w:p>
      <w:pPr>
        <w:ind w:firstLine="420"/>
        <w:rPr>
          <w:color w:val="70AD47"/>
        </w:rPr>
      </w:pPr>
      <w:r>
        <w:rPr>
          <w:rFonts w:hint="eastAsia"/>
          <w:color w:val="70AD47"/>
        </w:rPr>
        <w:t>正例:</w:t>
      </w:r>
    </w:p>
    <w:p>
      <w:pPr>
        <w:ind w:firstLine="420"/>
      </w:pPr>
      <w:r>
        <w:t>inta=3;</w:t>
      </w:r>
    </w:p>
    <w:p>
      <w:pPr>
        <w:ind w:firstLine="420"/>
      </w:pPr>
      <w:r>
        <w:t>longb=4L;</w:t>
      </w:r>
    </w:p>
    <w:p>
      <w:pPr>
        <w:ind w:firstLine="420"/>
      </w:pPr>
      <w:r>
        <w:t>float c = 5F;</w:t>
      </w:r>
    </w:p>
    <w:p>
      <w:pPr>
        <w:ind w:left="420"/>
      </w:pPr>
      <w:r>
        <w:t>StringBuffer sb = new StringBuffer();</w:t>
      </w:r>
    </w:p>
    <w:p>
      <w:pPr>
        <w:ind w:firstLine="420"/>
      </w:pPr>
      <w:r>
        <w:rPr>
          <w:rFonts w:hint="eastAsia"/>
          <w:color w:val="ED7D31"/>
        </w:rPr>
        <w:t>说明:</w:t>
      </w:r>
      <w:r>
        <w:rPr>
          <w:rFonts w:hint="eastAsia"/>
        </w:rPr>
        <w:t>增加 sb 这个变量，如果需要对齐，则给 a、b、c 都要增加几个空格，在变量比较多的 情况下，是一种累赘的事情。</w:t>
      </w:r>
    </w:p>
    <w:p>
      <w:pPr>
        <w:numPr>
          <w:ilvl w:val="0"/>
          <w:numId w:val="9"/>
        </w:numPr>
      </w:pPr>
      <w:r>
        <w:rPr>
          <w:rFonts w:hint="eastAsia"/>
        </w:rPr>
        <w:t xml:space="preserve">【推荐】方法体内的执行语句组、变量的定义语句组、不同的业务逻辑之间或者不同的语义之间插入一个空行。相同业务逻辑和语义之间不需要插入空行。 </w:t>
      </w:r>
    </w:p>
    <w:p>
      <w:pPr>
        <w:ind w:firstLine="420"/>
      </w:pPr>
      <w:r>
        <w:rPr>
          <w:rFonts w:hint="eastAsia"/>
          <w:color w:val="ED7D31"/>
        </w:rPr>
        <w:t>说明:</w:t>
      </w:r>
      <w:r>
        <w:rPr>
          <w:rFonts w:hint="eastAsia"/>
        </w:rPr>
        <w:t>没有必要插入</w:t>
      </w:r>
      <w:r>
        <w:rPr>
          <w:rFonts w:hint="eastAsia"/>
          <w:color w:val="0070C0"/>
        </w:rPr>
        <w:t>多个空行</w:t>
      </w:r>
      <w:r>
        <w:rPr>
          <w:rFonts w:hint="eastAsia"/>
        </w:rPr>
        <w:t>进行隔开。</w:t>
      </w:r>
    </w:p>
    <w:p>
      <w:pPr>
        <w:pStyle w:val="73"/>
        <w:numPr>
          <w:ilvl w:val="0"/>
          <w:numId w:val="9"/>
        </w:numPr>
        <w:ind w:firstLineChars="0"/>
        <w:rPr>
          <w:ins w:id="3834" w:author="sc" w:date="2018-08-02T19:50:47Z"/>
          <w:szCs w:val="21"/>
        </w:rPr>
      </w:pPr>
      <w:r>
        <w:rPr>
          <w:szCs w:val="21"/>
        </w:rPr>
        <w:t>【强制】import中不能有通配符</w:t>
      </w:r>
    </w:p>
    <w:p>
      <w:pPr>
        <w:pStyle w:val="73"/>
        <w:numPr>
          <w:ilvl w:val="0"/>
          <w:numId w:val="9"/>
        </w:numPr>
        <w:ind w:firstLineChars="0"/>
        <w:rPr>
          <w:ins w:id="3835" w:author="sc" w:date="2018-08-02T19:50:56Z"/>
          <w:rFonts w:hint="default"/>
          <w:szCs w:val="21"/>
        </w:rPr>
      </w:pPr>
      <w:ins w:id="3836" w:author="sc" w:date="2018-08-02T19:50:59Z">
        <w:r>
          <w:rPr>
            <w:szCs w:val="21"/>
          </w:rPr>
          <w:t>【强制】</w:t>
        </w:r>
      </w:ins>
      <w:ins w:id="3837" w:author="sc" w:date="2018-08-02T19:50:56Z">
        <w:r>
          <w:rPr>
            <w:rFonts w:hint="default"/>
            <w:szCs w:val="21"/>
          </w:rPr>
          <w:t>代码行数不得超过1000行</w:t>
        </w:r>
      </w:ins>
    </w:p>
    <w:p>
      <w:pPr>
        <w:pStyle w:val="73"/>
        <w:numPr>
          <w:ilvl w:val="0"/>
          <w:numId w:val="9"/>
        </w:numPr>
        <w:ind w:firstLineChars="0"/>
        <w:rPr>
          <w:ins w:id="3838" w:author="sc" w:date="2018-08-02T19:50:56Z"/>
          <w:rFonts w:hint="default"/>
          <w:szCs w:val="21"/>
        </w:rPr>
      </w:pPr>
      <w:ins w:id="3839" w:author="sc" w:date="2018-08-02T19:51:00Z">
        <w:r>
          <w:rPr>
            <w:szCs w:val="21"/>
          </w:rPr>
          <w:t>【强制】</w:t>
        </w:r>
      </w:ins>
      <w:ins w:id="3840" w:author="sc" w:date="2018-08-02T19:50:56Z">
        <w:r>
          <w:rPr>
            <w:rFonts w:hint="default"/>
            <w:szCs w:val="21"/>
          </w:rPr>
          <w:t>文件回车检查-必须是Linux的LF，不能是Windows的CRLF，也不能是Mac的CR</w:t>
        </w:r>
      </w:ins>
    </w:p>
    <w:p>
      <w:pPr>
        <w:pStyle w:val="73"/>
        <w:numPr>
          <w:ilvl w:val="0"/>
          <w:numId w:val="9"/>
        </w:numPr>
        <w:ind w:firstLineChars="0"/>
        <w:rPr>
          <w:ins w:id="3841" w:author="sc" w:date="2018-08-02T19:53:43Z"/>
          <w:rFonts w:hint="default"/>
          <w:szCs w:val="21"/>
        </w:rPr>
      </w:pPr>
      <w:ins w:id="3842" w:author="sc" w:date="2018-08-02T19:51:01Z">
        <w:r>
          <w:rPr>
            <w:szCs w:val="21"/>
          </w:rPr>
          <w:t>【强制】</w:t>
        </w:r>
      </w:ins>
      <w:ins w:id="3843" w:author="sc" w:date="2018-08-02T19:50:56Z">
        <w:r>
          <w:rPr>
            <w:rFonts w:hint="default"/>
            <w:szCs w:val="21"/>
          </w:rPr>
          <w:t>代码字符编码检查UTF-8</w:t>
        </w:r>
      </w:ins>
    </w:p>
    <w:p>
      <w:pPr>
        <w:pStyle w:val="73"/>
        <w:numPr>
          <w:ilvl w:val="0"/>
          <w:numId w:val="9"/>
        </w:numPr>
        <w:ind w:firstLineChars="0"/>
        <w:rPr>
          <w:szCs w:val="21"/>
        </w:rPr>
      </w:pPr>
      <w:ins w:id="3844" w:author="sc" w:date="2018-08-02T19:53:45Z">
        <w:r>
          <w:rPr>
            <w:rFonts w:hint="default"/>
            <w:szCs w:val="21"/>
          </w:rPr>
          <w:t>【</w:t>
        </w:r>
      </w:ins>
      <w:ins w:id="3845" w:author="sc" w:date="2018-08-02T19:53:46Z">
        <w:r>
          <w:rPr>
            <w:rFonts w:hint="default"/>
            <w:szCs w:val="21"/>
          </w:rPr>
          <w:t>强制</w:t>
        </w:r>
      </w:ins>
      <w:ins w:id="3846" w:author="sc" w:date="2018-08-02T19:53:45Z">
        <w:r>
          <w:rPr>
            <w:rFonts w:hint="default"/>
            <w:szCs w:val="21"/>
          </w:rPr>
          <w:t>】</w:t>
        </w:r>
      </w:ins>
      <w:ins w:id="3847" w:author="sc" w:date="2018-08-02T19:53:43Z">
        <w:r>
          <w:rPr>
            <w:rFonts w:hint="default"/>
            <w:szCs w:val="21"/>
            <w:rPrChange w:id="3848" w:author="sc" w:date="2018-08-02T19:53:43Z">
              <w:rPr>
                <w:rFonts w:hint="default"/>
              </w:rPr>
            </w:rPrChange>
          </w:rPr>
          <w:t>git提交邮箱必须是mgzf.com|mogoroom.com</w:t>
        </w:r>
      </w:ins>
    </w:p>
    <w:p>
      <w:pPr>
        <w:pStyle w:val="73"/>
        <w:numPr>
          <w:ilvl w:val="-1"/>
          <w:numId w:val="0"/>
        </w:numPr>
        <w:ind w:left="0" w:firstLine="0" w:firstLineChars="0"/>
        <w:rPr>
          <w:szCs w:val="21"/>
        </w:rPr>
      </w:pPr>
    </w:p>
    <w:p>
      <w:pPr>
        <w:pStyle w:val="3"/>
      </w:pPr>
      <w:bookmarkStart w:id="114" w:name="_Toc495785658"/>
      <w:bookmarkStart w:id="115" w:name="_Toc1219275489"/>
      <w:bookmarkStart w:id="116" w:name="_Toc300937422"/>
      <w:bookmarkStart w:id="117" w:name="_Toc1220462806"/>
      <w:bookmarkStart w:id="118" w:name="_Toc542931852"/>
      <w:bookmarkStart w:id="119" w:name="_Toc704822114"/>
      <w:bookmarkStart w:id="120" w:name="_Toc2015055633"/>
      <w:r>
        <w:rPr>
          <w:rFonts w:hint="eastAsia"/>
        </w:rPr>
        <w:t>OOP规约</w:t>
      </w:r>
      <w:bookmarkEnd w:id="114"/>
      <w:bookmarkEnd w:id="115"/>
      <w:bookmarkEnd w:id="116"/>
      <w:bookmarkEnd w:id="117"/>
      <w:bookmarkEnd w:id="118"/>
      <w:bookmarkEnd w:id="119"/>
      <w:bookmarkEnd w:id="120"/>
    </w:p>
    <w:p>
      <w:pPr>
        <w:numPr>
          <w:ilvl w:val="0"/>
          <w:numId w:val="12"/>
        </w:numPr>
      </w:pPr>
      <w:r>
        <w:rPr>
          <w:rFonts w:hint="eastAsia"/>
        </w:rPr>
        <w:t>【强制】避免通过一个类的对象引用访问此类的静态变量或静态方法，无谓增加编译器解析成本，直接用</w:t>
      </w:r>
      <w:r>
        <w:rPr>
          <w:rFonts w:hint="eastAsia"/>
          <w:color w:val="0070C0"/>
        </w:rPr>
        <w:t>类名</w:t>
      </w:r>
      <w:r>
        <w:rPr>
          <w:rFonts w:hint="eastAsia"/>
        </w:rPr>
        <w:t>来访问即可。</w:t>
      </w:r>
    </w:p>
    <w:p>
      <w:pPr>
        <w:numPr>
          <w:ilvl w:val="0"/>
          <w:numId w:val="12"/>
        </w:numPr>
      </w:pPr>
      <w:r>
        <w:rPr>
          <w:rFonts w:hint="eastAsia"/>
        </w:rPr>
        <w:t>【强制】所有的覆写方法，必须加@Override 注解。</w:t>
      </w:r>
    </w:p>
    <w:p>
      <w:pPr>
        <w:ind w:firstLine="420"/>
      </w:pPr>
      <w:r>
        <w:rPr>
          <w:rFonts w:hint="eastAsia"/>
          <w:color w:val="ED7D31"/>
        </w:rPr>
        <w:t>说明:</w:t>
      </w:r>
      <w:r>
        <w:rPr>
          <w:rFonts w:hint="eastAsia"/>
        </w:rPr>
        <w:t>getObject()与 get0bject()的问题。一个是字母的 O，一个是数字的 0，加@Override 可以准确判断是否覆盖成功。另外，如果在抽象类中对方法签名进行修改，其实现类会马上编译报错。</w:t>
      </w:r>
    </w:p>
    <w:p>
      <w:pPr>
        <w:numPr>
          <w:ilvl w:val="0"/>
          <w:numId w:val="12"/>
        </w:numPr>
      </w:pPr>
      <w:r>
        <w:rPr>
          <w:rFonts w:hint="eastAsia"/>
        </w:rPr>
        <w:t xml:space="preserve">【强制】相同参数类型，相同业务含义，才可以使用 Java 的可变参数，避免使用 Object。 </w:t>
      </w:r>
    </w:p>
    <w:p>
      <w:pPr>
        <w:ind w:firstLine="420"/>
      </w:pPr>
      <w:r>
        <w:rPr>
          <w:rFonts w:hint="eastAsia"/>
          <w:color w:val="ED7D31"/>
        </w:rPr>
        <w:t>说明:</w:t>
      </w:r>
      <w:r>
        <w:rPr>
          <w:rFonts w:hint="eastAsia"/>
        </w:rPr>
        <w:t xml:space="preserve">可变参数必须放置在参数列表的最后。( 倡同学们尽量不用可变参数编程) </w:t>
      </w:r>
    </w:p>
    <w:p>
      <w:pPr>
        <w:ind w:left="60" w:firstLine="420"/>
      </w:pPr>
      <w:r>
        <w:rPr>
          <w:rFonts w:hint="eastAsia"/>
          <w:color w:val="70AD47"/>
        </w:rPr>
        <w:t>正例:</w:t>
      </w:r>
      <w:r>
        <w:rPr>
          <w:rFonts w:hint="eastAsia"/>
        </w:rPr>
        <w:t>public User getUsers(String type, Integer... ids) {...}</w:t>
      </w:r>
    </w:p>
    <w:p>
      <w:pPr>
        <w:numPr>
          <w:ilvl w:val="0"/>
          <w:numId w:val="12"/>
        </w:numPr>
      </w:pPr>
      <w:r>
        <w:rPr>
          <w:rFonts w:hint="eastAsia"/>
        </w:rPr>
        <w:t>【强制】外部正在调用或者二方库依赖的接口，不允许修改方法签名，避免对接口调用方产生影响。接口过时必须加@Deprecated 注解，并清晰地说明采用的新接口或者新服务是什么。</w:t>
      </w:r>
    </w:p>
    <w:p>
      <w:pPr>
        <w:numPr>
          <w:ilvl w:val="0"/>
          <w:numId w:val="12"/>
        </w:numPr>
      </w:pPr>
      <w:r>
        <w:rPr>
          <w:rFonts w:hint="eastAsia"/>
        </w:rPr>
        <w:t>【强制】【</w:t>
      </w:r>
      <w:r>
        <w:rPr>
          <w:rFonts w:hint="eastAsia"/>
          <w:lang w:val="en-US" w:eastAsia="zh-CN"/>
        </w:rPr>
        <w:t>hook</w:t>
      </w:r>
      <w:r>
        <w:rPr>
          <w:rFonts w:hint="eastAsia"/>
        </w:rPr>
        <w:t>】不能使用过时的类或方法。</w:t>
      </w:r>
    </w:p>
    <w:p>
      <w:pPr>
        <w:ind w:firstLine="420"/>
      </w:pPr>
      <w:r>
        <w:rPr>
          <w:rFonts w:hint="eastAsia"/>
          <w:color w:val="ED7D31"/>
        </w:rPr>
        <w:t>说明:</w:t>
      </w:r>
      <w:r>
        <w:rPr>
          <w:rFonts w:hint="eastAsia"/>
        </w:rPr>
        <w:t>java.net.URLDecoder 中的方法decode(StringencodeStr) 这个方法已经过时，应 该使用双参数 decode(String source, String encode)。接口供方既然明确是过时接口，那么有义务同时 供新的接口;作为调用方来说，有义务去考证过时方法的新实现是什么。</w:t>
      </w:r>
    </w:p>
    <w:p>
      <w:pPr>
        <w:numPr>
          <w:ilvl w:val="0"/>
          <w:numId w:val="12"/>
        </w:numPr>
      </w:pPr>
      <w:r>
        <w:rPr>
          <w:rFonts w:hint="eastAsia"/>
        </w:rPr>
        <w:t>【强制】【</w:t>
      </w:r>
      <w:r>
        <w:rPr>
          <w:rFonts w:hint="eastAsia"/>
          <w:lang w:val="en-US" w:eastAsia="zh-CN"/>
        </w:rPr>
        <w:t>hook</w:t>
      </w:r>
      <w:r>
        <w:rPr>
          <w:rFonts w:hint="eastAsia"/>
        </w:rPr>
        <w:t>】Object的equals 方法容易抛空指针异常，应使用常量或确定有值的对象来调用equals。</w:t>
      </w:r>
    </w:p>
    <w:p>
      <w:pPr>
        <w:ind w:firstLine="420"/>
      </w:pPr>
      <w:r>
        <w:rPr>
          <w:rFonts w:hint="eastAsia"/>
          <w:color w:val="70AD47"/>
        </w:rPr>
        <w:t>正例:</w:t>
      </w:r>
      <w:r>
        <w:rPr>
          <w:rFonts w:hint="eastAsia"/>
        </w:rPr>
        <w:t>"test".equals(object);</w:t>
      </w:r>
    </w:p>
    <w:p>
      <w:pPr>
        <w:ind w:firstLine="420"/>
      </w:pPr>
      <w:r>
        <w:rPr>
          <w:rFonts w:hint="eastAsia"/>
          <w:color w:val="FF0000"/>
        </w:rPr>
        <w:t>反例:</w:t>
      </w:r>
      <w:r>
        <w:rPr>
          <w:rFonts w:hint="eastAsia"/>
        </w:rPr>
        <w:t>object.equals("test");</w:t>
      </w:r>
    </w:p>
    <w:p>
      <w:pPr>
        <w:ind w:firstLine="420"/>
      </w:pPr>
      <w:r>
        <w:rPr>
          <w:rFonts w:hint="eastAsia"/>
          <w:color w:val="ED7D31"/>
        </w:rPr>
        <w:t>说明:</w:t>
      </w:r>
      <w:r>
        <w:rPr>
          <w:rFonts w:hint="eastAsia"/>
        </w:rPr>
        <w:t>推荐使用 java.util.Objects#equals(JDK7 引入的工具类)</w:t>
      </w:r>
    </w:p>
    <w:p>
      <w:pPr>
        <w:numPr>
          <w:ilvl w:val="0"/>
          <w:numId w:val="12"/>
        </w:numPr>
      </w:pPr>
      <w:r>
        <w:rPr>
          <w:rFonts w:hint="eastAsia"/>
        </w:rPr>
        <w:t>【强制】【</w:t>
      </w:r>
      <w:r>
        <w:rPr>
          <w:rFonts w:hint="eastAsia"/>
          <w:lang w:val="en-US" w:eastAsia="zh-CN"/>
        </w:rPr>
        <w:t>hook</w:t>
      </w:r>
      <w:r>
        <w:rPr>
          <w:rFonts w:hint="eastAsia"/>
        </w:rPr>
        <w:t>】所有的相同类型的包装类对象之间值的比较，全部使用 equals 方法比较。</w:t>
      </w:r>
      <w:r>
        <w:rPr>
          <w:rFonts w:hint="eastAsia"/>
        </w:rPr>
        <w:cr/>
      </w:r>
      <w:r>
        <w:rPr>
          <w:rFonts w:hint="eastAsia"/>
          <w:color w:val="ED7D31"/>
        </w:rPr>
        <w:t>说明:</w:t>
      </w:r>
      <w:r>
        <w:rPr>
          <w:rFonts w:hint="eastAsia"/>
        </w:rPr>
        <w:t>对于Integervar=? 在-128至127范围内的赋值，Integer对象是在IntegerCache.cache产生，会复用已有对象，这个区间内的Integer值可以直接使用==进行判断，但是这个区间之外的所有数据，都会在堆上产生，并不会复用已有对象，这是一个</w:t>
      </w:r>
      <w:r>
        <w:rPr>
          <w:rFonts w:hint="eastAsia"/>
          <w:color w:val="FF0000"/>
        </w:rPr>
        <w:t>大坑</w:t>
      </w:r>
      <w:r>
        <w:rPr>
          <w:rFonts w:hint="eastAsia"/>
        </w:rPr>
        <w:t xml:space="preserve">，推荐使用 </w:t>
      </w:r>
      <w:r>
        <w:rPr>
          <w:rFonts w:hint="eastAsia"/>
          <w:color w:val="00B0F0"/>
        </w:rPr>
        <w:t>equals</w:t>
      </w:r>
      <w:r>
        <w:rPr>
          <w:rFonts w:hint="eastAsia"/>
        </w:rPr>
        <w:t>方法进行判断。</w:t>
      </w:r>
    </w:p>
    <w:p>
      <w:pPr>
        <w:numPr>
          <w:ilvl w:val="0"/>
          <w:numId w:val="12"/>
        </w:numPr>
      </w:pPr>
      <w:r>
        <w:rPr>
          <w:rFonts w:hint="eastAsia"/>
        </w:rPr>
        <w:t>关于基本数据类型与包装数据类型的使用标准如下:</w:t>
      </w:r>
    </w:p>
    <w:p>
      <w:pPr>
        <w:numPr>
          <w:ilvl w:val="0"/>
          <w:numId w:val="13"/>
        </w:numPr>
      </w:pPr>
      <w:r>
        <w:rPr>
          <w:rFonts w:hint="eastAsia"/>
        </w:rPr>
        <w:t>【强制】【</w:t>
      </w:r>
      <w:r>
        <w:rPr>
          <w:rFonts w:hint="eastAsia"/>
          <w:lang w:val="en-US" w:eastAsia="zh-CN"/>
        </w:rPr>
        <w:t>hook</w:t>
      </w:r>
      <w:r>
        <w:rPr>
          <w:rFonts w:hint="eastAsia"/>
        </w:rPr>
        <w:t>】所有的POJO类属性必须使用包装数据类型。</w:t>
      </w:r>
    </w:p>
    <w:p>
      <w:pPr>
        <w:numPr>
          <w:ilvl w:val="0"/>
          <w:numId w:val="13"/>
        </w:numPr>
      </w:pPr>
      <w:r>
        <w:rPr>
          <w:rFonts w:hint="eastAsia"/>
        </w:rPr>
        <w:t>【强制】【</w:t>
      </w:r>
      <w:r>
        <w:rPr>
          <w:rFonts w:hint="eastAsia"/>
          <w:lang w:val="en-US" w:eastAsia="zh-CN"/>
        </w:rPr>
        <w:t>hook</w:t>
      </w:r>
      <w:r>
        <w:rPr>
          <w:rFonts w:hint="eastAsia"/>
        </w:rPr>
        <w:t>】RPC方法的返回值和参数必须使用包装数据类型。</w:t>
      </w:r>
    </w:p>
    <w:p>
      <w:pPr>
        <w:numPr>
          <w:ilvl w:val="0"/>
          <w:numId w:val="13"/>
        </w:numPr>
      </w:pPr>
      <w:r>
        <w:rPr>
          <w:rFonts w:hint="eastAsia"/>
        </w:rPr>
        <w:t>【推荐】所有的局部变量使用基本数据类型。</w:t>
      </w:r>
    </w:p>
    <w:p>
      <w:pPr>
        <w:ind w:firstLine="360"/>
      </w:pPr>
      <w:r>
        <w:rPr>
          <w:rFonts w:hint="eastAsia"/>
          <w:color w:val="ED7D31"/>
        </w:rPr>
        <w:t>说明:</w:t>
      </w:r>
      <w:r>
        <w:rPr>
          <w:rFonts w:hint="eastAsia"/>
        </w:rPr>
        <w:t>POJO 类属性没有初值是 醒使用者在需要使用时，必须自己显式地进行赋值，任何NPE 问题，或者入库检查，都由使用者来保证。</w:t>
      </w:r>
    </w:p>
    <w:p>
      <w:pPr>
        <w:ind w:firstLine="420"/>
      </w:pPr>
      <w:r>
        <w:rPr>
          <w:rFonts w:hint="eastAsia"/>
          <w:color w:val="70AD47"/>
        </w:rPr>
        <w:t>正例:</w:t>
      </w:r>
      <w:r>
        <w:rPr>
          <w:rFonts w:hint="eastAsia"/>
        </w:rPr>
        <w:t xml:space="preserve">数据库的查询结果可能是 null，因为自动拆箱，用基本数据类型接收有 NPE 风险。 </w:t>
      </w:r>
    </w:p>
    <w:p>
      <w:pPr>
        <w:ind w:firstLine="420"/>
      </w:pPr>
      <w:r>
        <w:rPr>
          <w:rFonts w:hint="eastAsia"/>
          <w:color w:val="FF0000"/>
        </w:rPr>
        <w:t>反例:</w:t>
      </w:r>
      <w:r>
        <w:rPr>
          <w:rFonts w:hint="eastAsia"/>
        </w:rPr>
        <w:t>比如显示成交总额涨跌情况，即正负 x%，x 为基本数据类型，调用的 RPC 服务，调用不成功时，返回的是默认值，页面显示为 0%，这是不合理的，应该显示成中划线。所以包装 数据类型的 null 值，能够表示额外的信息，如:远程调用失败，异常退出。</w:t>
      </w:r>
    </w:p>
    <w:p>
      <w:pPr>
        <w:numPr>
          <w:ilvl w:val="0"/>
          <w:numId w:val="12"/>
        </w:numPr>
      </w:pPr>
      <w:r>
        <w:rPr>
          <w:rFonts w:hint="eastAsia"/>
        </w:rPr>
        <w:t>【强制】【</w:t>
      </w:r>
      <w:r>
        <w:rPr>
          <w:rFonts w:hint="eastAsia"/>
          <w:lang w:val="en-US" w:eastAsia="zh-CN"/>
        </w:rPr>
        <w:t>hook</w:t>
      </w:r>
      <w:r>
        <w:rPr>
          <w:rFonts w:hint="eastAsia"/>
        </w:rPr>
        <w:t>】定义 DO/DTO/VO 等 POJO 类时，不要设定任何属性默认值。 反例:POJO类的gmtCreate默认值为new Date();但是这个属性在数据 取时并没有置入具体值，在更新其它字段时又附带更新了此字段，导致创建时间被修改成当前时间。</w:t>
      </w:r>
    </w:p>
    <w:p>
      <w:pPr>
        <w:numPr>
          <w:ilvl w:val="0"/>
          <w:numId w:val="12"/>
        </w:numPr>
      </w:pPr>
      <w:r>
        <w:rPr>
          <w:rFonts w:hint="eastAsia"/>
        </w:rPr>
        <w:t>【强制】序列化类新增属性时，请不要修改 serialVersionUID 字段，避免反序列失败;如 果完全不兼容升级，避免反序列化混乱，那么请修改 serialVersionUID 值。</w:t>
      </w:r>
    </w:p>
    <w:p>
      <w:pPr>
        <w:ind w:firstLine="420"/>
      </w:pPr>
      <w:r>
        <w:rPr>
          <w:rFonts w:hint="eastAsia"/>
          <w:color w:val="ED7D31"/>
        </w:rPr>
        <w:t>说明:</w:t>
      </w:r>
      <w:r>
        <w:rPr>
          <w:rFonts w:hint="eastAsia"/>
        </w:rPr>
        <w:t>注意 serialVersionUID 不一致会抛出序列化运行时异常。</w:t>
      </w:r>
    </w:p>
    <w:p>
      <w:pPr>
        <w:numPr>
          <w:ilvl w:val="0"/>
          <w:numId w:val="12"/>
        </w:numPr>
      </w:pPr>
      <w:r>
        <w:rPr>
          <w:rFonts w:hint="eastAsia"/>
        </w:rPr>
        <w:t>【强制】构造方法里面禁止加入任何业务逻辑，如果有初始化逻辑，请放在 init 方法中。</w:t>
      </w:r>
    </w:p>
    <w:p>
      <w:pPr>
        <w:numPr>
          <w:ilvl w:val="0"/>
          <w:numId w:val="12"/>
        </w:numPr>
      </w:pPr>
      <w:r>
        <w:rPr>
          <w:rFonts w:hint="eastAsia"/>
        </w:rPr>
        <w:t>【强制】【</w:t>
      </w:r>
      <w:r>
        <w:rPr>
          <w:rFonts w:hint="eastAsia"/>
          <w:lang w:val="en-US" w:eastAsia="zh-CN"/>
        </w:rPr>
        <w:t>hook</w:t>
      </w:r>
      <w:r>
        <w:rPr>
          <w:rFonts w:hint="eastAsia"/>
        </w:rPr>
        <w:t>】POJO 类必须写 toString 方法。使用 IDE 的中工具:source&gt; generate toString 时，如果继承了另一个 POJO 类，注意在前面加一下 super.toString。 说明:在方法执行抛出异常时，可以直接调用 POJO 的 toString()方法打印其属性值，便于排查问题。</w:t>
      </w:r>
    </w:p>
    <w:p>
      <w:pPr>
        <w:numPr>
          <w:ilvl w:val="0"/>
          <w:numId w:val="12"/>
        </w:numPr>
      </w:pPr>
      <w:r>
        <w:rPr>
          <w:rFonts w:hint="eastAsia"/>
        </w:rPr>
        <w:t>【推荐】使用索引访问用 String 的 split 方法得到的数组时，需做最后一个分隔符后有无内容的检查，否则会有抛 IndexOutOfBoundsException 的风险。</w:t>
      </w:r>
    </w:p>
    <w:p>
      <w:pPr>
        <w:ind w:firstLine="420"/>
        <w:rPr>
          <w:color w:val="ED7D31"/>
        </w:rPr>
      </w:pPr>
      <w:r>
        <w:rPr>
          <w:rFonts w:hint="eastAsia"/>
          <w:color w:val="ED7D31"/>
        </w:rPr>
        <w:t>说明:</w:t>
      </w:r>
    </w:p>
    <w:p>
      <w:pPr>
        <w:ind w:firstLine="420"/>
      </w:pPr>
      <w:r>
        <w:rPr>
          <w:rFonts w:hint="eastAsia"/>
        </w:rPr>
        <w:t xml:space="preserve">String str = "a,b,c,,"; String[] ary = str.split(","); </w:t>
      </w:r>
    </w:p>
    <w:p>
      <w:pPr>
        <w:ind w:firstLine="420"/>
        <w:rPr>
          <w:color w:val="70AD47"/>
        </w:rPr>
      </w:pPr>
      <w:r>
        <w:rPr>
          <w:rFonts w:hint="eastAsia"/>
          <w:color w:val="70AD47"/>
        </w:rPr>
        <w:t xml:space="preserve">// 预期大于 3，结果是 3 </w:t>
      </w:r>
    </w:p>
    <w:p>
      <w:pPr>
        <w:ind w:firstLine="420"/>
      </w:pPr>
      <w:r>
        <w:rPr>
          <w:rFonts w:hint="eastAsia"/>
        </w:rPr>
        <w:t>System.out.println(ary.length);</w:t>
      </w:r>
    </w:p>
    <w:p>
      <w:pPr>
        <w:numPr>
          <w:ilvl w:val="0"/>
          <w:numId w:val="12"/>
        </w:numPr>
      </w:pPr>
      <w:r>
        <w:rPr>
          <w:rFonts w:hint="eastAsia"/>
        </w:rPr>
        <w:t>【推荐】当一个类有多个构造方法，或者多个同名方法，这些方法应该按顺序放置在一起， 便于阅读，此条规则优先于第 15 条规则。</w:t>
      </w:r>
    </w:p>
    <w:p>
      <w:pPr>
        <w:numPr>
          <w:ilvl w:val="0"/>
          <w:numId w:val="12"/>
        </w:numPr>
      </w:pPr>
      <w:r>
        <w:rPr>
          <w:rFonts w:hint="eastAsia"/>
        </w:rPr>
        <w:t>【推荐】 类内方法定义顺序依次是:公有方法或保护方法 &gt; 私有方法 &gt; getter/setter 方法。</w:t>
      </w:r>
    </w:p>
    <w:p>
      <w:pPr>
        <w:ind w:firstLine="420"/>
      </w:pPr>
      <w:r>
        <w:rPr>
          <w:rFonts w:hint="eastAsia"/>
          <w:color w:val="ED7D31"/>
        </w:rPr>
        <w:t>说明</w:t>
      </w:r>
      <w:r>
        <w:rPr>
          <w:color w:val="ED7D31"/>
        </w:rPr>
        <w:t>:</w:t>
      </w:r>
      <w:r>
        <w:rPr>
          <w:rFonts w:hint="eastAsia"/>
        </w:rPr>
        <w:t>公有方法是类的调用者和维护者最关心的方法，首屏展示最好</w:t>
      </w:r>
      <w:r>
        <w:t>;</w:t>
      </w:r>
      <w:r>
        <w:rPr>
          <w:rFonts w:hint="eastAsia"/>
        </w:rPr>
        <w:t>保护方法虽然只是子类关心，也可能是</w:t>
      </w:r>
      <w:r>
        <w:t>“</w:t>
      </w:r>
      <w:r>
        <w:rPr>
          <w:rFonts w:hint="eastAsia"/>
        </w:rPr>
        <w:t>模板设计模式</w:t>
      </w:r>
      <w:r>
        <w:t>”</w:t>
      </w:r>
      <w:r>
        <w:rPr>
          <w:rFonts w:hint="eastAsia"/>
        </w:rPr>
        <w:t>下的核心方法</w:t>
      </w:r>
      <w:r>
        <w:t>;</w:t>
      </w:r>
      <w:r>
        <w:rPr>
          <w:rFonts w:hint="eastAsia"/>
        </w:rPr>
        <w:t>而私有方法外部一般不需要特别关心，是一个</w:t>
      </w:r>
      <w:r>
        <w:t xml:space="preserve"> </w:t>
      </w:r>
      <w:r>
        <w:rPr>
          <w:rFonts w:hint="eastAsia"/>
        </w:rPr>
        <w:t>黑盒实现</w:t>
      </w:r>
      <w:r>
        <w:t>;</w:t>
      </w:r>
      <w:r>
        <w:rPr>
          <w:rFonts w:hint="eastAsia"/>
        </w:rPr>
        <w:t>因为承载的信息价值较低，所有</w:t>
      </w:r>
      <w:r>
        <w:t xml:space="preserve"> Service </w:t>
      </w:r>
      <w:r>
        <w:rPr>
          <w:rFonts w:hint="eastAsia"/>
        </w:rPr>
        <w:t>和</w:t>
      </w:r>
      <w:r>
        <w:t xml:space="preserve"> DAO </w:t>
      </w:r>
      <w:r>
        <w:rPr>
          <w:rFonts w:hint="eastAsia"/>
        </w:rPr>
        <w:t>的</w:t>
      </w:r>
      <w:r>
        <w:t xml:space="preserve"> getter/setter </w:t>
      </w:r>
      <w:r>
        <w:rPr>
          <w:rFonts w:hint="eastAsia"/>
        </w:rPr>
        <w:t>方法放在类体最后。</w:t>
      </w:r>
    </w:p>
    <w:p>
      <w:pPr>
        <w:numPr>
          <w:ilvl w:val="0"/>
          <w:numId w:val="12"/>
        </w:numPr>
      </w:pPr>
      <w:r>
        <w:rPr>
          <w:rFonts w:hint="eastAsia"/>
        </w:rPr>
        <w:t>【推荐】setter 方法中，参数名称与类成员变量名称一致，this.成员名 = 参数名。在getter/setter 方法中，不要增加业务逻辑，增加排查问题的难度。</w:t>
      </w:r>
    </w:p>
    <w:p>
      <w:pPr>
        <w:ind w:firstLine="420"/>
        <w:rPr>
          <w:color w:val="FF0000"/>
        </w:rPr>
      </w:pPr>
      <w:r>
        <w:rPr>
          <w:rFonts w:hint="eastAsia"/>
          <w:color w:val="FF0000"/>
        </w:rPr>
        <w:t>反例:</w:t>
      </w:r>
    </w:p>
    <w:p>
      <w:pPr>
        <w:ind w:firstLine="420"/>
      </w:pPr>
      <w:r>
        <w:t>public Integer getData() { if (true) {</w:t>
      </w:r>
    </w:p>
    <w:p>
      <w:pPr>
        <w:ind w:left="420" w:firstLine="420"/>
      </w:pPr>
      <w:r>
        <w:t>return this.data + 100; }else{</w:t>
      </w:r>
    </w:p>
    <w:p>
      <w:pPr>
        <w:ind w:left="420" w:firstLine="420"/>
      </w:pPr>
      <w:r>
        <w:t>return this.data - 100; }</w:t>
      </w:r>
    </w:p>
    <w:p>
      <w:pPr>
        <w:ind w:firstLine="420"/>
      </w:pPr>
      <w:r>
        <w:t>}</w:t>
      </w:r>
    </w:p>
    <w:p>
      <w:pPr>
        <w:numPr>
          <w:ilvl w:val="0"/>
          <w:numId w:val="12"/>
        </w:numPr>
      </w:pPr>
      <w:r>
        <w:rPr>
          <w:rFonts w:hint="eastAsia"/>
        </w:rPr>
        <w:t>【</w:t>
      </w:r>
      <w:r>
        <w:rPr>
          <w:rFonts w:hint="default"/>
        </w:rPr>
        <w:t>强制</w:t>
      </w:r>
      <w:r>
        <w:rPr>
          <w:rFonts w:hint="eastAsia"/>
        </w:rPr>
        <w:t>】【</w:t>
      </w:r>
      <w:r>
        <w:rPr>
          <w:rFonts w:hint="eastAsia"/>
          <w:lang w:val="en-US" w:eastAsia="zh-CN"/>
        </w:rPr>
        <w:t>hook</w:t>
      </w:r>
      <w:r>
        <w:rPr>
          <w:rFonts w:hint="eastAsia"/>
        </w:rPr>
        <w:t>】循环体内，字符串的连接方式，使用 StringBuilder 的 append 方法进行扩展。 说明:反编译出的字节码文件显示每次循环都会 new 出一个 StringBuilder 对象，然后进行 append 操作，最后通过 toString 方法返回 String 对象，造成内存资源浪费。</w:t>
      </w:r>
    </w:p>
    <w:p>
      <w:pPr>
        <w:ind w:firstLine="420"/>
        <w:rPr>
          <w:color w:val="FF0000"/>
        </w:rPr>
      </w:pPr>
      <w:r>
        <w:rPr>
          <w:rFonts w:hint="eastAsia"/>
          <w:color w:val="FF0000"/>
        </w:rPr>
        <w:t>反例:</w:t>
      </w:r>
    </w:p>
    <w:p>
      <w:pPr>
        <w:ind w:firstLine="420"/>
      </w:pPr>
      <w:r>
        <w:t>String str = "start";</w:t>
      </w:r>
    </w:p>
    <w:p>
      <w:pPr>
        <w:ind w:firstLine="420"/>
      </w:pPr>
      <w:r>
        <w:t>for(inti=0;i&lt;100;i++){</w:t>
      </w:r>
    </w:p>
    <w:p>
      <w:pPr>
        <w:ind w:left="420" w:firstLine="420"/>
      </w:pPr>
      <w:r>
        <w:t xml:space="preserve">str = str + "hello"; </w:t>
      </w:r>
    </w:p>
    <w:p>
      <w:pPr>
        <w:ind w:firstLine="420"/>
      </w:pPr>
      <w:r>
        <w:t>}</w:t>
      </w:r>
    </w:p>
    <w:p>
      <w:pPr>
        <w:numPr>
          <w:ilvl w:val="0"/>
          <w:numId w:val="12"/>
        </w:numPr>
      </w:pPr>
      <w:r>
        <w:rPr>
          <w:rFonts w:hint="eastAsia"/>
        </w:rPr>
        <w:t>【推荐】final 可以声明类、成员变量、方法、以及本地变量，下列情况使用 final 关键字:</w:t>
      </w:r>
    </w:p>
    <w:p>
      <w:pPr>
        <w:numPr>
          <w:ilvl w:val="0"/>
          <w:numId w:val="14"/>
        </w:numPr>
      </w:pPr>
      <w:r>
        <w:rPr>
          <w:rFonts w:hint="eastAsia"/>
        </w:rPr>
        <w:t>不允许被继承的类，如:String 类。</w:t>
      </w:r>
    </w:p>
    <w:p>
      <w:pPr>
        <w:numPr>
          <w:ilvl w:val="0"/>
          <w:numId w:val="14"/>
        </w:numPr>
      </w:pPr>
      <w:r>
        <w:rPr>
          <w:rFonts w:hint="eastAsia"/>
        </w:rPr>
        <w:t>不允许修改引用的域对象，如:POJO类的域变量。</w:t>
      </w:r>
    </w:p>
    <w:p>
      <w:pPr>
        <w:numPr>
          <w:ilvl w:val="0"/>
          <w:numId w:val="14"/>
        </w:numPr>
      </w:pPr>
      <w:r>
        <w:rPr>
          <w:rFonts w:hint="eastAsia"/>
        </w:rPr>
        <w:t>不允许被重写的方法，如:POJO类的setter方法。</w:t>
      </w:r>
    </w:p>
    <w:p>
      <w:pPr>
        <w:numPr>
          <w:ilvl w:val="0"/>
          <w:numId w:val="14"/>
        </w:numPr>
      </w:pPr>
      <w:r>
        <w:rPr>
          <w:rFonts w:hint="eastAsia"/>
        </w:rPr>
        <w:t>不允许运行过程中重新赋值的局部变量。</w:t>
      </w:r>
    </w:p>
    <w:p>
      <w:pPr>
        <w:numPr>
          <w:ilvl w:val="0"/>
          <w:numId w:val="14"/>
        </w:numPr>
      </w:pPr>
      <w:r>
        <w:rPr>
          <w:rFonts w:hint="eastAsia"/>
        </w:rPr>
        <w:t>避免上下文重复使用一个变量，使用 final描述可以强制重新定义一个变量，方便更好地进行重构。</w:t>
      </w:r>
    </w:p>
    <w:p>
      <w:pPr>
        <w:numPr>
          <w:ilvl w:val="0"/>
          <w:numId w:val="12"/>
        </w:numPr>
      </w:pPr>
      <w:r>
        <w:rPr>
          <w:rFonts w:hint="eastAsia"/>
        </w:rPr>
        <w:t>【推荐】慎用 Object的clone 方法来拷贝对象。</w:t>
      </w:r>
    </w:p>
    <w:p>
      <w:pPr>
        <w:ind w:firstLine="420"/>
      </w:pPr>
      <w:r>
        <w:rPr>
          <w:rFonts w:hint="eastAsia"/>
          <w:color w:val="ED7D31"/>
        </w:rPr>
        <w:t>说明:</w:t>
      </w:r>
      <w:r>
        <w:rPr>
          <w:rFonts w:hint="eastAsia"/>
        </w:rPr>
        <w:t>对象的 clone 方法默认是浅拷贝，若想实现深拷贝需要重写 clone 方法实现属性对象的拷贝。</w:t>
      </w:r>
    </w:p>
    <w:p>
      <w:pPr>
        <w:numPr>
          <w:ilvl w:val="0"/>
          <w:numId w:val="12"/>
        </w:numPr>
      </w:pPr>
      <w:r>
        <w:rPr>
          <w:rFonts w:hint="eastAsia"/>
        </w:rPr>
        <w:t>【推荐】类成员与方法访问控制从严:</w:t>
      </w:r>
    </w:p>
    <w:p>
      <w:pPr>
        <w:numPr>
          <w:ilvl w:val="0"/>
          <w:numId w:val="15"/>
        </w:numPr>
      </w:pPr>
      <w:r>
        <w:rPr>
          <w:rFonts w:hint="eastAsia"/>
        </w:rPr>
        <w:t xml:space="preserve">如果不允许外部直接通过new来创建对象，那么构造方法必须是private。 </w:t>
      </w:r>
    </w:p>
    <w:p>
      <w:pPr>
        <w:numPr>
          <w:ilvl w:val="0"/>
          <w:numId w:val="15"/>
        </w:numPr>
      </w:pPr>
      <w:r>
        <w:rPr>
          <w:rFonts w:hint="eastAsia"/>
        </w:rPr>
        <w:t>工具类不允许有public或default构造方法。</w:t>
      </w:r>
    </w:p>
    <w:p>
      <w:pPr>
        <w:numPr>
          <w:ilvl w:val="0"/>
          <w:numId w:val="15"/>
        </w:numPr>
      </w:pPr>
      <w:r>
        <w:rPr>
          <w:rFonts w:hint="eastAsia"/>
        </w:rPr>
        <w:t>类非static成员变量并且与子类共享，必须是protected。</w:t>
      </w:r>
    </w:p>
    <w:p>
      <w:pPr>
        <w:numPr>
          <w:ilvl w:val="0"/>
          <w:numId w:val="15"/>
        </w:numPr>
      </w:pPr>
      <w:r>
        <w:rPr>
          <w:rFonts w:hint="eastAsia"/>
        </w:rPr>
        <w:t>类非static成员变量并且仅在本类使用，必须是private。</w:t>
      </w:r>
    </w:p>
    <w:p>
      <w:pPr>
        <w:numPr>
          <w:ilvl w:val="0"/>
          <w:numId w:val="15"/>
        </w:numPr>
      </w:pPr>
      <w:r>
        <w:rPr>
          <w:rFonts w:hint="eastAsia"/>
        </w:rPr>
        <w:t>类static成员变量如果仅在本类使用，必须是private。</w:t>
      </w:r>
    </w:p>
    <w:p>
      <w:pPr>
        <w:numPr>
          <w:ilvl w:val="0"/>
          <w:numId w:val="15"/>
        </w:numPr>
      </w:pPr>
      <w:r>
        <w:rPr>
          <w:rFonts w:hint="eastAsia"/>
        </w:rPr>
        <w:t>若是static成员变量，必须考虑是否为final。</w:t>
      </w:r>
    </w:p>
    <w:p>
      <w:pPr>
        <w:numPr>
          <w:ilvl w:val="0"/>
          <w:numId w:val="15"/>
        </w:numPr>
      </w:pPr>
      <w:r>
        <w:rPr>
          <w:rFonts w:hint="eastAsia"/>
        </w:rPr>
        <w:t>类成员方法只供类内部调用，必须是private。</w:t>
      </w:r>
    </w:p>
    <w:p>
      <w:pPr>
        <w:numPr>
          <w:ilvl w:val="0"/>
          <w:numId w:val="15"/>
        </w:numPr>
      </w:pPr>
      <w:r>
        <w:rPr>
          <w:rFonts w:hint="eastAsia"/>
        </w:rPr>
        <w:t xml:space="preserve">类成员方法只对继承类公开，那么限制为protected。 </w:t>
      </w:r>
    </w:p>
    <w:p>
      <w:pPr>
        <w:ind w:firstLine="360"/>
      </w:pPr>
      <w:r>
        <w:rPr>
          <w:rFonts w:hint="eastAsia"/>
          <w:color w:val="ED7D31"/>
        </w:rPr>
        <w:t>说明:</w:t>
      </w:r>
      <w:r>
        <w:rPr>
          <w:rFonts w:hint="eastAsia"/>
        </w:rPr>
        <w:t xml:space="preserve">任何类、方法、参数、变量，严控访问范围。过于宽泛的访问范围，不利于模块解耦。 </w:t>
      </w:r>
    </w:p>
    <w:p>
      <w:pPr>
        <w:ind w:firstLine="420"/>
      </w:pPr>
      <w:r>
        <w:rPr>
          <w:rFonts w:hint="eastAsia"/>
          <w:color w:val="ED7D31"/>
        </w:rPr>
        <w:t>思考:</w:t>
      </w:r>
      <w:r>
        <w:rPr>
          <w:rFonts w:hint="eastAsia"/>
        </w:rPr>
        <w:t>如果是一个 private 的方法，想删除就删除，可是一个 public 的 service 方法，或者 一个 public 的成员变量，删除一下，不得手心冒点汗吗?</w:t>
      </w:r>
      <w:r>
        <w:rPr>
          <w:rFonts w:hint="eastAsia"/>
          <w:b/>
        </w:rPr>
        <w:t>变量像自己的小孩，</w:t>
      </w:r>
      <w:r>
        <w:rPr>
          <w:rFonts w:hint="eastAsia"/>
        </w:rPr>
        <w:t>尽量在自己的视线内，变量作用域太大，无限制的到处跑，那么你会担心的。</w:t>
      </w:r>
    </w:p>
    <w:p>
      <w:pPr>
        <w:pStyle w:val="3"/>
      </w:pPr>
      <w:bookmarkStart w:id="121" w:name="_Toc495785659"/>
      <w:bookmarkStart w:id="122" w:name="_Toc1439062621"/>
      <w:bookmarkStart w:id="123" w:name="_Toc1951589205"/>
      <w:bookmarkStart w:id="124" w:name="_Toc1722162922"/>
      <w:bookmarkStart w:id="125" w:name="_Toc445107830"/>
      <w:bookmarkStart w:id="126" w:name="_Toc979527090"/>
      <w:bookmarkStart w:id="127" w:name="_Toc1722265861"/>
      <w:r>
        <w:rPr>
          <w:rFonts w:hint="eastAsia"/>
        </w:rPr>
        <w:t>集合处理</w:t>
      </w:r>
      <w:bookmarkEnd w:id="121"/>
      <w:bookmarkEnd w:id="122"/>
      <w:bookmarkEnd w:id="123"/>
      <w:bookmarkEnd w:id="124"/>
      <w:bookmarkEnd w:id="125"/>
      <w:bookmarkEnd w:id="126"/>
      <w:bookmarkEnd w:id="127"/>
    </w:p>
    <w:p>
      <w:pPr>
        <w:numPr>
          <w:ilvl w:val="0"/>
          <w:numId w:val="16"/>
        </w:numPr>
      </w:pPr>
      <w:r>
        <w:rPr>
          <w:rFonts w:hint="eastAsia"/>
        </w:rPr>
        <w:t>【强制】关于 hashCode 和 equals 的处理，遵循如下规则:</w:t>
      </w:r>
    </w:p>
    <w:p>
      <w:pPr>
        <w:numPr>
          <w:ilvl w:val="0"/>
          <w:numId w:val="17"/>
        </w:numPr>
      </w:pPr>
      <w:r>
        <w:rPr>
          <w:rFonts w:hint="eastAsia"/>
        </w:rPr>
        <w:t>只要重写equals，就必须重写hashCode。</w:t>
      </w:r>
    </w:p>
    <w:p>
      <w:pPr>
        <w:numPr>
          <w:ilvl w:val="0"/>
          <w:numId w:val="17"/>
        </w:numPr>
      </w:pPr>
      <w:r>
        <w:rPr>
          <w:rFonts w:hint="eastAsia"/>
        </w:rPr>
        <w:t>因为Set存储的是不重复的对象，依据hashCode和equals进行判断，所以Set存储的 对象必须重写这两个方法。</w:t>
      </w:r>
    </w:p>
    <w:p>
      <w:pPr>
        <w:numPr>
          <w:ilvl w:val="0"/>
          <w:numId w:val="17"/>
        </w:numPr>
      </w:pPr>
      <w:r>
        <w:rPr>
          <w:rFonts w:hint="eastAsia"/>
        </w:rPr>
        <w:t>如果自定义对象做为Map的键，那么必须重写hashCode和equals。</w:t>
      </w:r>
    </w:p>
    <w:p>
      <w:pPr>
        <w:ind w:left="360"/>
      </w:pPr>
      <w:r>
        <w:rPr>
          <w:rFonts w:hint="eastAsia"/>
          <w:color w:val="ED7D31"/>
        </w:rPr>
        <w:t>说明:</w:t>
      </w:r>
      <w:r>
        <w:rPr>
          <w:rFonts w:hint="eastAsia"/>
        </w:rPr>
        <w:t>String 重写了 hashCode 和 equals 方法，所以我们可以非常愉快地使用 String 对象 作为 key 来使用。</w:t>
      </w:r>
    </w:p>
    <w:p>
      <w:pPr>
        <w:numPr>
          <w:ilvl w:val="0"/>
          <w:numId w:val="16"/>
        </w:numPr>
      </w:pPr>
      <w:r>
        <w:rPr>
          <w:rFonts w:hint="eastAsia"/>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 xml:space="preserve">ArrayList的subList结果不可强转成ArrayList，否则会抛出ClassCastException 异常，即java.util.RandomAccessSubList cannot be cast to java.util.ArrayList. </w:t>
      </w:r>
    </w:p>
    <w:p>
      <w:pPr>
        <w:ind w:left="420"/>
      </w:pPr>
      <w:r>
        <w:rPr>
          <w:rFonts w:hint="eastAsia"/>
          <w:color w:val="ED7D31"/>
        </w:rPr>
        <w:t>说明:</w:t>
      </w:r>
      <w:r>
        <w:rPr>
          <w:rFonts w:hint="eastAsia"/>
        </w:rPr>
        <w:t>subList 返回的是 ArrayList 的内部类 SubList，并不是 ArrayList ，而是 ArrayList 的一个视图，对于SubList子列表的所有操作最终会反映到原列表上。</w:t>
      </w:r>
    </w:p>
    <w:p>
      <w:pPr>
        <w:numPr>
          <w:ilvl w:val="0"/>
          <w:numId w:val="16"/>
        </w:numPr>
      </w:pPr>
      <w:r>
        <w:rPr>
          <w:rFonts w:hint="eastAsia"/>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在 subList 场景中，高度注意对原集合元素个数的修改，会导致子列表的遍历、增加、 删除均会产生ConcurrentModificationException 异常。</w:t>
      </w:r>
    </w:p>
    <w:p>
      <w:pPr>
        <w:numPr>
          <w:ilvl w:val="0"/>
          <w:numId w:val="16"/>
        </w:numPr>
      </w:pPr>
      <w:r>
        <w:rPr>
          <w:rFonts w:hint="eastAsia"/>
        </w:rPr>
        <w:t>【强制】</w:t>
      </w:r>
      <w:r>
        <w:rPr>
          <w:rFonts w:hint="eastAsia"/>
          <w:lang w:val="en-US" w:eastAsia="zh-CN"/>
        </w:rPr>
        <w:t xml:space="preserve"> </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使用集合转数组的方法，必须使用集合的 toArray(T[] array)，传入的是类型完全 一样的数组，大小就是 list.size()。</w:t>
      </w:r>
    </w:p>
    <w:p>
      <w:pPr>
        <w:ind w:left="420" w:firstLine="60"/>
      </w:pPr>
      <w:r>
        <w:rPr>
          <w:rFonts w:hint="eastAsia"/>
          <w:color w:val="ED7D31"/>
        </w:rPr>
        <w:t>说明:</w:t>
      </w:r>
      <w:r>
        <w:rPr>
          <w:rFonts w:hint="eastAsia"/>
        </w:rPr>
        <w:t>使用 toArray 带参方法，入参分配的数组空间不够大时，toArray 方法内部将重新分配 内存空间，并返回新数组地址;如果数组元素大于实际所需，下标为[ list.size() ]的数组 元素将被置为 null，其它数组元素保持原值，因此最好将方法入参数组大小定义与集合元素 个数一致。</w:t>
      </w:r>
    </w:p>
    <w:p>
      <w:pPr>
        <w:ind w:firstLine="420"/>
        <w:rPr>
          <w:color w:val="70AD47"/>
        </w:rPr>
      </w:pPr>
      <w:r>
        <w:rPr>
          <w:rFonts w:hint="eastAsia"/>
          <w:color w:val="70AD47"/>
        </w:rPr>
        <w:t>正例:</w:t>
      </w:r>
    </w:p>
    <w:p>
      <w:pPr>
        <w:ind w:left="420" w:firstLine="420"/>
      </w:pPr>
      <w:r>
        <w:t xml:space="preserve">List&lt;String&gt; list = new ArrayList&lt;String&gt;(2); </w:t>
      </w:r>
    </w:p>
    <w:p>
      <w:pPr>
        <w:ind w:left="420" w:firstLine="420"/>
      </w:pPr>
      <w:r>
        <w:t>list.add("guan");</w:t>
      </w:r>
    </w:p>
    <w:p>
      <w:pPr>
        <w:ind w:left="420" w:firstLine="420"/>
      </w:pPr>
      <w:r>
        <w:t>list.add("bao");</w:t>
      </w:r>
    </w:p>
    <w:p>
      <w:pPr>
        <w:ind w:left="420" w:firstLine="420"/>
      </w:pPr>
      <w:r>
        <w:t xml:space="preserve">String[] array = new String[list.size()]; </w:t>
      </w:r>
    </w:p>
    <w:p>
      <w:pPr>
        <w:ind w:left="420" w:firstLine="420"/>
      </w:pPr>
      <w:r>
        <w:t>array = list.toArray(array);</w:t>
      </w:r>
    </w:p>
    <w:p>
      <w:pPr>
        <w:ind w:left="420"/>
        <w:rPr>
          <w:color w:val="FF0000"/>
        </w:rPr>
      </w:pPr>
      <w:r>
        <w:rPr>
          <w:rFonts w:hint="eastAsia"/>
          <w:color w:val="FF0000"/>
        </w:rPr>
        <w:t>反例:</w:t>
      </w:r>
    </w:p>
    <w:p>
      <w:pPr>
        <w:ind w:left="420" w:firstLine="420"/>
      </w:pPr>
      <w:r>
        <w:rPr>
          <w:rFonts w:hint="eastAsia"/>
        </w:rPr>
        <w:t>直接使用 toArray 无参方法存在问题，此方法返回值只能是 Object[]类，若强转其它</w:t>
      </w:r>
      <w:r>
        <w:rPr>
          <w:rFonts w:hint="eastAsia"/>
        </w:rPr>
        <w:tab/>
      </w:r>
      <w:r>
        <w:rPr>
          <w:rFonts w:hint="eastAsia"/>
        </w:rPr>
        <w:t>类型数组将出现 ClassCastException 错误。</w:t>
      </w:r>
    </w:p>
    <w:p>
      <w:pPr>
        <w:numPr>
          <w:ilvl w:val="0"/>
          <w:numId w:val="16"/>
        </w:numPr>
      </w:pPr>
      <w:r>
        <w:rPr>
          <w:rFonts w:hint="eastAsia"/>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 xml:space="preserve">使用工具类 Arrays.asList()把数组转换成集合时，不能使用其修改集合相关的方 法，它的 add/remove/clear 方法会抛出 UnsupportedOperationException 异常。 </w:t>
      </w:r>
    </w:p>
    <w:p>
      <w:pPr>
        <w:ind w:left="420" w:firstLine="60"/>
      </w:pPr>
      <w:r>
        <w:rPr>
          <w:rFonts w:hint="eastAsia"/>
          <w:color w:val="ED7D31"/>
        </w:rPr>
        <w:t>说明:</w:t>
      </w:r>
      <w:r>
        <w:rPr>
          <w:rFonts w:hint="eastAsia"/>
        </w:rPr>
        <w:t>asList 的返回对象是一个 Arrays 内部类，并没有实现集合的修改方法。Arrays.asList 体现的是适配器模式，只是转换接口，后台的数据仍是数组。</w:t>
      </w:r>
    </w:p>
    <w:p>
      <w:r>
        <w:t xml:space="preserve">       String[] str = new String[] { "you", "wu" };</w:t>
      </w:r>
    </w:p>
    <w:p>
      <w:pPr>
        <w:ind w:left="420" w:firstLine="420"/>
      </w:pPr>
      <w:r>
        <w:rPr>
          <w:rFonts w:hint="eastAsia"/>
        </w:rPr>
        <w:t xml:space="preserve">List list = Arrays.asList(str); </w:t>
      </w:r>
    </w:p>
    <w:p>
      <w:pPr>
        <w:ind w:left="420"/>
      </w:pPr>
      <w:r>
        <w:rPr>
          <w:rFonts w:hint="eastAsia"/>
        </w:rPr>
        <w:t xml:space="preserve">第一种情况:list.add("yangguanbao"); 运行时异常。 </w:t>
      </w:r>
    </w:p>
    <w:p>
      <w:pPr>
        <w:ind w:firstLine="420"/>
      </w:pPr>
      <w:r>
        <w:rPr>
          <w:rFonts w:hint="eastAsia"/>
        </w:rPr>
        <w:t>第二种情况:str[0] = "gujin"; 那么 list.get(0)也会随之修改。</w:t>
      </w:r>
    </w:p>
    <w:p>
      <w:pPr>
        <w:numPr>
          <w:ilvl w:val="0"/>
          <w:numId w:val="16"/>
        </w:numPr>
      </w:pPr>
      <w:r>
        <w:rPr>
          <w:rFonts w:hint="eastAsia"/>
        </w:rPr>
        <w:t>【强制】泛型通配符&lt;? extends T&gt;来接收返回的数据，此写法的泛型集合不能使用 add 方 法，而&lt;? super T&gt;不能使用 get 方法，做为接口调用赋值时易出错。</w:t>
      </w:r>
    </w:p>
    <w:p>
      <w:pPr>
        <w:ind w:firstLine="420"/>
      </w:pPr>
      <w:r>
        <w:rPr>
          <w:rFonts w:hint="eastAsia"/>
          <w:color w:val="ED7D31"/>
        </w:rPr>
        <w:t>说明:</w:t>
      </w:r>
      <w:r>
        <w:rPr>
          <w:rFonts w:hint="eastAsia"/>
        </w:rPr>
        <w:t>扩展说一下 PECS(Producer Extends Consumer Super)原则:</w:t>
      </w:r>
    </w:p>
    <w:p>
      <w:pPr>
        <w:numPr>
          <w:ilvl w:val="0"/>
          <w:numId w:val="18"/>
        </w:numPr>
      </w:pPr>
      <w:r>
        <w:rPr>
          <w:rFonts w:hint="eastAsia"/>
        </w:rPr>
        <w:t>频繁往外读取内 容的，适合用&lt;? extends T&gt;。</w:t>
      </w:r>
    </w:p>
    <w:p>
      <w:pPr>
        <w:numPr>
          <w:ilvl w:val="0"/>
          <w:numId w:val="18"/>
        </w:numPr>
      </w:pPr>
      <w:r>
        <w:rPr>
          <w:rFonts w:hint="eastAsia"/>
        </w:rPr>
        <w:t>第二、经常往里插入的，适合用&lt;? super T&gt;。</w:t>
      </w:r>
    </w:p>
    <w:p>
      <w:pPr>
        <w:numPr>
          <w:ilvl w:val="0"/>
          <w:numId w:val="16"/>
        </w:numPr>
      </w:pPr>
      <w:r>
        <w:rPr>
          <w:rFonts w:hint="eastAsia"/>
        </w:rPr>
        <w:t>【强制】</w:t>
      </w:r>
      <w:r>
        <w:rPr>
          <w:rFonts w:hint="eastAsia"/>
          <w:lang w:val="en-US" w:eastAsia="zh-CN"/>
        </w:rPr>
        <w:t xml:space="preserve"> </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不要在 foreach 循环里进行元素的 remove/add 操作。remove 元素请使用 Iterator方式，如果并发操作，需要对 Iterator 对象加锁。</w:t>
      </w:r>
    </w:p>
    <w:p>
      <w:pPr>
        <w:ind w:firstLine="420"/>
        <w:rPr>
          <w:color w:val="70AD47"/>
        </w:rPr>
      </w:pPr>
      <w:r>
        <w:rPr>
          <w:rFonts w:hint="eastAsia"/>
          <w:color w:val="70AD47"/>
        </w:rPr>
        <w:t>正例:</w:t>
      </w:r>
    </w:p>
    <w:p>
      <w:pPr>
        <w:ind w:firstLine="420"/>
      </w:pPr>
      <w:r>
        <w:t xml:space="preserve">Iterator&lt;String&gt; iterator = list.iterator(); </w:t>
      </w:r>
    </w:p>
    <w:p>
      <w:pPr>
        <w:ind w:firstLine="420"/>
      </w:pPr>
      <w:r>
        <w:t>while (iterator.hasNext()) {</w:t>
      </w:r>
    </w:p>
    <w:p>
      <w:pPr>
        <w:ind w:left="420" w:firstLine="420"/>
      </w:pPr>
      <w:r>
        <w:rPr>
          <w:rFonts w:hint="eastAsia"/>
        </w:rPr>
        <w:t xml:space="preserve">String item = iterator.next(); </w:t>
      </w:r>
    </w:p>
    <w:p>
      <w:pPr>
        <w:ind w:left="420" w:firstLine="420"/>
      </w:pPr>
      <w:r>
        <w:rPr>
          <w:rFonts w:hint="eastAsia"/>
        </w:rPr>
        <w:t>if (删除元素的条件) {</w:t>
      </w:r>
    </w:p>
    <w:p>
      <w:r>
        <w:t xml:space="preserve">             iterator.remove();</w:t>
      </w:r>
    </w:p>
    <w:p>
      <w:r>
        <w:t xml:space="preserve">       }</w:t>
      </w:r>
    </w:p>
    <w:p>
      <w:pPr>
        <w:ind w:firstLine="420"/>
      </w:pPr>
      <w:r>
        <w:t>}</w:t>
      </w:r>
    </w:p>
    <w:p>
      <w:pPr>
        <w:ind w:firstLine="420"/>
        <w:rPr>
          <w:color w:val="FF0000"/>
        </w:rPr>
      </w:pPr>
      <w:r>
        <w:rPr>
          <w:rFonts w:hint="eastAsia"/>
          <w:color w:val="FF0000"/>
        </w:rPr>
        <w:t>反例:</w:t>
      </w:r>
    </w:p>
    <w:p>
      <w:pPr>
        <w:ind w:firstLine="420"/>
      </w:pPr>
      <w:r>
        <w:t xml:space="preserve">List&lt;String&gt; a = new ArrayList&lt;String&gt;(); </w:t>
      </w:r>
    </w:p>
    <w:p>
      <w:pPr>
        <w:ind w:firstLine="420"/>
      </w:pPr>
      <w:r>
        <w:t>list.add("1");</w:t>
      </w:r>
    </w:p>
    <w:p>
      <w:pPr>
        <w:ind w:firstLine="420"/>
      </w:pPr>
      <w:r>
        <w:t>list.add("2");</w:t>
      </w:r>
    </w:p>
    <w:p>
      <w:pPr>
        <w:ind w:firstLine="420"/>
      </w:pPr>
      <w:r>
        <w:t>for (String item : list) {</w:t>
      </w:r>
    </w:p>
    <w:p>
      <w:pPr>
        <w:ind w:left="420" w:firstLine="420"/>
      </w:pPr>
      <w:r>
        <w:t xml:space="preserve">if ("1".equals(item)) { </w:t>
      </w:r>
    </w:p>
    <w:p>
      <w:pPr>
        <w:ind w:left="840" w:firstLine="420"/>
      </w:pPr>
      <w:r>
        <w:t>list.remove(item);</w:t>
      </w:r>
    </w:p>
    <w:p>
      <w:pPr>
        <w:ind w:left="420" w:firstLine="420"/>
      </w:pPr>
      <w:r>
        <w:t xml:space="preserve">} </w:t>
      </w:r>
    </w:p>
    <w:p>
      <w:pPr>
        <w:ind w:firstLine="480"/>
      </w:pPr>
      <w:r>
        <w:t>}</w:t>
      </w:r>
    </w:p>
    <w:p>
      <w:pPr>
        <w:ind w:firstLine="420"/>
      </w:pPr>
      <w:r>
        <w:rPr>
          <w:rFonts w:hint="eastAsia"/>
          <w:color w:val="ED7D31"/>
        </w:rPr>
        <w:t>说明:</w:t>
      </w:r>
      <w:r>
        <w:rPr>
          <w:rFonts w:hint="eastAsia"/>
        </w:rPr>
        <w:t>以上代码的执行结果肯定会出乎大家的意料，那么试一下把“1”换成“2”，会是同样的 结果吗?</w:t>
      </w:r>
    </w:p>
    <w:p>
      <w:pPr>
        <w:numPr>
          <w:ilvl w:val="0"/>
          <w:numId w:val="16"/>
        </w:numPr>
      </w:pPr>
      <w:r>
        <w:rPr>
          <w:rFonts w:hint="eastAsia"/>
        </w:rPr>
        <w:t>【强制】 在 JDK7 版本及以上，Comparator 要满足如下三个条件，不然 Arrays.sort， Collections.sort 会报 IllegalArgumentException 异常。</w:t>
      </w:r>
    </w:p>
    <w:p>
      <w:pPr>
        <w:ind w:firstLine="420"/>
      </w:pPr>
      <w:r>
        <w:rPr>
          <w:rFonts w:hint="eastAsia"/>
        </w:rPr>
        <w:t>说明:三个条件如下</w:t>
      </w:r>
    </w:p>
    <w:p>
      <w:pPr>
        <w:numPr>
          <w:ilvl w:val="0"/>
          <w:numId w:val="19"/>
        </w:numPr>
      </w:pPr>
      <w:r>
        <w:rPr>
          <w:rFonts w:hint="default"/>
        </w:rPr>
        <w:t>自反性：</w:t>
      </w:r>
      <w:r>
        <w:rPr>
          <w:rFonts w:hint="eastAsia"/>
        </w:rPr>
        <w:t>x，y的比较结果和y，x的比较结果相反。</w:t>
      </w:r>
    </w:p>
    <w:p>
      <w:pPr>
        <w:numPr>
          <w:ilvl w:val="0"/>
          <w:numId w:val="19"/>
        </w:numPr>
      </w:pPr>
      <w:r>
        <w:rPr>
          <w:rFonts w:hint="default"/>
        </w:rPr>
        <w:t>传递性：</w:t>
      </w:r>
      <w:r>
        <w:rPr>
          <w:rFonts w:hint="eastAsia"/>
        </w:rPr>
        <w:t xml:space="preserve">x&gt;y，y&gt;z，则x&gt;z。 </w:t>
      </w:r>
    </w:p>
    <w:p>
      <w:pPr>
        <w:numPr>
          <w:ilvl w:val="0"/>
          <w:numId w:val="19"/>
        </w:numPr>
      </w:pPr>
      <w:r>
        <w:rPr>
          <w:rFonts w:hint="default"/>
        </w:rPr>
        <w:t>对称性：x=y，则x，z比较结果和y，z比较结果相同。</w:t>
      </w:r>
    </w:p>
    <w:p>
      <w:pPr>
        <w:ind w:firstLine="420"/>
        <w:rPr>
          <w:color w:val="FF0000"/>
        </w:rPr>
      </w:pPr>
      <w:r>
        <w:rPr>
          <w:rFonts w:hint="eastAsia"/>
          <w:color w:val="FF0000"/>
        </w:rPr>
        <w:t>反例:</w:t>
      </w:r>
    </w:p>
    <w:p>
      <w:pPr>
        <w:ind w:firstLine="420"/>
      </w:pPr>
      <w:r>
        <w:rPr>
          <w:rFonts w:hint="eastAsia"/>
        </w:rPr>
        <w:t>下例中没有处理相等的情况，实际使用中可能会出现异常:</w:t>
      </w:r>
    </w:p>
    <w:p>
      <w:pPr>
        <w:ind w:left="420" w:firstLine="420"/>
      </w:pPr>
      <w:r>
        <w:t>new Comparator&lt;Student&gt;() {</w:t>
      </w:r>
    </w:p>
    <w:p>
      <w:pPr>
        <w:ind w:left="420" w:firstLine="420"/>
      </w:pPr>
      <w:r>
        <w:t>@Override</w:t>
      </w:r>
    </w:p>
    <w:p>
      <w:pPr>
        <w:ind w:left="420" w:firstLine="420"/>
      </w:pPr>
      <w:r>
        <w:t>public int compare(Student o1, Student o2) {</w:t>
      </w:r>
    </w:p>
    <w:p>
      <w:pPr>
        <w:ind w:left="840" w:firstLine="420"/>
      </w:pPr>
      <w:r>
        <w:t>return o1.getId() &gt; o2.getId() ? 1 : -1; }</w:t>
      </w:r>
    </w:p>
    <w:p>
      <w:pPr>
        <w:ind w:left="420" w:firstLine="420"/>
      </w:pPr>
      <w:r>
        <w:t>};</w:t>
      </w:r>
    </w:p>
    <w:p>
      <w:pPr>
        <w:numPr>
          <w:ilvl w:val="0"/>
          <w:numId w:val="16"/>
        </w:numPr>
      </w:pPr>
      <w:r>
        <w:rPr>
          <w:rFonts w:hint="eastAsia"/>
        </w:rPr>
        <w:t>【推荐】</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集合初始化时，指定集合初始值大小。</w:t>
      </w:r>
    </w:p>
    <w:p>
      <w:pPr>
        <w:ind w:left="420"/>
      </w:pPr>
      <w:r>
        <w:rPr>
          <w:rFonts w:hint="eastAsia"/>
          <w:color w:val="ED7D31"/>
        </w:rPr>
        <w:t>说明:</w:t>
      </w:r>
      <w:r>
        <w:rPr>
          <w:rFonts w:hint="eastAsia"/>
        </w:rPr>
        <w:t>HashMap使用HashMap(int initialCapacity) 初始化。</w:t>
      </w:r>
    </w:p>
    <w:p>
      <w:pPr>
        <w:ind w:left="420"/>
      </w:pPr>
      <w:r>
        <w:rPr>
          <w:rFonts w:hint="eastAsia"/>
          <w:color w:val="70AD47"/>
        </w:rPr>
        <w:t>正例:</w:t>
      </w:r>
      <w:r>
        <w:rPr>
          <w:rFonts w:hint="eastAsia"/>
        </w:rPr>
        <w:t xml:space="preserve">initialCapacity = (需要存储的元素个数 / 负载因子) + 1。注意负载因子(即 loader factor)默认为 0.75，如果暂时无法确定初始值大小，请设置为 16(即默认值)。 </w:t>
      </w:r>
    </w:p>
    <w:p>
      <w:pPr>
        <w:ind w:left="420"/>
      </w:pPr>
      <w:r>
        <w:rPr>
          <w:rFonts w:hint="eastAsia"/>
          <w:color w:val="FF0000"/>
        </w:rPr>
        <w:t>反例:</w:t>
      </w:r>
      <w:r>
        <w:rPr>
          <w:rFonts w:hint="eastAsia"/>
        </w:rPr>
        <w:t>HashMap 需要放置 1024 个元素，由于没有设置容量初始大小，随着元素不断增加，容 量 7 次被迫扩大，resize 需要重建 hash 表，严重影响性能。</w:t>
      </w:r>
    </w:p>
    <w:p>
      <w:pPr>
        <w:numPr>
          <w:ilvl w:val="0"/>
          <w:numId w:val="16"/>
        </w:numPr>
      </w:pPr>
      <w:r>
        <w:rPr>
          <w:rFonts w:hint="eastAsia"/>
        </w:rPr>
        <w:t xml:space="preserve">【推荐】使用 entrySet 遍历 Map 类集合 KV，而不是 keySet 方式进行遍历。 </w:t>
      </w:r>
    </w:p>
    <w:p>
      <w:pPr>
        <w:ind w:left="420"/>
      </w:pPr>
      <w:r>
        <w:rPr>
          <w:rFonts w:hint="eastAsia"/>
          <w:color w:val="ED7D31"/>
        </w:rPr>
        <w:t>说明:</w:t>
      </w:r>
      <w:r>
        <w:rPr>
          <w:rFonts w:hint="eastAsia"/>
        </w:rPr>
        <w:t>keySet 其实是遍历了 2 次，一次是转为 Iterator 对象，另一次是从 hashMap 中取出 key 所对应的 value。而 entrySet 只是遍历了一次就把 key 和 value 都放到entry中，效率更高。如果是 JDK8，使用Map.foreach方法。</w:t>
      </w:r>
    </w:p>
    <w:p>
      <w:pPr>
        <w:ind w:left="420"/>
      </w:pPr>
      <w:r>
        <w:rPr>
          <w:rFonts w:hint="eastAsia"/>
          <w:color w:val="70AD47"/>
        </w:rPr>
        <w:t>正例:</w:t>
      </w:r>
      <w:r>
        <w:rPr>
          <w:rFonts w:hint="eastAsia"/>
        </w:rPr>
        <w:t>values()返回的是V值集合，是一个list集合对象;keySet()返回的是 K 值集合，是 一个 Set 集合对象;entrySet()返回的是 K-V 值组合集合。</w:t>
      </w:r>
    </w:p>
    <w:p>
      <w:pPr>
        <w:numPr>
          <w:ilvl w:val="0"/>
          <w:numId w:val="16"/>
        </w:numPr>
      </w:pPr>
      <w:r>
        <w:rPr>
          <w:rFonts w:hint="eastAsia"/>
        </w:rPr>
        <w:t>【推荐】高度注意 Map 类集合 K/V 能不能存储 null 值的情况，如下表格:</w:t>
      </w:r>
    </w:p>
    <w:p>
      <w:r>
        <w:drawing>
          <wp:inline distT="0" distB="0" distL="0" distR="0">
            <wp:extent cx="5274310" cy="164592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645920"/>
                    </a:xfrm>
                    <a:prstGeom prst="rect">
                      <a:avLst/>
                    </a:prstGeom>
                    <a:noFill/>
                    <a:ln>
                      <a:noFill/>
                    </a:ln>
                  </pic:spPr>
                </pic:pic>
              </a:graphicData>
            </a:graphic>
          </wp:inline>
        </w:drawing>
      </w:r>
    </w:p>
    <w:p>
      <w:pPr>
        <w:ind w:left="420"/>
      </w:pPr>
      <w:r>
        <w:rPr>
          <w:rFonts w:hint="eastAsia"/>
          <w:color w:val="FF0000"/>
        </w:rPr>
        <w:t>反例</w:t>
      </w:r>
      <w:r>
        <w:rPr>
          <w:color w:val="FF0000"/>
        </w:rPr>
        <w:t>:</w:t>
      </w:r>
      <w:r>
        <w:t xml:space="preserve"> </w:t>
      </w:r>
      <w:r>
        <w:rPr>
          <w:rFonts w:hint="eastAsia"/>
        </w:rPr>
        <w:t>由于</w:t>
      </w:r>
      <w:r>
        <w:t xml:space="preserve"> HashMap </w:t>
      </w:r>
      <w:r>
        <w:rPr>
          <w:rFonts w:hint="eastAsia"/>
        </w:rPr>
        <w:t>的干扰，很多人认为</w:t>
      </w:r>
      <w:r>
        <w:t xml:space="preserve"> ConcurrentHashMap </w:t>
      </w:r>
      <w:r>
        <w:rPr>
          <w:rFonts w:hint="eastAsia"/>
        </w:rPr>
        <w:t>是可以置入</w:t>
      </w:r>
      <w:r>
        <w:t xml:space="preserve"> null </w:t>
      </w:r>
      <w:r>
        <w:rPr>
          <w:rFonts w:hint="eastAsia"/>
        </w:rPr>
        <w:t>值，而事实上，</w:t>
      </w:r>
      <w:r>
        <w:t xml:space="preserve"> </w:t>
      </w:r>
      <w:r>
        <w:rPr>
          <w:rFonts w:hint="eastAsia"/>
        </w:rPr>
        <w:t>存储</w:t>
      </w:r>
      <w:r>
        <w:t xml:space="preserve"> null </w:t>
      </w:r>
      <w:r>
        <w:rPr>
          <w:rFonts w:hint="eastAsia"/>
        </w:rPr>
        <w:t>值时会抛出</w:t>
      </w:r>
      <w:r>
        <w:t xml:space="preserve"> NPE </w:t>
      </w:r>
      <w:r>
        <w:rPr>
          <w:rFonts w:hint="eastAsia"/>
        </w:rPr>
        <w:t>异常。</w:t>
      </w:r>
      <w:r>
        <w:t xml:space="preserve"> </w:t>
      </w:r>
    </w:p>
    <w:p>
      <w:pPr>
        <w:numPr>
          <w:ilvl w:val="0"/>
          <w:numId w:val="16"/>
        </w:numPr>
      </w:pPr>
      <w:r>
        <w:rPr>
          <w:rFonts w:hint="eastAsia"/>
        </w:rPr>
        <w:t xml:space="preserve">【参考】合理利用好集合的有序性(sort)和稳定性(order)，避免集合的无序性(unsort)和 不稳定性(unorder)带来的负面影响。 </w:t>
      </w:r>
    </w:p>
    <w:p>
      <w:pPr>
        <w:ind w:left="420"/>
      </w:pPr>
      <w:r>
        <w:rPr>
          <w:rFonts w:hint="eastAsia"/>
          <w:color w:val="FFC000"/>
        </w:rPr>
        <w:t>说明:</w:t>
      </w:r>
      <w:r>
        <w:rPr>
          <w:rFonts w:hint="eastAsia"/>
        </w:rPr>
        <w:t>有序性是指遍历的结果是按某种比较规则依次排列的。稳定性指集合每次遍历的元素次 序是一定的。如:ArrayList 是 order/unsort;HashMap 是 unorder/unsort;TreeSet 是order/sort。</w:t>
      </w:r>
    </w:p>
    <w:p>
      <w:pPr>
        <w:numPr>
          <w:ilvl w:val="0"/>
          <w:numId w:val="16"/>
        </w:numPr>
      </w:pPr>
      <w:r>
        <w:rPr>
          <w:rFonts w:hint="eastAsia"/>
        </w:rPr>
        <w:t>【参考】利用 Set 元素唯一的特性，可以快速对一个集合进行去重操作，避免使用 List 的contains 方法进行遍历、对比、去重操作。</w:t>
      </w:r>
    </w:p>
    <w:p>
      <w:pPr>
        <w:pStyle w:val="3"/>
      </w:pPr>
      <w:bookmarkStart w:id="128" w:name="_Toc1937882053"/>
      <w:bookmarkStart w:id="129" w:name="_Toc1314341817"/>
      <w:bookmarkStart w:id="130" w:name="_Toc1171989573"/>
      <w:bookmarkStart w:id="131" w:name="_Toc290572066"/>
      <w:bookmarkStart w:id="132" w:name="_Toc1068426927"/>
      <w:bookmarkStart w:id="133" w:name="_Toc495785660"/>
      <w:bookmarkStart w:id="134" w:name="_Toc1844479219"/>
      <w:r>
        <w:rPr>
          <w:rFonts w:hint="eastAsia"/>
        </w:rPr>
        <w:t>并发处理</w:t>
      </w:r>
      <w:bookmarkEnd w:id="128"/>
      <w:bookmarkEnd w:id="129"/>
      <w:bookmarkEnd w:id="130"/>
      <w:bookmarkEnd w:id="131"/>
      <w:bookmarkEnd w:id="132"/>
      <w:bookmarkEnd w:id="133"/>
      <w:bookmarkEnd w:id="134"/>
    </w:p>
    <w:p>
      <w:pPr>
        <w:numPr>
          <w:ilvl w:val="6"/>
          <w:numId w:val="20"/>
        </w:numPr>
        <w:ind w:left="480"/>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】获取单例对象需要保证线程安全，其中的方法也要保证线程安全。</w:t>
      </w:r>
    </w:p>
    <w:p>
      <w:pPr>
        <w:ind w:firstLine="420"/>
      </w:pPr>
      <w:r>
        <w:rPr>
          <w:rFonts w:hint="eastAsia"/>
          <w:color w:val="FFC000"/>
        </w:rPr>
        <w:t>说明</w:t>
      </w:r>
      <w:r>
        <w:rPr>
          <w:color w:val="FFC000"/>
        </w:rPr>
        <w:t>:</w:t>
      </w:r>
      <w:r>
        <w:rPr>
          <w:rFonts w:hint="eastAsia"/>
        </w:rPr>
        <w:t>资源驱动类、工具类、单例工厂类都需要注意。</w:t>
      </w:r>
    </w:p>
    <w:p>
      <w:pPr>
        <w:numPr>
          <w:ilvl w:val="0"/>
          <w:numId w:val="20"/>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】创建线程或线程池时请指定有意义的线程名称，方便出错时回溯。</w:t>
      </w:r>
      <w:r>
        <w:rPr>
          <w:lang w:eastAsia="zh-CN"/>
        </w:rPr>
        <w:t xml:space="preserve"> </w:t>
      </w:r>
    </w:p>
    <w:p>
      <w:pPr>
        <w:ind w:firstLine="420"/>
        <w:rPr>
          <w:color w:val="70AD47"/>
        </w:rPr>
      </w:pPr>
      <w:r>
        <w:rPr>
          <w:rFonts w:hint="eastAsia"/>
          <w:color w:val="70AD47"/>
        </w:rPr>
        <w:t>正例</w:t>
      </w:r>
      <w:r>
        <w:rPr>
          <w:color w:val="70AD47"/>
        </w:rPr>
        <w:t xml:space="preserve">: </w:t>
      </w:r>
    </w:p>
    <w:p>
      <w:pPr>
        <w:ind w:firstLine="420"/>
      </w:pPr>
      <w:r>
        <w:rPr>
          <w:lang w:eastAsia="zh-CN"/>
        </w:rPr>
        <w:t>public class TimerTaskThread extends Thread {</w:t>
      </w:r>
    </w:p>
    <w:p>
      <w:pPr>
        <w:ind w:left="420" w:firstLine="420"/>
        <w:rPr>
          <w:lang w:eastAsia="zh-CN"/>
        </w:rPr>
      </w:pPr>
      <w:r>
        <w:rPr>
          <w:lang w:eastAsia="zh-CN"/>
        </w:rPr>
        <w:t xml:space="preserve">public TimerTaskThread() { </w:t>
      </w:r>
    </w:p>
    <w:p>
      <w:pPr>
        <w:rPr>
          <w:lang w:eastAsia="zh-CN"/>
        </w:rPr>
      </w:pPr>
      <w:r>
        <w:rPr>
          <w:lang w:eastAsia="zh-CN"/>
        </w:rPr>
        <w:t xml:space="preserve">          super.setName("TimerTaskThread");</w:t>
      </w:r>
    </w:p>
    <w:p>
      <w:pPr>
        <w:ind w:left="840" w:firstLine="420"/>
      </w:pPr>
      <w:r>
        <w:rPr>
          <w:lang w:eastAsia="zh-CN"/>
        </w:rPr>
        <w:t xml:space="preserve">... </w:t>
      </w:r>
      <w:r>
        <w:rPr>
          <w:rFonts w:hint="eastAsia"/>
        </w:rPr>
        <w:tab/>
      </w:r>
      <w:r>
        <w:rPr>
          <w:rFonts w:hint="eastAsia"/>
        </w:rPr>
        <w:tab/>
      </w:r>
    </w:p>
    <w:p>
      <w:pPr>
        <w:ind w:left="420" w:firstLine="420"/>
      </w:pPr>
      <w:r>
        <w:rPr>
          <w:lang w:eastAsia="zh-CN"/>
        </w:rPr>
        <w:t xml:space="preserve">} </w:t>
      </w:r>
    </w:p>
    <w:p>
      <w:r>
        <w:rPr>
          <w:rFonts w:hint="eastAsia"/>
        </w:rPr>
        <w:t xml:space="preserve">   }</w:t>
      </w:r>
    </w:p>
    <w:p>
      <w:pPr>
        <w:numPr>
          <w:ilvl w:val="0"/>
          <w:numId w:val="20"/>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】线程资源必须通过线程池</w:t>
      </w:r>
      <w:r>
        <w:rPr>
          <w:lang w:eastAsia="zh-CN"/>
        </w:rPr>
        <w:t xml:space="preserve"> </w:t>
      </w:r>
      <w:r>
        <w:rPr>
          <w:rFonts w:hint="eastAsia"/>
          <w:lang w:eastAsia="zh-CN"/>
        </w:rPr>
        <w:t>供，不允许在应用中自行显式创建线程。</w:t>
      </w:r>
      <w:r>
        <w:rPr>
          <w:lang w:eastAsia="zh-CN"/>
        </w:rPr>
        <w:t xml:space="preserve"> </w:t>
      </w:r>
    </w:p>
    <w:p>
      <w:pPr>
        <w:ind w:firstLine="420"/>
      </w:pPr>
      <w:r>
        <w:rPr>
          <w:rFonts w:hint="eastAsia"/>
          <w:color w:val="ED7D31"/>
        </w:rPr>
        <w:t>说明</w:t>
      </w:r>
      <w:r>
        <w:rPr>
          <w:color w:val="ED7D31"/>
        </w:rPr>
        <w:t>:</w:t>
      </w:r>
      <w:r>
        <w:rPr>
          <w:rFonts w:hint="eastAsia"/>
        </w:rPr>
        <w:t>使用线程池的好处是减少在创建和销毁线程上所花的时间以及系统资源的开销，解决资</w:t>
      </w:r>
      <w:r>
        <w:t xml:space="preserve"> </w:t>
      </w:r>
      <w:r>
        <w:rPr>
          <w:rFonts w:hint="eastAsia"/>
        </w:rPr>
        <w:t>源不足的问题。如果不使用线程池，有可能造成系统创建大量同类线程而导致消耗完内存或者</w:t>
      </w:r>
      <w:r>
        <w:t xml:space="preserve"> “</w:t>
      </w:r>
      <w:r>
        <w:rPr>
          <w:rFonts w:hint="eastAsia"/>
        </w:rPr>
        <w:t>过度切换</w:t>
      </w:r>
      <w:r>
        <w:t>”</w:t>
      </w:r>
      <w:r>
        <w:rPr>
          <w:rFonts w:hint="eastAsia"/>
        </w:rPr>
        <w:t>的问题。</w:t>
      </w:r>
      <w:r>
        <w:t xml:space="preserve"> </w:t>
      </w:r>
    </w:p>
    <w:p>
      <w:pPr>
        <w:numPr>
          <w:ilvl w:val="0"/>
          <w:numId w:val="20"/>
        </w:num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】线程池不允许使用</w:t>
      </w:r>
      <w:r>
        <w:rPr>
          <w:lang w:eastAsia="zh-CN"/>
        </w:rPr>
        <w:t xml:space="preserve">Executors </w:t>
      </w:r>
      <w:r>
        <w:rPr>
          <w:rFonts w:hint="eastAsia"/>
          <w:lang w:eastAsia="zh-CN"/>
        </w:rPr>
        <w:t>去创建，而是通过</w:t>
      </w:r>
      <w:r>
        <w:rPr>
          <w:lang w:eastAsia="zh-CN"/>
        </w:rPr>
        <w:t xml:space="preserve"> ThreadPoolExecutor </w:t>
      </w:r>
      <w:r>
        <w:rPr>
          <w:rFonts w:hint="eastAsia"/>
          <w:lang w:eastAsia="zh-CN"/>
        </w:rPr>
        <w:t>的方式，这样</w:t>
      </w:r>
      <w:r>
        <w:rPr>
          <w:lang w:eastAsia="zh-CN"/>
        </w:rPr>
        <w:t xml:space="preserve"> </w:t>
      </w:r>
      <w:r>
        <w:rPr>
          <w:rFonts w:hint="eastAsia"/>
          <w:lang w:eastAsia="zh-CN"/>
        </w:rPr>
        <w:t>的处理方式让写的同学更加明确线程池的运行规则，规避资源耗尽的风险。</w:t>
      </w:r>
      <w:r>
        <w:rPr>
          <w:lang w:eastAsia="zh-CN"/>
        </w:rPr>
        <w:t xml:space="preserve"> </w:t>
      </w:r>
    </w:p>
    <w:p>
      <w:r>
        <w:rPr>
          <w:rFonts w:hint="eastAsia"/>
        </w:rPr>
        <w:t xml:space="preserve"> </w:t>
      </w:r>
      <w:r>
        <w:rPr>
          <w:rFonts w:hint="eastAsia"/>
        </w:rPr>
        <w:tab/>
      </w:r>
      <w:r>
        <w:rPr>
          <w:rFonts w:hint="eastAsia"/>
          <w:color w:val="ED7D31"/>
        </w:rPr>
        <w:t>说明</w:t>
      </w:r>
      <w:r>
        <w:rPr>
          <w:color w:val="ED7D31"/>
        </w:rPr>
        <w:t>:</w:t>
      </w:r>
      <w:r>
        <w:t xml:space="preserve">Executors </w:t>
      </w:r>
      <w:r>
        <w:rPr>
          <w:rFonts w:hint="eastAsia"/>
        </w:rPr>
        <w:t>返回的线程池对象的弊端如下</w:t>
      </w:r>
      <w:r>
        <w:t>:</w:t>
      </w:r>
    </w:p>
    <w:p>
      <w:pPr>
        <w:numPr>
          <w:ilvl w:val="0"/>
          <w:numId w:val="21"/>
        </w:numPr>
      </w:pPr>
      <w:r>
        <w:t xml:space="preserve">FixedThreadPool </w:t>
      </w:r>
      <w:r>
        <w:rPr>
          <w:rFonts w:hint="eastAsia"/>
        </w:rPr>
        <w:t>和</w:t>
      </w:r>
      <w:r>
        <w:t xml:space="preserve"> SingleThreadPool: </w:t>
      </w:r>
    </w:p>
    <w:p>
      <w:r>
        <w:rPr>
          <w:rFonts w:hint="eastAsia"/>
          <w:lang w:eastAsia="zh-CN"/>
        </w:rPr>
        <w:t>允许的请求队列长度为</w:t>
      </w:r>
      <w:r>
        <w:rPr>
          <w:lang w:eastAsia="zh-CN"/>
        </w:rPr>
        <w:t xml:space="preserve"> Integer.MAX_VALUE</w:t>
      </w:r>
      <w:r>
        <w:rPr>
          <w:rFonts w:hint="eastAsia"/>
          <w:lang w:eastAsia="zh-CN"/>
        </w:rPr>
        <w:t>，可能会堆积大量的请求，从而导致</w:t>
      </w:r>
      <w:r>
        <w:rPr>
          <w:lang w:eastAsia="zh-CN"/>
        </w:rPr>
        <w:t xml:space="preserve"> OOM</w:t>
      </w:r>
      <w:r>
        <w:rPr>
          <w:rFonts w:hint="eastAsia"/>
          <w:lang w:eastAsia="zh-CN"/>
        </w:rPr>
        <w:t>。</w:t>
      </w:r>
      <w:r>
        <w:rPr>
          <w:lang w:eastAsia="zh-CN"/>
        </w:rPr>
        <w:t xml:space="preserve"> </w:t>
      </w:r>
    </w:p>
    <w:p>
      <w:pPr>
        <w:numPr>
          <w:ilvl w:val="0"/>
          <w:numId w:val="21"/>
        </w:numPr>
        <w:rPr>
          <w:lang w:eastAsia="zh-CN"/>
        </w:rPr>
      </w:pPr>
      <w:r>
        <w:rPr>
          <w:lang w:eastAsia="zh-CN"/>
        </w:rPr>
        <w:t xml:space="preserve">CachedThreadPool </w:t>
      </w:r>
      <w:r>
        <w:rPr>
          <w:rFonts w:hint="eastAsia"/>
          <w:lang w:eastAsia="zh-CN"/>
        </w:rPr>
        <w:t>和</w:t>
      </w:r>
      <w:r>
        <w:rPr>
          <w:lang w:eastAsia="zh-CN"/>
        </w:rPr>
        <w:t xml:space="preserve"> ScheduledThreadPool: </w:t>
      </w:r>
    </w:p>
    <w:p>
      <w:pPr>
        <w:rPr>
          <w:lang w:eastAsia="zh-CN"/>
        </w:rPr>
      </w:pPr>
      <w:r>
        <w:rPr>
          <w:rFonts w:hint="eastAsia"/>
          <w:lang w:eastAsia="zh-CN"/>
        </w:rPr>
        <w:t>允许的创建线程数量为</w:t>
      </w:r>
      <w:r>
        <w:rPr>
          <w:lang w:eastAsia="zh-CN"/>
        </w:rPr>
        <w:t xml:space="preserve"> Integer.MAX_VALUE</w:t>
      </w:r>
      <w:r>
        <w:rPr>
          <w:rFonts w:hint="eastAsia"/>
          <w:lang w:eastAsia="zh-CN"/>
        </w:rPr>
        <w:t>，可能会创建大量的线程，从而导致</w:t>
      </w:r>
      <w:r>
        <w:rPr>
          <w:lang w:eastAsia="zh-CN"/>
        </w:rPr>
        <w:t xml:space="preserve"> OOM</w:t>
      </w:r>
      <w:r>
        <w:rPr>
          <w:rFonts w:hint="eastAsia"/>
          <w:lang w:eastAsia="zh-CN"/>
        </w:rPr>
        <w:t>。</w:t>
      </w:r>
      <w:r>
        <w:rPr>
          <w:lang w:eastAsia="zh-CN"/>
        </w:rPr>
        <w:t xml:space="preserve"> </w:t>
      </w:r>
    </w:p>
    <w:p>
      <w:pPr>
        <w:numPr>
          <w:ilvl w:val="0"/>
          <w:numId w:val="20"/>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lang w:eastAsia="zh-CN"/>
        </w:rPr>
        <w:t xml:space="preserve">SimpleDateFormat </w:t>
      </w:r>
      <w:r>
        <w:rPr>
          <w:rFonts w:hint="eastAsia"/>
          <w:lang w:eastAsia="zh-CN"/>
        </w:rPr>
        <w:t>是线程不安全的类，一般不要定义为</w:t>
      </w:r>
      <w:r>
        <w:rPr>
          <w:lang w:eastAsia="zh-CN"/>
        </w:rPr>
        <w:t>static</w:t>
      </w:r>
      <w:r>
        <w:rPr>
          <w:rFonts w:hint="eastAsia"/>
          <w:lang w:eastAsia="zh-CN"/>
        </w:rPr>
        <w:t>变量，如果定义为</w:t>
      </w:r>
      <w:r>
        <w:rPr>
          <w:lang w:eastAsia="zh-CN"/>
        </w:rPr>
        <w:t>static</w:t>
      </w:r>
      <w:r>
        <w:rPr>
          <w:rFonts w:hint="eastAsia"/>
          <w:lang w:eastAsia="zh-CN"/>
        </w:rPr>
        <w:t>，必须加锁，或者使用</w:t>
      </w:r>
      <w:r>
        <w:rPr>
          <w:lang w:eastAsia="zh-CN"/>
        </w:rPr>
        <w:t xml:space="preserve"> DateUtils </w:t>
      </w:r>
      <w:r>
        <w:rPr>
          <w:rFonts w:hint="eastAsia"/>
          <w:lang w:eastAsia="zh-CN"/>
        </w:rPr>
        <w:t>工具类。</w:t>
      </w:r>
      <w:r>
        <w:rPr>
          <w:lang w:eastAsia="zh-CN"/>
        </w:rPr>
        <w:t xml:space="preserve"> </w:t>
      </w:r>
    </w:p>
    <w:p>
      <w:pPr>
        <w:ind w:firstLine="420"/>
        <w:rPr>
          <w:lang w:eastAsia="zh-CN"/>
        </w:rPr>
      </w:pPr>
      <w:r>
        <w:rPr>
          <w:rFonts w:hint="eastAsia"/>
          <w:color w:val="FF0000"/>
          <w:lang w:eastAsia="zh-CN"/>
        </w:rPr>
        <w:t>正例</w:t>
      </w:r>
      <w:r>
        <w:rPr>
          <w:color w:val="FF0000"/>
          <w:lang w:eastAsia="zh-CN"/>
        </w:rPr>
        <w:t>:</w:t>
      </w:r>
      <w:r>
        <w:rPr>
          <w:rFonts w:hint="eastAsia"/>
          <w:lang w:eastAsia="zh-CN"/>
        </w:rPr>
        <w:t>注意线程安全，使用</w:t>
      </w:r>
      <w:r>
        <w:rPr>
          <w:lang w:eastAsia="zh-CN"/>
        </w:rPr>
        <w:t xml:space="preserve"> DateUtils</w:t>
      </w:r>
      <w:r>
        <w:rPr>
          <w:rFonts w:hint="eastAsia"/>
          <w:lang w:eastAsia="zh-CN"/>
        </w:rPr>
        <w:t>。亦推荐如下处理</w:t>
      </w:r>
      <w:r>
        <w:rPr>
          <w:lang w:eastAsia="zh-CN"/>
        </w:rPr>
        <w:t xml:space="preserve">: </w:t>
      </w:r>
    </w:p>
    <w:p>
      <w:r>
        <w:rPr>
          <w:lang w:eastAsia="zh-CN"/>
        </w:rPr>
        <w:t xml:space="preserve">private static final ThreadLocal&lt;DateFormat&gt; df = new ThreadLocal&lt;DateFormat&gt;(){ </w:t>
      </w:r>
    </w:p>
    <w:p>
      <w:pPr>
        <w:ind w:firstLine="420"/>
        <w:rPr>
          <w:lang w:eastAsia="zh-CN"/>
        </w:rPr>
      </w:pPr>
      <w:r>
        <w:rPr>
          <w:lang w:eastAsia="zh-CN"/>
        </w:rPr>
        <w:t xml:space="preserve">@Override </w:t>
      </w:r>
    </w:p>
    <w:p>
      <w:pPr>
        <w:ind w:firstLine="420"/>
        <w:rPr>
          <w:lang w:eastAsia="zh-CN"/>
        </w:rPr>
      </w:pPr>
      <w:r>
        <w:rPr>
          <w:lang w:eastAsia="zh-CN"/>
        </w:rPr>
        <w:t xml:space="preserve">protected DateFormat initialValue() { </w:t>
      </w:r>
    </w:p>
    <w:p>
      <w:pPr>
        <w:ind w:left="420" w:firstLine="420"/>
        <w:rPr>
          <w:lang w:eastAsia="zh-CN"/>
        </w:rPr>
      </w:pPr>
      <w:r>
        <w:rPr>
          <w:lang w:eastAsia="zh-CN"/>
        </w:rPr>
        <w:t xml:space="preserve">return new SimpleDateFormat("yyyy-MM-dd"); } </w:t>
      </w:r>
    </w:p>
    <w:p>
      <w:pPr>
        <w:ind w:firstLine="420"/>
        <w:rPr>
          <w:rFonts w:ascii="MS Mincho" w:hAnsi="MS Mincho" w:eastAsia="MS Mincho" w:cs="MS Mincho"/>
        </w:rPr>
      </w:pPr>
      <w:r>
        <w:rPr>
          <w:lang w:eastAsia="zh-CN"/>
        </w:rPr>
        <w:t>};</w:t>
      </w:r>
      <w:r>
        <w:rPr>
          <w:rFonts w:ascii="MS Mincho" w:hAnsi="MS Mincho" w:eastAsia="MS Mincho" w:cs="MS Mincho"/>
          <w:lang w:eastAsia="zh-CN"/>
        </w:rPr>
        <w:t> </w:t>
      </w:r>
    </w:p>
    <w:p>
      <w:pPr>
        <w:ind w:firstLine="420"/>
        <w:rPr>
          <w:lang w:eastAsia="zh-CN"/>
        </w:rPr>
      </w:pPr>
      <w:r>
        <w:rPr>
          <w:rFonts w:hint="eastAsia"/>
          <w:color w:val="ED7D31"/>
          <w:lang w:eastAsia="zh-CN"/>
        </w:rPr>
        <w:t>说明</w:t>
      </w:r>
      <w:r>
        <w:rPr>
          <w:color w:val="ED7D31"/>
          <w:lang w:eastAsia="zh-CN"/>
        </w:rPr>
        <w:t>:</w:t>
      </w:r>
      <w:r>
        <w:rPr>
          <w:rFonts w:hint="eastAsia"/>
          <w:lang w:eastAsia="zh-CN"/>
        </w:rPr>
        <w:t>如果是</w:t>
      </w:r>
      <w:r>
        <w:rPr>
          <w:lang w:eastAsia="zh-CN"/>
        </w:rPr>
        <w:t xml:space="preserve"> JDK8 </w:t>
      </w:r>
      <w:r>
        <w:rPr>
          <w:rFonts w:hint="eastAsia"/>
          <w:lang w:eastAsia="zh-CN"/>
        </w:rPr>
        <w:t>的应用，可以使用</w:t>
      </w:r>
      <w:r>
        <w:rPr>
          <w:lang w:eastAsia="zh-CN"/>
        </w:rPr>
        <w:t xml:space="preserve"> Instant </w:t>
      </w:r>
      <w:r>
        <w:rPr>
          <w:rFonts w:hint="eastAsia"/>
          <w:lang w:eastAsia="zh-CN"/>
        </w:rPr>
        <w:t>代替</w:t>
      </w:r>
      <w:r>
        <w:rPr>
          <w:lang w:eastAsia="zh-CN"/>
        </w:rPr>
        <w:t xml:space="preserve"> Date</w:t>
      </w:r>
      <w:r>
        <w:rPr>
          <w:rFonts w:hint="eastAsia"/>
          <w:lang w:eastAsia="zh-CN"/>
        </w:rPr>
        <w:t>，</w:t>
      </w:r>
      <w:r>
        <w:rPr>
          <w:lang w:eastAsia="zh-CN"/>
        </w:rPr>
        <w:t xml:space="preserve">LocalDateTime </w:t>
      </w:r>
      <w:r>
        <w:rPr>
          <w:rFonts w:hint="eastAsia"/>
          <w:lang w:eastAsia="zh-CN"/>
        </w:rPr>
        <w:t>代替</w:t>
      </w:r>
      <w:r>
        <w:rPr>
          <w:lang w:eastAsia="zh-CN"/>
        </w:rPr>
        <w:t xml:space="preserve"> Calendar</w:t>
      </w:r>
      <w:r>
        <w:rPr>
          <w:rFonts w:hint="eastAsia"/>
          <w:lang w:eastAsia="zh-CN"/>
        </w:rPr>
        <w:t>，</w:t>
      </w:r>
      <w:r>
        <w:rPr>
          <w:lang w:eastAsia="zh-CN"/>
        </w:rPr>
        <w:t xml:space="preserve">DateTimeFormatter </w:t>
      </w:r>
      <w:r>
        <w:rPr>
          <w:rFonts w:hint="eastAsia"/>
          <w:lang w:eastAsia="zh-CN"/>
        </w:rPr>
        <w:t>代替</w:t>
      </w:r>
      <w:r>
        <w:rPr>
          <w:lang w:eastAsia="zh-CN"/>
        </w:rPr>
        <w:t xml:space="preserve"> SimpleDateFormat</w:t>
      </w:r>
      <w:r>
        <w:rPr>
          <w:rFonts w:hint="eastAsia"/>
          <w:lang w:eastAsia="zh-CN"/>
        </w:rPr>
        <w:t>，官方给出的解释</w:t>
      </w:r>
      <w:r>
        <w:rPr>
          <w:lang w:eastAsia="zh-CN"/>
        </w:rPr>
        <w:t>:simple beautiful strong immutable thread-safe</w:t>
      </w:r>
      <w:r>
        <w:rPr>
          <w:rFonts w:hint="eastAsia"/>
          <w:lang w:eastAsia="zh-CN"/>
        </w:rPr>
        <w:t>。</w:t>
      </w:r>
      <w:r>
        <w:rPr>
          <w:lang w:eastAsia="zh-CN"/>
        </w:rPr>
        <w:t xml:space="preserve"> </w:t>
      </w:r>
    </w:p>
    <w:p>
      <w:pPr>
        <w:numPr>
          <w:ilvl w:val="0"/>
          <w:numId w:val="20"/>
        </w:numPr>
        <w:rPr>
          <w:lang w:eastAsia="zh-CN"/>
        </w:rPr>
      </w:pPr>
      <w:r>
        <w:rPr>
          <w:rFonts w:hint="eastAsia"/>
          <w:lang w:eastAsia="zh-CN"/>
        </w:rPr>
        <w:t>【强制】高并发时，同步调用应该去考量锁的性能损耗。能用无锁数据结构，就不要用锁;能锁区块，就不要锁整个方法体;能用对象锁，就不要用类锁。</w:t>
      </w:r>
    </w:p>
    <w:p>
      <w:pPr>
        <w:ind w:firstLine="420"/>
        <w:rPr>
          <w:lang w:eastAsia="zh-CN"/>
        </w:rPr>
      </w:pPr>
      <w:r>
        <w:rPr>
          <w:rFonts w:hint="eastAsia"/>
          <w:color w:val="ED7D31"/>
          <w:lang w:eastAsia="zh-CN"/>
        </w:rPr>
        <w:t>说明:</w:t>
      </w:r>
      <w:r>
        <w:rPr>
          <w:rFonts w:hint="eastAsia"/>
          <w:lang w:eastAsia="zh-CN"/>
        </w:rPr>
        <w:t>尽可能使加锁的代码块工作量尽可能的小，避免在锁代码块中调用 RPC 方法。</w:t>
      </w:r>
    </w:p>
    <w:p>
      <w:pPr>
        <w:numPr>
          <w:ilvl w:val="0"/>
          <w:numId w:val="20"/>
        </w:numPr>
        <w:rPr>
          <w:lang w:eastAsia="zh-CN"/>
        </w:rPr>
      </w:pPr>
      <w:r>
        <w:rPr>
          <w:rFonts w:hint="eastAsia"/>
          <w:lang w:eastAsia="zh-CN"/>
        </w:rPr>
        <w:t>【强制】对多个资源、数据库表、对象同时加锁时，需要保持一致的加锁顺序，否则可能会造 成死锁。</w:t>
      </w:r>
    </w:p>
    <w:p>
      <w:pPr>
        <w:ind w:firstLine="420"/>
        <w:rPr>
          <w:lang w:eastAsia="zh-CN"/>
        </w:rPr>
      </w:pPr>
      <w:r>
        <w:rPr>
          <w:rFonts w:hint="eastAsia"/>
          <w:color w:val="ED7D31"/>
          <w:lang w:eastAsia="zh-CN"/>
        </w:rPr>
        <w:t>说明:</w:t>
      </w:r>
      <w:r>
        <w:rPr>
          <w:rFonts w:hint="eastAsia"/>
          <w:lang w:eastAsia="zh-CN"/>
        </w:rPr>
        <w:t>线程一需要对表 A、B、C 依次全部加锁后才可以进行更新操作，那么线程二的加锁顺序 也必须是 A、B、C，否则可能出现死锁。</w:t>
      </w:r>
    </w:p>
    <w:p>
      <w:pPr>
        <w:numPr>
          <w:ilvl w:val="0"/>
          <w:numId w:val="20"/>
        </w:numPr>
        <w:rPr>
          <w:lang w:eastAsia="zh-CN"/>
        </w:rPr>
      </w:pPr>
      <w:r>
        <w:rPr>
          <w:rFonts w:hint="eastAsia"/>
          <w:lang w:eastAsia="zh-CN"/>
        </w:rPr>
        <w:t xml:space="preserve">【强制】并发修改同一记录时，避免更新丢失，需要加锁。要么在应用层加锁，要么在缓存加 锁，要么在数据库层使用乐观锁，使用 version 作为更新依据。 </w:t>
      </w:r>
    </w:p>
    <w:p>
      <w:pPr>
        <w:ind w:firstLine="420"/>
      </w:pPr>
      <w:r>
        <w:rPr>
          <w:rFonts w:hint="eastAsia"/>
          <w:color w:val="ED7D31"/>
        </w:rPr>
        <w:t>说明:</w:t>
      </w:r>
      <w:r>
        <w:rPr>
          <w:rFonts w:hint="eastAsia"/>
        </w:rPr>
        <w:t>如果每次访问冲突概率小于 20%，推荐使用乐观锁，否则使用悲观锁。乐观锁的重试次 数不得小于 3 次。</w:t>
      </w:r>
    </w:p>
    <w:p>
      <w:pPr>
        <w:numPr>
          <w:ilvl w:val="0"/>
          <w:numId w:val="20"/>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】多线程并行处理定时任务时，Timer 运行多个 TimeTask 时，只要其中之一没有捕获 抛出的异常，其它任务便会自动终止运行，使用 ScheduledExecutorService 则没有这个问题。</w:t>
      </w:r>
    </w:p>
    <w:p>
      <w:pPr>
        <w:numPr>
          <w:ilvl w:val="0"/>
          <w:numId w:val="20"/>
        </w:numPr>
        <w:rPr>
          <w:lang w:eastAsia="zh-CN"/>
        </w:rPr>
      </w:pPr>
      <w:r>
        <w:rPr>
          <w:rFonts w:hint="eastAsia"/>
          <w:lang w:eastAsia="zh-CN"/>
        </w:rPr>
        <w:t>【</w:t>
      </w:r>
      <w:r>
        <w:rPr>
          <w:rFonts w:hint="default"/>
          <w:lang w:eastAsia="zh-CN"/>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】使用 CountDownLatch 进行异步转同步操作，每个线程退出前必须调用 countDown 方法，线程执行代码注意 catch 异常，确保 countDown 方法被执行到，避免主线程无法执行 至 await 方法，直到超时才返回结果。</w:t>
      </w:r>
    </w:p>
    <w:p>
      <w:pPr>
        <w:ind w:firstLine="420"/>
        <w:rPr>
          <w:lang w:eastAsia="zh-CN"/>
        </w:rPr>
      </w:pPr>
      <w:r>
        <w:rPr>
          <w:rFonts w:hint="eastAsia"/>
          <w:color w:val="ED7D31"/>
          <w:lang w:eastAsia="zh-CN"/>
        </w:rPr>
        <w:t>说明:</w:t>
      </w:r>
      <w:r>
        <w:rPr>
          <w:rFonts w:hint="eastAsia"/>
          <w:lang w:eastAsia="zh-CN"/>
        </w:rPr>
        <w:t>注意，子线程抛出异常堆栈，不能在主线程 try-catch 到。</w:t>
      </w:r>
    </w:p>
    <w:p>
      <w:pPr>
        <w:numPr>
          <w:ilvl w:val="0"/>
          <w:numId w:val="20"/>
        </w:numPr>
        <w:rPr>
          <w:lang w:eastAsia="zh-CN"/>
        </w:rPr>
      </w:pPr>
      <w:r>
        <w:rPr>
          <w:rFonts w:hint="eastAsia"/>
          <w:lang w:eastAsia="zh-CN"/>
        </w:rPr>
        <w:t>【</w:t>
      </w:r>
      <w:r>
        <w:rPr>
          <w:rFonts w:hint="default"/>
          <w:lang w:eastAsia="zh-CN"/>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】避免 Random 实例被多线程使用，虽然共享该实例是线程安全的，但会因竞争同一 seed 导致的性能下降。</w:t>
      </w:r>
    </w:p>
    <w:p>
      <w:pPr>
        <w:ind w:firstLine="420"/>
        <w:rPr>
          <w:lang w:eastAsia="zh-CN"/>
        </w:rPr>
      </w:pPr>
      <w:r>
        <w:rPr>
          <w:rFonts w:hint="eastAsia"/>
          <w:color w:val="ED7D31"/>
          <w:lang w:eastAsia="zh-CN"/>
        </w:rPr>
        <w:t>说明:</w:t>
      </w:r>
      <w:r>
        <w:rPr>
          <w:rFonts w:hint="eastAsia"/>
          <w:lang w:eastAsia="zh-CN"/>
        </w:rPr>
        <w:t>Random 实例包括 java.util.Random 的实例或者 Math.random()的方式。</w:t>
      </w:r>
    </w:p>
    <w:p>
      <w:pPr>
        <w:ind w:firstLine="420"/>
        <w:rPr>
          <w:lang w:eastAsia="zh-CN"/>
        </w:rPr>
      </w:pPr>
      <w:r>
        <w:rPr>
          <w:rFonts w:hint="eastAsia"/>
          <w:color w:val="70AD47"/>
          <w:lang w:eastAsia="zh-CN"/>
        </w:rPr>
        <w:t>正例:</w:t>
      </w:r>
      <w:r>
        <w:rPr>
          <w:rFonts w:hint="eastAsia"/>
          <w:lang w:eastAsia="zh-CN"/>
        </w:rPr>
        <w:t>在 JDK7 之后，可以直接使用 API ThreadLocalRandom，而在 JDK7 之前，需要编码保 证每个线程持有一个实例。</w:t>
      </w:r>
    </w:p>
    <w:p>
      <w:pPr>
        <w:numPr>
          <w:ilvl w:val="0"/>
          <w:numId w:val="20"/>
        </w:numPr>
        <w:rPr>
          <w:lang w:eastAsia="zh-CN"/>
        </w:rPr>
      </w:pPr>
      <w:r>
        <w:rPr>
          <w:rFonts w:hint="eastAsia"/>
          <w:lang w:eastAsia="zh-CN"/>
        </w:rPr>
        <w:t>【推荐】在并发场景下，通过双重检查锁(double-checked locking)实现延迟初始化的</w:t>
      </w:r>
      <w:r>
        <w:rPr>
          <w:rFonts w:hint="eastAsia"/>
          <w:color w:val="FF0000"/>
          <w:lang w:eastAsia="zh-CN"/>
        </w:rPr>
        <w:t>优化问题隐患</w:t>
      </w:r>
      <w:r>
        <w:rPr>
          <w:rFonts w:hint="eastAsia"/>
          <w:lang w:eastAsia="zh-CN"/>
        </w:rPr>
        <w:t>(可参考 The "Double-Checked Locking is Broken" Declaration)，推荐解 决方案中较为简单一种(适用于 JDK5 及以上版本)，将目标属性声明为 volatile 型。</w:t>
      </w:r>
    </w:p>
    <w:p>
      <w:pPr>
        <w:ind w:left="480"/>
      </w:pPr>
      <w:r>
        <w:rPr>
          <w:rFonts w:hint="eastAsia"/>
        </w:rPr>
        <w:t>参考：</w:t>
      </w:r>
      <w:r>
        <w:rPr>
          <w:color w:val="4472C4"/>
          <w:u w:val="single"/>
        </w:rPr>
        <w:t>http://www.infoq.com/cn/articles/double-checked-locking-with-delay-initialization</w:t>
      </w:r>
      <w:r>
        <w:rPr>
          <w:rFonts w:hint="eastAsia"/>
          <w:color w:val="4472C4"/>
          <w:u w:val="single"/>
        </w:rPr>
        <w:t xml:space="preserve"> </w:t>
      </w:r>
    </w:p>
    <w:p>
      <w:pPr>
        <w:ind w:firstLine="420"/>
        <w:rPr>
          <w:color w:val="FF0000"/>
        </w:rPr>
      </w:pPr>
      <w:r>
        <w:rPr>
          <w:rFonts w:hint="eastAsia"/>
          <w:color w:val="FF0000"/>
        </w:rPr>
        <w:t>反例:</w:t>
      </w:r>
    </w:p>
    <w:p>
      <w:pPr>
        <w:ind w:firstLine="420"/>
        <w:rPr>
          <w:lang w:eastAsia="zh-CN"/>
        </w:rPr>
      </w:pPr>
      <w:r>
        <w:rPr>
          <w:lang w:eastAsia="zh-CN"/>
        </w:rPr>
        <w:t>class Singleton {</w:t>
      </w:r>
    </w:p>
    <w:p>
      <w:pPr>
        <w:ind w:left="420" w:firstLine="420"/>
      </w:pPr>
      <w:r>
        <w:rPr>
          <w:lang w:eastAsia="zh-CN"/>
        </w:rPr>
        <w:t xml:space="preserve">private Helper helper = null; </w:t>
      </w:r>
    </w:p>
    <w:p>
      <w:pPr>
        <w:ind w:left="420" w:firstLine="420"/>
        <w:rPr>
          <w:lang w:eastAsia="zh-CN"/>
        </w:rPr>
      </w:pPr>
      <w:r>
        <w:rPr>
          <w:lang w:eastAsia="zh-CN"/>
        </w:rPr>
        <w:t>public Helper getHelper() {</w:t>
      </w:r>
    </w:p>
    <w:p>
      <w:pPr>
        <w:ind w:left="840" w:firstLine="420"/>
      </w:pPr>
      <w:r>
        <w:rPr>
          <w:lang w:eastAsia="zh-CN"/>
        </w:rPr>
        <w:t xml:space="preserve">if (helper == null) synchronized(this) { </w:t>
      </w:r>
    </w:p>
    <w:p>
      <w:pPr>
        <w:ind w:left="1260" w:firstLine="420"/>
      </w:pPr>
      <w:r>
        <w:rPr>
          <w:lang w:eastAsia="zh-CN"/>
        </w:rPr>
        <w:t>if (helper == null)</w:t>
      </w:r>
      <w:r>
        <w:rPr>
          <w:rFonts w:hint="eastAsia"/>
        </w:rPr>
        <w:t>{</w:t>
      </w:r>
    </w:p>
    <w:p>
      <w:pPr>
        <w:ind w:left="1680" w:firstLine="420"/>
      </w:pPr>
      <w:r>
        <w:rPr>
          <w:lang w:eastAsia="zh-CN"/>
        </w:rPr>
        <w:t xml:space="preserve">helper = new Helper(); </w:t>
      </w:r>
    </w:p>
    <w:p>
      <w:pPr>
        <w:ind w:left="1260" w:firstLine="420"/>
        <w:rPr>
          <w:lang w:eastAsia="zh-CN"/>
        </w:rPr>
      </w:pPr>
      <w:r>
        <w:rPr>
          <w:lang w:eastAsia="zh-CN"/>
        </w:rPr>
        <w:t>}</w:t>
      </w:r>
    </w:p>
    <w:p>
      <w:pPr>
        <w:ind w:left="1260" w:firstLine="420"/>
      </w:pPr>
      <w:r>
        <w:rPr>
          <w:lang w:eastAsia="zh-CN"/>
        </w:rPr>
        <w:t xml:space="preserve">return helper; </w:t>
      </w:r>
    </w:p>
    <w:p>
      <w:r>
        <w:rPr>
          <w:rFonts w:hint="eastAsia"/>
        </w:rPr>
        <w:tab/>
      </w:r>
      <w:r>
        <w:rPr>
          <w:rFonts w:hint="eastAsia"/>
        </w:rPr>
        <w:tab/>
      </w:r>
      <w:r>
        <w:rPr>
          <w:rFonts w:hint="eastAsia"/>
        </w:rPr>
        <w:tab/>
      </w:r>
      <w:r>
        <w:rPr>
          <w:rFonts w:hint="eastAsia"/>
        </w:rPr>
        <w:t>}</w:t>
      </w:r>
    </w:p>
    <w:p>
      <w:pPr>
        <w:ind w:left="420" w:firstLine="420"/>
        <w:rPr>
          <w:lang w:eastAsia="zh-CN"/>
        </w:rPr>
      </w:pPr>
      <w:r>
        <w:rPr>
          <w:lang w:eastAsia="zh-CN"/>
        </w:rPr>
        <w:t>}</w:t>
      </w:r>
    </w:p>
    <w:p>
      <w:pPr>
        <w:ind w:left="420" w:firstLine="420"/>
      </w:pPr>
      <w:r>
        <w:rPr>
          <w:lang w:eastAsia="zh-CN"/>
        </w:rPr>
        <w:t>// other methods and fields</w:t>
      </w:r>
    </w:p>
    <w:p>
      <w:pPr>
        <w:ind w:left="420" w:firstLine="420"/>
        <w:rPr>
          <w:lang w:eastAsia="zh-CN"/>
        </w:rPr>
      </w:pPr>
      <w:r>
        <w:rPr>
          <w:lang w:eastAsia="zh-CN"/>
        </w:rPr>
        <w:t>...</w:t>
      </w:r>
    </w:p>
    <w:p>
      <w:pPr>
        <w:ind w:firstLine="420"/>
      </w:pPr>
      <w:r>
        <w:rPr>
          <w:lang w:eastAsia="zh-CN"/>
        </w:rPr>
        <w:t>}</w:t>
      </w:r>
    </w:p>
    <w:p>
      <w:pPr>
        <w:ind w:firstLine="420"/>
      </w:pPr>
      <w:r>
        <w:rPr>
          <w:rFonts w:hint="eastAsia"/>
          <w:color w:val="70AD47"/>
        </w:rPr>
        <w:t>正例：</w:t>
      </w:r>
      <w:r>
        <w:t>把instance声明为volatile型</w:t>
      </w:r>
    </w:p>
    <w:p>
      <w:pPr>
        <w:ind w:firstLine="420"/>
      </w:pPr>
      <w:r>
        <w:t>public class SafeDoubleCheckedLocking {</w:t>
      </w:r>
    </w:p>
    <w:p>
      <w:pPr>
        <w:ind w:firstLine="420"/>
      </w:pPr>
      <w:r>
        <w:t xml:space="preserve">    private </w:t>
      </w:r>
      <w:r>
        <w:rPr>
          <w:color w:val="FF0000"/>
        </w:rPr>
        <w:t>volatile</w:t>
      </w:r>
      <w:r>
        <w:t xml:space="preserve"> static Instance instance;</w:t>
      </w:r>
    </w:p>
    <w:p>
      <w:pPr>
        <w:ind w:firstLine="420"/>
      </w:pPr>
      <w:r>
        <w:t xml:space="preserve">    public static Instance getInstance() {</w:t>
      </w:r>
    </w:p>
    <w:p>
      <w:pPr>
        <w:ind w:firstLine="420"/>
      </w:pPr>
      <w:r>
        <w:t xml:space="preserve">        if (instance == null) {</w:t>
      </w:r>
    </w:p>
    <w:p>
      <w:pPr>
        <w:ind w:firstLine="420"/>
      </w:pPr>
      <w:r>
        <w:t xml:space="preserve">            synchronized (SafeDoubleCheckedLocking.class) {</w:t>
      </w:r>
    </w:p>
    <w:p>
      <w:pPr>
        <w:ind w:firstLine="420"/>
      </w:pPr>
      <w:r>
        <w:t xml:space="preserve">                if (instance == null)</w:t>
      </w:r>
      <w:r>
        <w:rPr>
          <w:rFonts w:hint="eastAsia"/>
        </w:rPr>
        <w:t>{</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//instance为volatile，现在没问题了</w:t>
      </w:r>
    </w:p>
    <w:p>
      <w:pPr>
        <w:ind w:firstLine="420"/>
      </w:pPr>
      <w:r>
        <w:rPr>
          <w:rFonts w:hint="eastAsia"/>
        </w:rPr>
        <w:t xml:space="preserve">                    instance = new Instance();</w:t>
      </w:r>
      <w:r>
        <w:t xml:space="preserve"> </w:t>
      </w:r>
    </w:p>
    <w:p>
      <w:pPr>
        <w:ind w:firstLine="420"/>
      </w:pPr>
      <w:r>
        <w:rPr>
          <w:rFonts w:hint="eastAsia"/>
        </w:rPr>
        <w:tab/>
      </w:r>
      <w:r>
        <w:rPr>
          <w:rFonts w:hint="eastAsia"/>
        </w:rPr>
        <w:tab/>
      </w:r>
      <w:r>
        <w:t xml:space="preserve">         }</w:t>
      </w:r>
    </w:p>
    <w:p>
      <w:r>
        <w:rPr>
          <w:rFonts w:hint="eastAsia"/>
        </w:rPr>
        <w:t xml:space="preserve">               </w:t>
      </w:r>
      <w:r>
        <w:t>}</w:t>
      </w:r>
    </w:p>
    <w:p>
      <w:pPr>
        <w:ind w:firstLine="420"/>
      </w:pPr>
      <w:r>
        <w:t xml:space="preserve">        }</w:t>
      </w:r>
    </w:p>
    <w:p>
      <w:pPr>
        <w:ind w:firstLine="420"/>
      </w:pPr>
      <w:r>
        <w:t xml:space="preserve">        return instance;</w:t>
      </w:r>
    </w:p>
    <w:p>
      <w:pPr>
        <w:ind w:firstLine="420"/>
      </w:pPr>
      <w:r>
        <w:t xml:space="preserve">    }</w:t>
      </w:r>
    </w:p>
    <w:p>
      <w:pPr>
        <w:ind w:firstLine="420"/>
      </w:pPr>
      <w:r>
        <w:t>}</w:t>
      </w:r>
    </w:p>
    <w:p>
      <w:pPr>
        <w:numPr>
          <w:ilvl w:val="0"/>
          <w:numId w:val="20"/>
        </w:numPr>
      </w:pPr>
      <w:r>
        <w:rPr>
          <w:rFonts w:hint="eastAsia"/>
        </w:rPr>
        <w:t xml:space="preserve">【参考】volatile 解决多线程内存不可见问题。对于一写多读，是可以解决变量同步问题，但是如果多写，同样无法解决线程安全问题。如果是 count++操作，使用如下类实现: </w:t>
      </w:r>
    </w:p>
    <w:p>
      <w:pPr>
        <w:ind w:left="420" w:firstLine="420"/>
      </w:pPr>
      <w:r>
        <w:rPr>
          <w:rFonts w:hint="eastAsia"/>
        </w:rPr>
        <w:t xml:space="preserve">AtomicInteger count = new AtomicInteger(); </w:t>
      </w:r>
    </w:p>
    <w:p>
      <w:pPr>
        <w:ind w:left="420" w:firstLine="420"/>
      </w:pPr>
      <w:r>
        <w:rPr>
          <w:rFonts w:hint="eastAsia"/>
        </w:rPr>
        <w:t xml:space="preserve">count.addAndGet(1); </w:t>
      </w:r>
    </w:p>
    <w:p>
      <w:pPr>
        <w:ind w:left="420"/>
      </w:pPr>
      <w:r>
        <w:rPr>
          <w:rFonts w:hint="eastAsia"/>
        </w:rPr>
        <w:t>如果是 JDK8，推 荐使用 LongAdder 对象，比 AtomicLong 性能更好(</w:t>
      </w:r>
      <w:r>
        <w:rPr>
          <w:rFonts w:hint="eastAsia"/>
          <w:color w:val="70AD47"/>
        </w:rPr>
        <w:t>减少乐观锁的重试次数</w:t>
      </w:r>
      <w:r>
        <w:rPr>
          <w:rFonts w:hint="eastAsia"/>
        </w:rPr>
        <w:t>)。</w:t>
      </w:r>
    </w:p>
    <w:p>
      <w:pPr>
        <w:numPr>
          <w:ilvl w:val="0"/>
          <w:numId w:val="20"/>
        </w:numPr>
      </w:pPr>
      <w:r>
        <w:rPr>
          <w:rFonts w:hint="eastAsia"/>
        </w:rPr>
        <w:t xml:space="preserve">【参考】 HashMap 在容量不够进行 resize 时由于高并发可能出现死链，导致 </w:t>
      </w:r>
      <w:r>
        <w:rPr>
          <w:rFonts w:hint="eastAsia"/>
          <w:color w:val="FF0000"/>
        </w:rPr>
        <w:t>CPU 飙升</w:t>
      </w:r>
      <w:r>
        <w:rPr>
          <w:rFonts w:hint="eastAsia"/>
        </w:rPr>
        <w:t>，在 开发过程中可以使用其它数据结构或加锁来规避此风险。</w:t>
      </w:r>
    </w:p>
    <w:p>
      <w:pPr>
        <w:numPr>
          <w:ilvl w:val="0"/>
          <w:numId w:val="20"/>
        </w:numPr>
      </w:pPr>
      <w:r>
        <w:rPr>
          <w:rFonts w:hint="eastAsia"/>
        </w:rPr>
        <w:t>【参考】ThreadLocal 无法解决共享对象的更新问题，ThreadLocal 对象建议使用 static 修饰。这个变量是针对一个线程内所有操作共享的，所以设置为静态变量，所有此类实例共享 此静态变量 ，也就是说在类第一次被使用时装载，只分配一块存储空间，所有此类的对象(只 要是这个线程内定义的)都可以操控这个变量。</w:t>
      </w:r>
    </w:p>
    <w:p>
      <w:pPr>
        <w:numPr>
          <w:ilvl w:val="0"/>
          <w:numId w:val="20"/>
        </w:numPr>
        <w:rPr>
          <w:rFonts w:hint="default"/>
        </w:rPr>
      </w:pPr>
      <w:r>
        <w:rPr>
          <w:rFonts w:hint="eastAsia"/>
        </w:rPr>
        <w:t>【</w:t>
      </w:r>
      <w:r>
        <w:rPr>
          <w:rFonts w:hint="default"/>
        </w:rPr>
        <w:t>参考</w:t>
      </w:r>
      <w:r>
        <w:rPr>
          <w:rFonts w:hint="eastAsia"/>
        </w:rPr>
        <w:t>】</w:t>
      </w:r>
      <w:r>
        <w:rPr>
          <w:rFonts w:hint="default"/>
        </w:rPr>
        <w:t>尽量不使用多线程，因为多线程在程序的资源占用、问题查证等方面的透明度都较差。</w:t>
      </w:r>
    </w:p>
    <w:p>
      <w:pPr>
        <w:numPr>
          <w:ilvl w:val="0"/>
          <w:numId w:val="20"/>
        </w:numPr>
        <w:rPr>
          <w:rFonts w:hint="default"/>
        </w:rPr>
      </w:pPr>
      <w:r>
        <w:rPr>
          <w:rFonts w:hint="eastAsia"/>
        </w:rPr>
        <w:t>【</w:t>
      </w:r>
      <w:r>
        <w:rPr>
          <w:rFonts w:hint="default"/>
        </w:rPr>
        <w:t>强制</w:t>
      </w:r>
      <w:r>
        <w:rPr>
          <w:rFonts w:hint="eastAsia"/>
        </w:rPr>
        <w:t>】</w:t>
      </w:r>
      <w:r>
        <w:rPr>
          <w:rFonts w:hint="default"/>
        </w:rPr>
        <w:t>web应用内部严禁启用线程池/多线程。如有特别需求请找架构组沟通确认。</w:t>
      </w:r>
    </w:p>
    <w:p>
      <w:pPr>
        <w:numPr>
          <w:ilvl w:val="0"/>
          <w:numId w:val="20"/>
        </w:numPr>
      </w:pPr>
      <w:r>
        <w:rPr>
          <w:rFonts w:hint="eastAsia"/>
        </w:rPr>
        <w:t>【</w:t>
      </w:r>
      <w:r>
        <w:rPr>
          <w:rFonts w:hint="default"/>
        </w:rPr>
        <w:t>强制</w:t>
      </w:r>
      <w:r>
        <w:rPr>
          <w:rFonts w:hint="eastAsia"/>
        </w:rPr>
        <w:t>】</w:t>
      </w:r>
      <w:r>
        <w:rPr>
          <w:rFonts w:hint="default"/>
        </w:rPr>
        <w:t>开发人员如果需要在非web应用使用多线程机制，请在应用层面统一创建线程池。</w:t>
      </w:r>
    </w:p>
    <w:p>
      <w:pPr>
        <w:numPr>
          <w:ilvl w:val="0"/>
          <w:numId w:val="20"/>
        </w:numPr>
      </w:pPr>
      <w:r>
        <w:rPr>
          <w:rFonts w:hint="eastAsia"/>
        </w:rPr>
        <w:t>【</w:t>
      </w:r>
      <w:r>
        <w:rPr>
          <w:rFonts w:hint="default"/>
        </w:rPr>
        <w:t>强制</w:t>
      </w:r>
      <w:r>
        <w:rPr>
          <w:rFonts w:hint="eastAsia"/>
        </w:rPr>
        <w:t>】</w:t>
      </w:r>
      <w:r>
        <w:rPr>
          <w:rFonts w:hint="default"/>
        </w:rPr>
        <w:t>ThreadLocal只允许用在技术框架级别，不允许在业务场景传参数，业务相关的参数全部采用方法参数的方式传递。</w:t>
      </w:r>
    </w:p>
    <w:p>
      <w:pPr>
        <w:pStyle w:val="3"/>
      </w:pPr>
      <w:bookmarkStart w:id="135" w:name="_Toc1118876218"/>
      <w:bookmarkStart w:id="136" w:name="_Toc1632261409"/>
      <w:bookmarkStart w:id="137" w:name="_Toc308666058"/>
      <w:bookmarkStart w:id="138" w:name="_Toc495785661"/>
      <w:bookmarkStart w:id="139" w:name="_Toc1558112164"/>
      <w:bookmarkStart w:id="140" w:name="_Toc327026075"/>
      <w:bookmarkStart w:id="141" w:name="_Toc1462992411"/>
      <w:r>
        <w:rPr>
          <w:rFonts w:hint="eastAsia"/>
        </w:rPr>
        <w:t>控制语句</w:t>
      </w:r>
      <w:bookmarkEnd w:id="135"/>
      <w:bookmarkEnd w:id="136"/>
      <w:bookmarkEnd w:id="137"/>
      <w:bookmarkEnd w:id="138"/>
      <w:bookmarkEnd w:id="139"/>
      <w:bookmarkEnd w:id="140"/>
      <w:bookmarkEnd w:id="141"/>
    </w:p>
    <w:p>
      <w:pPr>
        <w:numPr>
          <w:ilvl w:val="6"/>
          <w:numId w:val="22"/>
        </w:numPr>
        <w:rPr>
          <w:lang w:val="zh-CN" w:eastAsia="zh-CN"/>
        </w:rPr>
      </w:pPr>
      <w:r>
        <w:rPr>
          <w:rFonts w:hint="eastAsia"/>
          <w:lang w:val="zh-CN" w:eastAsia="zh-CN"/>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lang w:val="zh-CN" w:eastAsia="zh-CN"/>
        </w:rPr>
        <w:t>在一个switch块内，每个case要么通过break/return等来终止，要么注释说明程序将继续执行到哪一个case为止;在一个switch 块内，</w:t>
      </w:r>
      <w:r>
        <w:rPr>
          <w:rFonts w:hint="eastAsia"/>
          <w:lang w:val="zh-CN" w:eastAsia="zh-CN"/>
        </w:rPr>
        <w:tab/>
      </w:r>
      <w:r>
        <w:rPr>
          <w:rFonts w:hint="eastAsia"/>
          <w:lang w:val="zh-CN" w:eastAsia="zh-CN"/>
        </w:rPr>
        <w:t>都必须包含一个 default 语句并且 放在最后，即使它什么代码也没有。</w:t>
      </w:r>
    </w:p>
    <w:p>
      <w:pPr>
        <w:numPr>
          <w:ilvl w:val="6"/>
          <w:numId w:val="22"/>
        </w:numPr>
        <w:rPr>
          <w:lang w:val="zh-CN" w:eastAsia="zh-CN"/>
        </w:rPr>
      </w:pPr>
      <w:r>
        <w:rPr>
          <w:rFonts w:hint="eastAsia"/>
          <w:lang w:val="zh-CN" w:eastAsia="zh-CN"/>
        </w:rPr>
        <w:t>【强制】</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lang w:val="zh-CN" w:eastAsia="zh-CN"/>
        </w:rPr>
        <w:t>在 if/else/for/while/do 语句中必须使用大括号。即使只有一行代码，避免采用 单行的编码方式:if (condition) statements;</w:t>
      </w:r>
    </w:p>
    <w:p>
      <w:pPr>
        <w:numPr>
          <w:ilvl w:val="6"/>
          <w:numId w:val="22"/>
        </w:numPr>
        <w:rPr>
          <w:lang w:val="zh-CN" w:eastAsia="zh-CN"/>
        </w:rPr>
      </w:pPr>
      <w:r>
        <w:rPr>
          <w:rFonts w:hint="eastAsia"/>
          <w:lang w:val="zh-CN" w:eastAsia="zh-CN"/>
        </w:rPr>
        <w:t>【推荐】表达异常的分支时，少用 if-else 方式，这种方式可以改写成:</w:t>
      </w:r>
    </w:p>
    <w:p>
      <w:pPr>
        <w:ind w:firstLine="284"/>
        <w:rPr>
          <w:lang w:val="zh-CN" w:eastAsia="zh-CN"/>
        </w:rPr>
      </w:pPr>
      <w:r>
        <w:rPr>
          <w:lang w:val="zh-CN" w:eastAsia="zh-CN"/>
        </w:rPr>
        <w:t>if (condition) { ...</w:t>
      </w:r>
    </w:p>
    <w:p>
      <w:pPr>
        <w:ind w:left="420" w:firstLine="420"/>
        <w:rPr>
          <w:lang w:val="zh-CN"/>
        </w:rPr>
      </w:pPr>
      <w:r>
        <w:rPr>
          <w:lang w:val="zh-CN" w:eastAsia="zh-CN"/>
        </w:rPr>
        <w:t xml:space="preserve">return obj; </w:t>
      </w:r>
    </w:p>
    <w:p>
      <w:pPr>
        <w:rPr>
          <w:lang w:val="zh-CN" w:eastAsia="zh-CN"/>
        </w:rPr>
      </w:pPr>
      <w:r>
        <w:rPr>
          <w:rFonts w:hint="eastAsia"/>
          <w:lang w:val="zh-CN"/>
        </w:rPr>
        <w:t xml:space="preserve">   </w:t>
      </w:r>
      <w:r>
        <w:rPr>
          <w:lang w:val="zh-CN" w:eastAsia="zh-CN"/>
        </w:rPr>
        <w:t>}</w:t>
      </w:r>
    </w:p>
    <w:p>
      <w:pPr>
        <w:rPr>
          <w:lang w:val="zh-CN" w:eastAsia="zh-CN"/>
        </w:rPr>
      </w:pPr>
      <w:r>
        <w:rPr>
          <w:rFonts w:hint="eastAsia"/>
          <w:lang w:val="zh-CN"/>
        </w:rPr>
        <w:t xml:space="preserve">   </w:t>
      </w:r>
      <w:r>
        <w:rPr>
          <w:rFonts w:hint="eastAsia"/>
          <w:lang w:val="zh-CN" w:eastAsia="zh-CN"/>
        </w:rPr>
        <w:t>// 接着写 else 的业务逻辑代码;</w:t>
      </w:r>
    </w:p>
    <w:p>
      <w:pPr>
        <w:ind w:firstLine="420"/>
        <w:rPr>
          <w:lang w:val="zh-CN" w:eastAsia="zh-CN"/>
        </w:rPr>
      </w:pPr>
      <w:r>
        <w:rPr>
          <w:rFonts w:hint="eastAsia"/>
          <w:color w:val="ED7D31"/>
          <w:lang w:val="zh-CN" w:eastAsia="zh-CN"/>
        </w:rPr>
        <w:t>说明:</w:t>
      </w:r>
      <w:r>
        <w:rPr>
          <w:rFonts w:hint="eastAsia"/>
          <w:lang w:val="zh-CN" w:eastAsia="zh-CN"/>
        </w:rPr>
        <w:t>如果非得使用 if()...else if()...else...方式表达逻辑，【强制】避免后续代码维护困难，请勿超过 3 层。</w:t>
      </w:r>
    </w:p>
    <w:p>
      <w:pPr>
        <w:ind w:firstLine="420"/>
        <w:rPr>
          <w:lang w:val="zh-CN" w:eastAsia="zh-CN"/>
        </w:rPr>
      </w:pPr>
      <w:r>
        <w:rPr>
          <w:rFonts w:hint="eastAsia"/>
          <w:color w:val="70AD47"/>
          <w:lang w:val="zh-CN" w:eastAsia="zh-CN"/>
        </w:rPr>
        <w:t>正例:</w:t>
      </w:r>
      <w:r>
        <w:rPr>
          <w:rFonts w:hint="eastAsia"/>
          <w:lang w:val="zh-CN" w:eastAsia="zh-CN"/>
        </w:rPr>
        <w:t>超过 3 层的 if-else 的逻辑判断代码可以使用卫语句、策略模式、状态模式等来实现， 其中卫语句示例如下:</w:t>
      </w:r>
    </w:p>
    <w:p>
      <w:pPr>
        <w:ind w:firstLine="420"/>
        <w:rPr>
          <w:lang w:val="zh-CN"/>
        </w:rPr>
      </w:pPr>
      <w:r>
        <w:rPr>
          <w:lang w:val="zh-CN" w:eastAsia="zh-CN"/>
        </w:rPr>
        <w:t>public void today() {</w:t>
      </w:r>
    </w:p>
    <w:p>
      <w:pPr>
        <w:ind w:firstLine="420"/>
        <w:rPr>
          <w:lang w:val="zh-CN" w:eastAsia="zh-CN"/>
        </w:rPr>
      </w:pPr>
      <w:r>
        <w:rPr>
          <w:lang w:val="zh-CN" w:eastAsia="zh-CN"/>
        </w:rPr>
        <w:t xml:space="preserve"> if (isBusy()) {</w:t>
      </w:r>
    </w:p>
    <w:p>
      <w:pPr>
        <w:ind w:left="420" w:firstLine="420"/>
        <w:rPr>
          <w:lang w:val="zh-CN"/>
        </w:rPr>
      </w:pPr>
      <w:r>
        <w:rPr>
          <w:lang w:val="zh-CN" w:eastAsia="zh-CN"/>
        </w:rPr>
        <w:t xml:space="preserve">System.out.println(“change time.”); </w:t>
      </w:r>
    </w:p>
    <w:p>
      <w:pPr>
        <w:ind w:left="420" w:firstLine="420"/>
        <w:rPr>
          <w:lang w:val="zh-CN" w:eastAsia="zh-CN"/>
        </w:rPr>
      </w:pPr>
      <w:r>
        <w:rPr>
          <w:lang w:val="zh-CN" w:eastAsia="zh-CN"/>
        </w:rPr>
        <w:t>return;</w:t>
      </w:r>
    </w:p>
    <w:p>
      <w:pPr>
        <w:ind w:left="420" w:firstLine="420"/>
        <w:rPr>
          <w:lang w:val="zh-CN" w:eastAsia="zh-CN"/>
        </w:rPr>
      </w:pPr>
      <w:r>
        <w:rPr>
          <w:lang w:val="zh-CN" w:eastAsia="zh-CN"/>
        </w:rPr>
        <w:t>}</w:t>
      </w:r>
    </w:p>
    <w:p>
      <w:pPr>
        <w:ind w:left="420" w:firstLine="420"/>
        <w:rPr>
          <w:lang w:val="zh-CN" w:eastAsia="zh-CN"/>
        </w:rPr>
      </w:pPr>
      <w:r>
        <w:rPr>
          <w:lang w:val="zh-CN" w:eastAsia="zh-CN"/>
        </w:rPr>
        <w:t>if (isFree()) {</w:t>
      </w:r>
    </w:p>
    <w:p>
      <w:pPr>
        <w:ind w:left="840" w:firstLine="420"/>
        <w:rPr>
          <w:lang w:val="zh-CN" w:eastAsia="zh-CN"/>
        </w:rPr>
      </w:pPr>
      <w:r>
        <w:rPr>
          <w:lang w:val="zh-CN" w:eastAsia="zh-CN"/>
        </w:rPr>
        <w:t>System.out.println(“go to travel.”);</w:t>
      </w:r>
    </w:p>
    <w:p>
      <w:pPr>
        <w:ind w:left="840" w:firstLine="420"/>
        <w:rPr>
          <w:lang w:val="zh-CN"/>
        </w:rPr>
      </w:pPr>
      <w:r>
        <w:rPr>
          <w:lang w:val="zh-CN" w:eastAsia="zh-CN"/>
        </w:rPr>
        <w:t xml:space="preserve">return; </w:t>
      </w:r>
    </w:p>
    <w:p>
      <w:pPr>
        <w:ind w:left="420" w:firstLine="420"/>
        <w:rPr>
          <w:lang w:val="zh-CN"/>
        </w:rPr>
      </w:pPr>
      <w:r>
        <w:rPr>
          <w:lang w:val="zh-CN" w:eastAsia="zh-CN"/>
        </w:rPr>
        <w:t>}</w:t>
      </w:r>
    </w:p>
    <w:p>
      <w:pPr>
        <w:ind w:left="420" w:firstLine="420"/>
        <w:rPr>
          <w:lang w:val="zh-CN"/>
        </w:rPr>
      </w:pPr>
      <w:r>
        <w:rPr>
          <w:lang w:val="zh-CN"/>
        </w:rPr>
        <w:t>System.out.println(“stay at home to learn Alibaba Java Coding Guidelines.”);</w:t>
      </w:r>
    </w:p>
    <w:p>
      <w:pPr>
        <w:ind w:left="420" w:firstLine="420"/>
        <w:rPr>
          <w:lang w:val="zh-CN"/>
        </w:rPr>
      </w:pPr>
      <w:r>
        <w:rPr>
          <w:lang w:val="zh-CN"/>
        </w:rPr>
        <w:t xml:space="preserve">return; </w:t>
      </w:r>
    </w:p>
    <w:p>
      <w:pPr>
        <w:rPr>
          <w:lang w:val="zh-CN"/>
        </w:rPr>
      </w:pPr>
      <w:r>
        <w:rPr>
          <w:rFonts w:hint="eastAsia"/>
          <w:lang w:val="zh-CN"/>
        </w:rPr>
        <w:t xml:space="preserve">  </w:t>
      </w:r>
      <w:r>
        <w:rPr>
          <w:rFonts w:hint="eastAsia"/>
          <w:lang w:val="zh-CN"/>
        </w:rPr>
        <w:tab/>
      </w:r>
      <w:r>
        <w:rPr>
          <w:lang w:val="zh-CN"/>
        </w:rPr>
        <w:t>}</w:t>
      </w:r>
    </w:p>
    <w:p>
      <w:pPr>
        <w:numPr>
          <w:ilvl w:val="6"/>
          <w:numId w:val="22"/>
        </w:numPr>
        <w:rPr>
          <w:lang w:val="zh-CN"/>
        </w:rPr>
      </w:pPr>
      <w:r>
        <w:rPr>
          <w:rFonts w:hint="eastAsia"/>
          <w:lang w:val="zh-CN"/>
        </w:rPr>
        <w:t>【</w:t>
      </w:r>
      <w:r>
        <w:rPr>
          <w:rFonts w:hint="default"/>
        </w:rPr>
        <w:t>强制</w:t>
      </w:r>
      <w:r>
        <w:rPr>
          <w:rFonts w:hint="eastAsia"/>
          <w:lang w:val="zh-CN"/>
        </w:rPr>
        <w:t>】</w:t>
      </w:r>
      <w:r>
        <w:rPr>
          <w:rFonts w:hint="eastAsia"/>
          <w:lang w:eastAsia="zh-CN"/>
        </w:rPr>
        <w:t>【</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lang w:val="zh-CN"/>
        </w:rPr>
        <w:t>除常用方法(如 getXxx/isXxx)等外，不要在条件判断中执行其它复杂的语句，将复杂逻辑判断的结果赋值给一个有意义的布尔变量名，以 高可读性。</w:t>
      </w:r>
    </w:p>
    <w:p>
      <w:pPr>
        <w:ind w:firstLine="284"/>
        <w:rPr>
          <w:lang w:val="zh-CN"/>
        </w:rPr>
      </w:pPr>
      <w:r>
        <w:rPr>
          <w:rFonts w:hint="eastAsia"/>
          <w:color w:val="ED7D31"/>
          <w:lang w:val="zh-CN"/>
        </w:rPr>
        <w:t>说明:</w:t>
      </w:r>
      <w:r>
        <w:rPr>
          <w:rFonts w:hint="eastAsia"/>
          <w:lang w:val="zh-CN"/>
        </w:rPr>
        <w:t>很多 if 语句内的逻辑相当复杂，阅读者需要分析条件表达式的最终结果，才能明确什么 样的条件执行什么样的语句，那么，如果阅读者分析逻辑表达式错误呢?</w:t>
      </w:r>
    </w:p>
    <w:p>
      <w:pPr>
        <w:ind w:firstLine="284"/>
        <w:rPr>
          <w:color w:val="70AD47"/>
          <w:lang w:val="zh-CN"/>
        </w:rPr>
      </w:pPr>
      <w:r>
        <w:rPr>
          <w:rFonts w:hint="eastAsia"/>
          <w:color w:val="70AD47"/>
          <w:lang w:val="zh-CN"/>
        </w:rPr>
        <w:t>正例:</w:t>
      </w:r>
    </w:p>
    <w:p>
      <w:pPr>
        <w:ind w:firstLine="420"/>
        <w:rPr>
          <w:lang w:val="zh-CN"/>
        </w:rPr>
      </w:pPr>
      <w:r>
        <w:rPr>
          <w:rFonts w:hint="eastAsia"/>
          <w:lang w:val="zh-CN"/>
        </w:rPr>
        <w:t>// 伪代码如下</w:t>
      </w:r>
    </w:p>
    <w:p>
      <w:pPr>
        <w:ind w:firstLine="420"/>
        <w:rPr>
          <w:lang w:val="zh-CN"/>
        </w:rPr>
      </w:pPr>
      <w:r>
        <w:rPr>
          <w:lang w:val="zh-CN"/>
        </w:rPr>
        <w:t xml:space="preserve">final boolean existed = (file.open(fileName, "w") != null) &amp;&amp; (...) || (...); </w:t>
      </w:r>
    </w:p>
    <w:p>
      <w:pPr>
        <w:ind w:firstLine="420"/>
        <w:rPr>
          <w:lang w:val="zh-CN"/>
        </w:rPr>
      </w:pPr>
      <w:r>
        <w:rPr>
          <w:lang w:val="zh-CN"/>
        </w:rPr>
        <w:t>if (existed) {</w:t>
      </w:r>
    </w:p>
    <w:p>
      <w:pPr>
        <w:ind w:left="420" w:firstLine="420"/>
        <w:rPr>
          <w:lang w:val="zh-CN"/>
        </w:rPr>
      </w:pPr>
      <w:r>
        <w:rPr>
          <w:lang w:val="zh-CN"/>
        </w:rPr>
        <w:t xml:space="preserve">... </w:t>
      </w:r>
    </w:p>
    <w:p>
      <w:pPr>
        <w:ind w:left="420"/>
        <w:rPr>
          <w:lang w:val="zh-CN"/>
        </w:rPr>
      </w:pPr>
      <w:r>
        <w:rPr>
          <w:lang w:val="zh-CN"/>
        </w:rPr>
        <w:t>}</w:t>
      </w:r>
    </w:p>
    <w:p>
      <w:pPr>
        <w:ind w:firstLine="420"/>
        <w:rPr>
          <w:color w:val="FF0000"/>
          <w:lang w:val="zh-CN"/>
        </w:rPr>
      </w:pPr>
      <w:r>
        <w:rPr>
          <w:rFonts w:hint="eastAsia"/>
          <w:color w:val="FF0000"/>
          <w:lang w:val="zh-CN"/>
        </w:rPr>
        <w:t>反例:</w:t>
      </w:r>
    </w:p>
    <w:p>
      <w:pPr>
        <w:ind w:firstLine="420"/>
        <w:rPr>
          <w:lang w:val="zh-CN"/>
        </w:rPr>
      </w:pPr>
      <w:r>
        <w:rPr>
          <w:lang w:val="zh-CN"/>
        </w:rPr>
        <w:t>if ((file.open(fileName, "w") != null) &amp;&amp; (...) || (...)) {</w:t>
      </w:r>
    </w:p>
    <w:p>
      <w:pPr>
        <w:ind w:firstLine="420"/>
        <w:rPr>
          <w:lang w:val="zh-CN"/>
        </w:rPr>
      </w:pPr>
      <w:r>
        <w:rPr>
          <w:lang w:val="zh-CN"/>
        </w:rPr>
        <w:t xml:space="preserve"> ...</w:t>
      </w:r>
    </w:p>
    <w:p>
      <w:pPr>
        <w:ind w:firstLine="420"/>
        <w:rPr>
          <w:lang w:val="zh-CN"/>
        </w:rPr>
      </w:pPr>
      <w:r>
        <w:rPr>
          <w:lang w:val="zh-CN"/>
        </w:rPr>
        <w:t>}</w:t>
      </w:r>
    </w:p>
    <w:p>
      <w:pPr>
        <w:numPr>
          <w:ilvl w:val="6"/>
          <w:numId w:val="22"/>
        </w:numPr>
        <w:rPr>
          <w:lang w:val="zh-CN"/>
        </w:rPr>
      </w:pPr>
      <w:r>
        <w:rPr>
          <w:rFonts w:hint="eastAsia"/>
          <w:lang w:val="zh-CN"/>
        </w:rPr>
        <w:t>【推荐】循环体中的语句要考量性能，以下操作尽量移至循环体外处理，如定义对象、变量、获取数据库连接，进行不必要的 try-catch 操作(这个 try-catch 是否可以移至循环体外)。</w:t>
      </w:r>
    </w:p>
    <w:p>
      <w:pPr>
        <w:numPr>
          <w:ilvl w:val="6"/>
          <w:numId w:val="22"/>
        </w:numPr>
        <w:rPr>
          <w:lang w:val="zh-CN"/>
        </w:rPr>
      </w:pPr>
      <w:r>
        <w:rPr>
          <w:rFonts w:hint="eastAsia"/>
          <w:lang w:val="zh-CN"/>
        </w:rPr>
        <w:t>【推荐】接口入参保护，这种场景常见的是用于做批量操作的接口。</w:t>
      </w:r>
    </w:p>
    <w:p>
      <w:pPr>
        <w:numPr>
          <w:ilvl w:val="6"/>
          <w:numId w:val="22"/>
        </w:numPr>
        <w:rPr>
          <w:lang w:val="zh-CN"/>
        </w:rPr>
      </w:pPr>
      <w:r>
        <w:rPr>
          <w:rFonts w:hint="eastAsia"/>
          <w:lang w:val="zh-CN"/>
        </w:rPr>
        <w:t>【参考】下列情形，需要进行参数校验:</w:t>
      </w:r>
    </w:p>
    <w:p>
      <w:pPr>
        <w:numPr>
          <w:ilvl w:val="0"/>
          <w:numId w:val="23"/>
        </w:numPr>
        <w:rPr>
          <w:lang w:val="zh-CN"/>
        </w:rPr>
      </w:pPr>
      <w:r>
        <w:rPr>
          <w:rFonts w:hint="eastAsia"/>
          <w:lang w:val="zh-CN"/>
        </w:rPr>
        <w:t>调用频次低的方法。</w:t>
      </w:r>
    </w:p>
    <w:p>
      <w:pPr>
        <w:numPr>
          <w:ilvl w:val="0"/>
          <w:numId w:val="23"/>
        </w:numPr>
        <w:rPr>
          <w:lang w:val="zh-CN"/>
        </w:rPr>
      </w:pPr>
      <w:r>
        <w:rPr>
          <w:rFonts w:hint="eastAsia"/>
          <w:lang w:val="zh-CN"/>
        </w:rPr>
        <w:t>执行时间开销很大的方法。此情形中，参数校验时间几乎可以忽略不计，但如果因为参数错误导致中间执行回退，或者错误，那得不偿失。</w:t>
      </w:r>
    </w:p>
    <w:p>
      <w:pPr>
        <w:numPr>
          <w:ilvl w:val="0"/>
          <w:numId w:val="23"/>
        </w:numPr>
        <w:rPr>
          <w:lang w:val="zh-CN"/>
        </w:rPr>
      </w:pPr>
      <w:r>
        <w:rPr>
          <w:rFonts w:hint="eastAsia"/>
          <w:lang w:val="zh-CN"/>
        </w:rPr>
        <w:t>需要极高稳定性和可用性的方法。</w:t>
      </w:r>
    </w:p>
    <w:p>
      <w:pPr>
        <w:numPr>
          <w:ilvl w:val="0"/>
          <w:numId w:val="23"/>
        </w:numPr>
        <w:rPr>
          <w:lang w:val="zh-CN"/>
        </w:rPr>
      </w:pPr>
      <w:r>
        <w:rPr>
          <w:rFonts w:hint="eastAsia"/>
          <w:lang w:val="zh-CN"/>
        </w:rPr>
        <w:t xml:space="preserve">对外 供的开放接口，不管是RPC/API/HTTP接口。 </w:t>
      </w:r>
    </w:p>
    <w:p>
      <w:pPr>
        <w:numPr>
          <w:ilvl w:val="0"/>
          <w:numId w:val="23"/>
        </w:numPr>
        <w:rPr>
          <w:lang w:val="zh-CN"/>
        </w:rPr>
      </w:pPr>
      <w:r>
        <w:rPr>
          <w:rFonts w:hint="eastAsia"/>
          <w:lang w:val="zh-CN"/>
        </w:rPr>
        <w:t>敏感权限入口。</w:t>
      </w:r>
    </w:p>
    <w:p>
      <w:pPr>
        <w:numPr>
          <w:ilvl w:val="6"/>
          <w:numId w:val="22"/>
        </w:numPr>
        <w:rPr>
          <w:lang w:val="zh-CN"/>
        </w:rPr>
      </w:pPr>
      <w:r>
        <w:rPr>
          <w:rFonts w:hint="eastAsia"/>
          <w:lang w:val="zh-CN"/>
        </w:rPr>
        <w:t>【参考】下列情形，不需要进行参数校验:</w:t>
      </w:r>
    </w:p>
    <w:p>
      <w:pPr>
        <w:numPr>
          <w:ilvl w:val="0"/>
          <w:numId w:val="24"/>
        </w:numPr>
        <w:rPr>
          <w:lang w:val="zh-CN"/>
        </w:rPr>
      </w:pPr>
      <w:r>
        <w:rPr>
          <w:rFonts w:hint="eastAsia"/>
          <w:lang w:val="zh-CN"/>
        </w:rPr>
        <w:t>极有可能被循环调用的方法。但在方法说明里必须注明外部参数检查要求。</w:t>
      </w:r>
    </w:p>
    <w:p>
      <w:pPr>
        <w:numPr>
          <w:ilvl w:val="0"/>
          <w:numId w:val="24"/>
        </w:numPr>
        <w:rPr>
          <w:lang w:val="zh-CN"/>
        </w:rPr>
      </w:pPr>
      <w:r>
        <w:rPr>
          <w:rFonts w:hint="eastAsia"/>
          <w:lang w:val="zh-CN"/>
        </w:rPr>
        <w:t>底层调用频度比较高的方法。毕竟是像纯净水过滤的最后一道，参数错误不太可能到底层才会暴露问题。一般 DAO 层与 Service 层都在同一个应用中，部署在同一台服务器中，所以DAO的参数校验，可以省略。</w:t>
      </w:r>
    </w:p>
    <w:p>
      <w:pPr>
        <w:numPr>
          <w:ilvl w:val="0"/>
          <w:numId w:val="24"/>
        </w:numPr>
        <w:rPr>
          <w:lang w:val="zh-CN"/>
        </w:rPr>
      </w:pPr>
      <w:r>
        <w:rPr>
          <w:rFonts w:hint="eastAsia"/>
          <w:lang w:val="zh-CN"/>
        </w:rPr>
        <w:t>被声明成private只会被自己代码所调用的方法，如果能够确定调用方法的代码传入参 数已经做过检查或者肯定不会有问题，此时可以不校验参数。</w:t>
      </w:r>
    </w:p>
    <w:p>
      <w:pPr>
        <w:pStyle w:val="3"/>
      </w:pPr>
      <w:bookmarkStart w:id="142" w:name="_Toc1592935692"/>
      <w:bookmarkStart w:id="143" w:name="_Toc609703073"/>
      <w:bookmarkStart w:id="144" w:name="_Toc1935292900"/>
      <w:bookmarkStart w:id="145" w:name="_Toc47599607"/>
      <w:bookmarkStart w:id="146" w:name="_Toc495785662"/>
      <w:bookmarkStart w:id="147" w:name="_Toc999104368"/>
      <w:bookmarkStart w:id="148" w:name="_Toc834139414"/>
      <w:r>
        <w:rPr>
          <w:rFonts w:hint="eastAsia"/>
        </w:rPr>
        <w:t>注释规范</w:t>
      </w:r>
      <w:bookmarkEnd w:id="142"/>
      <w:bookmarkEnd w:id="143"/>
      <w:bookmarkEnd w:id="144"/>
      <w:bookmarkEnd w:id="145"/>
      <w:bookmarkEnd w:id="146"/>
      <w:bookmarkEnd w:id="147"/>
      <w:bookmarkEnd w:id="148"/>
    </w:p>
    <w:p>
      <w:pPr>
        <w:pStyle w:val="4"/>
      </w:pPr>
      <w:bookmarkStart w:id="149" w:name="_Toc1538614081"/>
      <w:bookmarkStart w:id="150" w:name="_Toc673634973"/>
      <w:bookmarkStart w:id="151" w:name="_Toc1880673532"/>
      <w:bookmarkStart w:id="152" w:name="_Toc1028319231"/>
      <w:bookmarkStart w:id="153" w:name="_Toc495785663"/>
      <w:bookmarkStart w:id="154" w:name="_Toc1589826862"/>
      <w:bookmarkStart w:id="155" w:name="_Toc364930406"/>
      <w:r>
        <w:rPr>
          <w:rFonts w:hint="eastAsia"/>
        </w:rPr>
        <w:t>通用规范</w:t>
      </w:r>
      <w:bookmarkEnd w:id="149"/>
      <w:bookmarkEnd w:id="150"/>
      <w:bookmarkEnd w:id="151"/>
      <w:bookmarkEnd w:id="152"/>
      <w:bookmarkEnd w:id="153"/>
      <w:bookmarkEnd w:id="154"/>
      <w:bookmarkEnd w:id="155"/>
    </w:p>
    <w:p>
      <w:pPr>
        <w:numPr>
          <w:ilvl w:val="0"/>
          <w:numId w:val="25"/>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】类、类属性、类方法的注释必须使用 Javadoc 规范，使用：</w:t>
      </w:r>
    </w:p>
    <w:p>
      <w:pPr>
        <w:ind w:firstLine="420"/>
      </w:pPr>
      <w:r>
        <w:rPr>
          <w:rFonts w:hint="eastAsia"/>
        </w:rPr>
        <w:t>/**内容*/格式，不得使用 // xxx 方式。</w:t>
      </w:r>
    </w:p>
    <w:p>
      <w:pPr>
        <w:ind w:firstLine="420"/>
        <w:rPr>
          <w:lang w:eastAsia="zh-CN"/>
        </w:rPr>
      </w:pPr>
      <w:r>
        <w:rPr>
          <w:rFonts w:hint="eastAsia"/>
          <w:color w:val="ED7D31"/>
          <w:lang w:eastAsia="zh-CN"/>
        </w:rPr>
        <w:t>说明:</w:t>
      </w:r>
      <w:r>
        <w:rPr>
          <w:rFonts w:hint="eastAsia"/>
          <w:lang w:eastAsia="zh-CN"/>
        </w:rPr>
        <w:t>在 IDE 编辑窗口中，Javadoc 方式会 示相关注释，生成 Javadoc 可以正确输出相应注 释;在 IDE 中，工程调用方法时，不进入方法即可悬浮示方法、参数、返回值的意义， 高阅读效率。</w:t>
      </w:r>
    </w:p>
    <w:p>
      <w:pPr>
        <w:numPr>
          <w:ilvl w:val="0"/>
          <w:numId w:val="25"/>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】所有的抽象方法(包括接口中的方法)必须要用 Javadoc 注释、除了返回值、参数、异常说明外，还必须指出该方法做什么事情，实现什么功能。</w:t>
      </w:r>
    </w:p>
    <w:p>
      <w:pPr>
        <w:ind w:firstLine="420"/>
      </w:pPr>
      <w:r>
        <w:rPr>
          <w:rFonts w:hint="eastAsia"/>
          <w:color w:val="ED7D31"/>
        </w:rPr>
        <w:t>说明:</w:t>
      </w:r>
      <w:r>
        <w:rPr>
          <w:rFonts w:hint="eastAsia"/>
        </w:rPr>
        <w:t>对子类的实现要求，或者调用注意事项，请一并说明。</w:t>
      </w:r>
    </w:p>
    <w:p>
      <w:pPr>
        <w:numPr>
          <w:ilvl w:val="0"/>
          <w:numId w:val="25"/>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】所有的类都必须添加创建者和创建日期。</w:t>
      </w:r>
    </w:p>
    <w:p>
      <w:pPr>
        <w:numPr>
          <w:ilvl w:val="0"/>
          <w:numId w:val="25"/>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】方法内部单行注释，在被注释语句上方另起一行，使用//注释。方法内部多行注释使用/* */注释，注意与代码对齐。</w:t>
      </w:r>
    </w:p>
    <w:p>
      <w:pPr>
        <w:numPr>
          <w:ilvl w:val="0"/>
          <w:numId w:val="25"/>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】所有的枚举类型字段必须要有注释，说明每个数据项的用途。</w:t>
      </w:r>
    </w:p>
    <w:p>
      <w:pPr>
        <w:numPr>
          <w:ilvl w:val="0"/>
          <w:numId w:val="25"/>
        </w:numPr>
        <w:rPr>
          <w:lang w:eastAsia="zh-CN"/>
        </w:rPr>
      </w:pPr>
      <w:r>
        <w:rPr>
          <w:rFonts w:hint="eastAsia"/>
          <w:lang w:eastAsia="zh-CN"/>
        </w:rPr>
        <w:t>推荐】与其“半吊子”英文来注释，不如用中文注释把问题说清楚。专有名词与关键字保持 英文原文即可。</w:t>
      </w:r>
    </w:p>
    <w:p>
      <w:pPr>
        <w:ind w:firstLine="420"/>
        <w:rPr>
          <w:lang w:eastAsia="zh-CN"/>
        </w:rPr>
      </w:pPr>
      <w:r>
        <w:rPr>
          <w:rFonts w:hint="eastAsia"/>
          <w:color w:val="FF0000"/>
          <w:lang w:eastAsia="zh-CN"/>
        </w:rPr>
        <w:t>反例:</w:t>
      </w:r>
      <w:r>
        <w:rPr>
          <w:rFonts w:hint="eastAsia"/>
          <w:lang w:eastAsia="zh-CN"/>
        </w:rPr>
        <w:t>“TCP 连接超时”解释成“传输控制协议连接超时”，理解反而费脑筋。</w:t>
      </w:r>
    </w:p>
    <w:p>
      <w:pPr>
        <w:numPr>
          <w:ilvl w:val="0"/>
          <w:numId w:val="25"/>
        </w:numPr>
        <w:rPr>
          <w:lang w:eastAsia="zh-CN"/>
        </w:rPr>
      </w:pPr>
      <w:r>
        <w:rPr>
          <w:rFonts w:hint="eastAsia"/>
          <w:lang w:eastAsia="zh-CN"/>
        </w:rPr>
        <w:t>【推荐】代码修改的同时，注释也要进行相应的修改，尤其是参数、返回值、异常、核心逻辑 等的修改。</w:t>
      </w:r>
    </w:p>
    <w:p>
      <w:pPr>
        <w:ind w:firstLine="420"/>
        <w:rPr>
          <w:lang w:eastAsia="zh-CN"/>
        </w:rPr>
      </w:pPr>
      <w:r>
        <w:rPr>
          <w:rFonts w:hint="eastAsia"/>
          <w:color w:val="ED7D31"/>
          <w:lang w:eastAsia="zh-CN"/>
        </w:rPr>
        <w:t>说明:</w:t>
      </w:r>
      <w:r>
        <w:rPr>
          <w:rFonts w:hint="eastAsia"/>
          <w:lang w:eastAsia="zh-CN"/>
        </w:rPr>
        <w:t>代码与注释更新不同步，就像路网与导航软件更新不同步一样，如果导航软件严重滞后， 就失去了导航的意义。</w:t>
      </w:r>
    </w:p>
    <w:p>
      <w:pPr>
        <w:numPr>
          <w:ilvl w:val="0"/>
          <w:numId w:val="25"/>
        </w:numPr>
        <w:rPr>
          <w:lang w:eastAsia="zh-CN"/>
        </w:rPr>
      </w:pPr>
      <w:r>
        <w:rPr>
          <w:rFonts w:hint="eastAsia"/>
          <w:lang w:eastAsia="zh-CN"/>
        </w:rPr>
        <w:t xml:space="preserve">【参考】谨慎注释掉代码。在上方详细说明，而不是简单的注释掉。如果无用，则删除。 </w:t>
      </w:r>
    </w:p>
    <w:p>
      <w:pPr>
        <w:ind w:left="420" w:firstLine="60"/>
      </w:pPr>
      <w:r>
        <w:rPr>
          <w:rFonts w:hint="eastAsia"/>
          <w:color w:val="ED7D31"/>
        </w:rPr>
        <w:t>说明:</w:t>
      </w:r>
      <w:r>
        <w:rPr>
          <w:rFonts w:hint="eastAsia"/>
        </w:rPr>
        <w:t>代码被注释掉有两种可能性:</w:t>
      </w:r>
    </w:p>
    <w:p>
      <w:pPr>
        <w:numPr>
          <w:ilvl w:val="0"/>
          <w:numId w:val="26"/>
        </w:numPr>
      </w:pPr>
      <w:r>
        <w:rPr>
          <w:rFonts w:hint="eastAsia"/>
        </w:rPr>
        <w:t>后续会恢复此段代码逻辑。</w:t>
      </w:r>
    </w:p>
    <w:p>
      <w:pPr>
        <w:numPr>
          <w:ilvl w:val="0"/>
          <w:numId w:val="26"/>
        </w:numPr>
      </w:pPr>
      <w:r>
        <w:rPr>
          <w:rFonts w:hint="eastAsia"/>
        </w:rPr>
        <w:t>永久不用。</w:t>
      </w:r>
    </w:p>
    <w:p>
      <w:pPr>
        <w:ind w:left="420" w:firstLine="60"/>
      </w:pPr>
      <w:r>
        <w:rPr>
          <w:rFonts w:hint="eastAsia"/>
        </w:rPr>
        <w:t>前者如果没 有备注信息，难以知晓注释动机。后者建议直接删掉(代码仓库保存了历史代码)。</w:t>
      </w:r>
    </w:p>
    <w:p>
      <w:pPr>
        <w:numPr>
          <w:ilvl w:val="0"/>
          <w:numId w:val="25"/>
        </w:numPr>
        <w:rPr>
          <w:lang w:eastAsia="zh-CN"/>
        </w:rPr>
      </w:pPr>
      <w:r>
        <w:rPr>
          <w:rFonts w:hint="eastAsia"/>
          <w:lang w:eastAsia="zh-CN"/>
        </w:rPr>
        <w:t>【参考】对于注释的要求:</w:t>
      </w:r>
    </w:p>
    <w:p>
      <w:pPr>
        <w:ind w:firstLine="420"/>
      </w:pPr>
      <w:r>
        <w:rPr>
          <w:rFonts w:hint="eastAsia"/>
        </w:rPr>
        <w:t>第一、能够准确反应设计思想和代码逻辑;</w:t>
      </w:r>
    </w:p>
    <w:p>
      <w:pPr>
        <w:ind w:left="420"/>
      </w:pPr>
      <w:r>
        <w:rPr>
          <w:rFonts w:hint="eastAsia"/>
        </w:rPr>
        <w:t>第二、能够 述业务含义，使别的程序员能够迅速了解到代码背后的信息。完全没有注释的大段代码对于阅读者</w:t>
      </w:r>
      <w:r>
        <w:rPr>
          <w:rFonts w:hint="eastAsia"/>
          <w:color w:val="FF0000"/>
        </w:rPr>
        <w:t>形同天书</w:t>
      </w:r>
      <w:r>
        <w:rPr>
          <w:rFonts w:hint="eastAsia"/>
        </w:rPr>
        <w:t>，</w:t>
      </w:r>
      <w:r>
        <w:rPr>
          <w:rFonts w:hint="eastAsia"/>
          <w:color w:val="70AD47"/>
        </w:rPr>
        <w:t>注释是给自己看的</w:t>
      </w:r>
      <w:r>
        <w:rPr>
          <w:rFonts w:hint="eastAsia"/>
        </w:rPr>
        <w:t>，即使隔很长时间，也能清晰理解当时的思路;</w:t>
      </w:r>
      <w:r>
        <w:rPr>
          <w:rFonts w:hint="eastAsia"/>
          <w:color w:val="000000"/>
        </w:rPr>
        <w:t>注释也是给继任者看的</w:t>
      </w:r>
      <w:r>
        <w:rPr>
          <w:rFonts w:hint="eastAsia"/>
        </w:rPr>
        <w:t>，使其</w:t>
      </w:r>
      <w:r>
        <w:rPr>
          <w:rFonts w:hint="eastAsia"/>
          <w:color w:val="70AD47"/>
        </w:rPr>
        <w:t>能够快速接替自己的工作</w:t>
      </w:r>
      <w:r>
        <w:rPr>
          <w:rFonts w:hint="eastAsia"/>
        </w:rPr>
        <w:t>。</w:t>
      </w:r>
    </w:p>
    <w:p>
      <w:pPr>
        <w:numPr>
          <w:ilvl w:val="0"/>
          <w:numId w:val="25"/>
        </w:numPr>
        <w:rPr>
          <w:lang w:eastAsia="zh-CN"/>
        </w:rPr>
      </w:pPr>
      <w:r>
        <w:rPr>
          <w:rFonts w:hint="eastAsia"/>
          <w:lang w:eastAsia="zh-CN"/>
        </w:rPr>
        <w:t>【参考】好的命名、代码结构是自解释的，注释力求精简准确、表达到位。避免出现注释的一个极端:过多过滥的注释，代码的逻辑一旦修改，修改注释是相当大的负担。</w:t>
      </w:r>
      <w:r>
        <w:rPr>
          <w:rFonts w:hint="eastAsia"/>
          <w:lang w:eastAsia="zh-CN"/>
        </w:rPr>
        <w:cr/>
      </w:r>
      <w:r>
        <w:rPr>
          <w:rFonts w:hint="eastAsia"/>
          <w:color w:val="FF0000"/>
          <w:lang w:eastAsia="zh-CN"/>
        </w:rPr>
        <w:t>反例:</w:t>
      </w:r>
      <w:r>
        <w:rPr>
          <w:rFonts w:hint="eastAsia"/>
          <w:lang w:eastAsia="zh-CN"/>
        </w:rPr>
        <w:cr/>
      </w:r>
      <w:r>
        <w:rPr>
          <w:rFonts w:hint="eastAsia"/>
          <w:lang w:eastAsia="zh-CN"/>
        </w:rPr>
        <w:t>// put elephant into fridge</w:t>
      </w:r>
      <w:r>
        <w:rPr>
          <w:rFonts w:hint="eastAsia"/>
          <w:lang w:eastAsia="zh-CN"/>
        </w:rPr>
        <w:cr/>
      </w:r>
      <w:r>
        <w:rPr>
          <w:rFonts w:hint="eastAsia"/>
          <w:lang w:eastAsia="zh-CN"/>
        </w:rPr>
        <w:t>put(elephant, fridge);</w:t>
      </w:r>
      <w:r>
        <w:rPr>
          <w:rFonts w:hint="eastAsia"/>
          <w:lang w:eastAsia="zh-CN"/>
        </w:rPr>
        <w:cr/>
      </w:r>
    </w:p>
    <w:p>
      <w:pPr>
        <w:ind w:firstLine="420"/>
        <w:rPr>
          <w:lang w:eastAsia="zh-CN"/>
        </w:rPr>
      </w:pPr>
      <w:r>
        <w:rPr>
          <w:rFonts w:hint="eastAsia"/>
          <w:lang w:eastAsia="zh-CN"/>
        </w:rPr>
        <w:t>方法名 put，加上两个有意义的变量名 elephant 和 fridge，已经说明了这是在干什么，语义清晰的代码不需要额外的注释。</w:t>
      </w:r>
    </w:p>
    <w:p>
      <w:pPr>
        <w:numPr>
          <w:ilvl w:val="0"/>
          <w:numId w:val="25"/>
        </w:numPr>
        <w:rPr>
          <w:lang w:eastAsia="zh-CN"/>
        </w:rPr>
      </w:pPr>
      <w:r>
        <w:rPr>
          <w:rFonts w:hint="eastAsia"/>
          <w:lang w:eastAsia="zh-CN"/>
        </w:rPr>
        <w:t>【参考】特殊注释标记，请注明标记人与标记时间。注意及时处理这些标记，通过标记扫 ，经常清理此类标记。线上故障有时候就是来源于这些标记处的代码。</w:t>
      </w:r>
    </w:p>
    <w:p>
      <w:pPr>
        <w:numPr>
          <w:ilvl w:val="0"/>
          <w:numId w:val="27"/>
        </w:numPr>
        <w:ind w:left="900"/>
        <w:rPr>
          <w:lang w:eastAsia="zh-CN"/>
        </w:rPr>
      </w:pPr>
      <w:r>
        <w:rPr>
          <w:rFonts w:hint="eastAsia"/>
          <w:lang w:eastAsia="zh-CN"/>
        </w:rPr>
        <w:t xml:space="preserve">待办事宜(TODO):( 标记人，标记时间，[预计处理时间]) 表示需要实现，但目前还未实现的功能。这实际上是一个 Javadoc 的标签，目前的Javadoc还没有实现，但已经被广泛使用。只能应用于类，接口和方法(因为它是一个 Javadoc 标签)。 </w:t>
      </w:r>
    </w:p>
    <w:p>
      <w:pPr>
        <w:numPr>
          <w:ilvl w:val="0"/>
          <w:numId w:val="27"/>
        </w:numPr>
        <w:ind w:left="900" w:firstLine="0"/>
      </w:pPr>
      <w:r>
        <w:rPr>
          <w:rFonts w:hint="eastAsia"/>
          <w:lang w:eastAsia="zh-CN"/>
        </w:rPr>
        <w:t>错误，不能工作(FIXME):(标记人，标记时间，[预计处理时间])</w:t>
      </w:r>
      <w:r>
        <w:rPr>
          <w:rFonts w:hint="default"/>
          <w:lang w:eastAsia="zh-CN"/>
        </w:rPr>
        <w:t>。</w:t>
      </w:r>
      <w:r>
        <w:rPr>
          <w:rFonts w:hint="eastAsia"/>
        </w:rPr>
        <w:t>在注释中用 FIXME 标记某代码是错误的，而且不能工作，需要及时纠正的情况。</w:t>
      </w:r>
    </w:p>
    <w:p>
      <w:pPr>
        <w:pStyle w:val="4"/>
      </w:pPr>
      <w:bookmarkStart w:id="156" w:name="_Toc477272725"/>
      <w:bookmarkStart w:id="157" w:name="_Toc1871962691"/>
      <w:bookmarkStart w:id="158" w:name="_Toc1982799849"/>
      <w:bookmarkStart w:id="159" w:name="_Toc495785664"/>
      <w:bookmarkStart w:id="160" w:name="_Toc663928392"/>
      <w:bookmarkStart w:id="161" w:name="_Toc1555408323"/>
      <w:bookmarkStart w:id="162" w:name="_Toc846862535"/>
      <w:r>
        <w:rPr>
          <w:rFonts w:hint="eastAsia"/>
        </w:rPr>
        <w:t>class注释</w:t>
      </w:r>
      <w:bookmarkEnd w:id="156"/>
      <w:bookmarkEnd w:id="157"/>
      <w:bookmarkEnd w:id="158"/>
      <w:bookmarkEnd w:id="159"/>
      <w:bookmarkEnd w:id="160"/>
      <w:bookmarkEnd w:id="161"/>
      <w:bookmarkEnd w:id="162"/>
    </w:p>
    <w:p>
      <w:pPr>
        <w:pStyle w:val="72"/>
        <w:ind w:firstLineChars="0"/>
        <w:rPr>
          <w:rFonts w:ascii="SimSun" w:hAnsi="SimSun"/>
          <w:color w:val="538135"/>
        </w:rPr>
      </w:pPr>
      <w:r>
        <w:rPr>
          <w:rFonts w:ascii="SimSun" w:hAnsi="SimSun"/>
          <w:color w:val="538135"/>
        </w:rPr>
        <w:t>@brief</w:t>
      </w:r>
      <w:r>
        <w:rPr>
          <w:rFonts w:ascii="SimSun" w:hAnsi="SimSun"/>
          <w:color w:val="538135"/>
        </w:rPr>
        <w:tab/>
      </w:r>
      <w:r>
        <w:rPr>
          <w:rFonts w:ascii="SimSun" w:hAnsi="SimSun"/>
          <w:color w:val="538135"/>
        </w:rPr>
        <w:t>概要描述</w:t>
      </w:r>
    </w:p>
    <w:p>
      <w:pPr>
        <w:pStyle w:val="72"/>
        <w:ind w:firstLineChars="0"/>
        <w:rPr>
          <w:rFonts w:ascii="SimSun" w:hAnsi="SimSun"/>
          <w:color w:val="538135"/>
        </w:rPr>
      </w:pPr>
      <w:r>
        <w:rPr>
          <w:rFonts w:ascii="SimSun" w:hAnsi="SimSun"/>
          <w:color w:val="538135"/>
        </w:rPr>
        <w:t>@details</w:t>
      </w:r>
      <w:r>
        <w:rPr>
          <w:rFonts w:hint="eastAsia" w:ascii="SimSun" w:hAnsi="SimSun"/>
          <w:color w:val="538135"/>
        </w:rPr>
        <w:t>详细描述</w:t>
      </w:r>
    </w:p>
    <w:p>
      <w:pPr>
        <w:pStyle w:val="72"/>
        <w:ind w:firstLineChars="0"/>
        <w:rPr>
          <w:rFonts w:ascii="SimSun" w:hAnsi="SimSun"/>
          <w:color w:val="538135"/>
        </w:rPr>
      </w:pPr>
      <w:r>
        <w:rPr>
          <w:rFonts w:ascii="SimSun" w:hAnsi="SimSun"/>
          <w:color w:val="538135"/>
        </w:rPr>
        <w:t>@date</w:t>
      </w:r>
      <w:r>
        <w:rPr>
          <w:rFonts w:ascii="SimSun" w:hAnsi="SimSun"/>
          <w:color w:val="538135"/>
        </w:rPr>
        <w:tab/>
      </w:r>
      <w:r>
        <w:rPr>
          <w:rFonts w:ascii="SimSun" w:hAnsi="SimSun"/>
          <w:color w:val="538135"/>
        </w:rPr>
        <w:t>类创建时间</w:t>
      </w:r>
    </w:p>
    <w:p>
      <w:pPr>
        <w:pStyle w:val="72"/>
        <w:ind w:firstLineChars="0"/>
        <w:rPr>
          <w:rFonts w:ascii="SimSun" w:hAnsi="SimSun"/>
          <w:color w:val="538135"/>
        </w:rPr>
      </w:pPr>
      <w:r>
        <w:rPr>
          <w:rFonts w:ascii="SimSun" w:hAnsi="SimSun"/>
          <w:color w:val="538135"/>
        </w:rPr>
        <w:t>@author</w:t>
      </w:r>
      <w:r>
        <w:rPr>
          <w:rFonts w:ascii="SimSun" w:hAnsi="SimSun"/>
          <w:color w:val="538135"/>
        </w:rPr>
        <w:tab/>
      </w:r>
      <w:r>
        <w:rPr>
          <w:rFonts w:ascii="SimSun" w:hAnsi="SimSun"/>
          <w:color w:val="538135"/>
        </w:rPr>
        <w:t>类创建作者</w:t>
      </w:r>
      <w:r>
        <w:rPr>
          <w:rFonts w:hint="eastAsia" w:ascii="SimSun" w:hAnsi="SimSun"/>
          <w:color w:val="538135"/>
        </w:rPr>
        <w:t>(git</w:t>
      </w:r>
      <w:r>
        <w:rPr>
          <w:rFonts w:ascii="SimSun" w:hAnsi="SimSun"/>
          <w:color w:val="538135"/>
        </w:rPr>
        <w:t>对应账户名</w:t>
      </w:r>
      <w:r>
        <w:rPr>
          <w:rFonts w:hint="eastAsia" w:ascii="SimSun" w:hAnsi="SimSun"/>
          <w:color w:val="538135"/>
        </w:rPr>
        <w:t>)</w:t>
      </w:r>
    </w:p>
    <w:p>
      <w:pPr>
        <w:pStyle w:val="4"/>
      </w:pPr>
      <w:bookmarkStart w:id="163" w:name="_Toc1126648546"/>
      <w:bookmarkStart w:id="164" w:name="_Toc1676639398"/>
      <w:bookmarkStart w:id="165" w:name="_Toc955425452"/>
      <w:bookmarkStart w:id="166" w:name="_Toc501341550"/>
      <w:bookmarkStart w:id="167" w:name="_Toc1375123271"/>
      <w:bookmarkStart w:id="168" w:name="_Toc495785665"/>
      <w:bookmarkStart w:id="169" w:name="_Toc640230021"/>
      <w:r>
        <w:rPr>
          <w:rFonts w:hint="eastAsia"/>
        </w:rPr>
        <w:t>方法的具体注释</w:t>
      </w:r>
      <w:bookmarkEnd w:id="163"/>
      <w:bookmarkEnd w:id="164"/>
      <w:bookmarkEnd w:id="165"/>
      <w:bookmarkEnd w:id="166"/>
      <w:bookmarkEnd w:id="167"/>
      <w:bookmarkEnd w:id="168"/>
      <w:bookmarkEnd w:id="169"/>
    </w:p>
    <w:p>
      <w:pPr>
        <w:rPr>
          <w:lang w:val="zh-CN"/>
        </w:rPr>
      </w:pPr>
      <w:r>
        <w:rPr>
          <w:rFonts w:hint="eastAsia" w:ascii="SimSun" w:hAnsi="SimSun"/>
          <w:b/>
          <w:bCs/>
          <w:sz w:val="28"/>
          <w:szCs w:val="32"/>
          <w:lang w:val="zh-CN"/>
        </w:rPr>
        <w:t>请使用快捷键</w:t>
      </w:r>
      <w:r>
        <w:rPr>
          <w:rFonts w:ascii="SimSun" w:hAnsi="SimSun"/>
          <w:b/>
          <w:bCs/>
          <w:sz w:val="28"/>
          <w:szCs w:val="32"/>
          <w:lang w:val="zh-CN"/>
        </w:rPr>
        <w:t>”</w:t>
      </w:r>
      <w:r>
        <w:rPr>
          <w:rFonts w:hint="eastAsia" w:ascii="SimSun" w:hAnsi="SimSun"/>
          <w:b/>
          <w:bCs/>
          <w:color w:val="538135"/>
          <w:sz w:val="28"/>
          <w:szCs w:val="32"/>
          <w:lang w:val="zh-CN"/>
        </w:rPr>
        <w:t>/**</w:t>
      </w:r>
      <w:r>
        <w:rPr>
          <w:rFonts w:ascii="SimSun" w:hAnsi="SimSun"/>
          <w:b/>
          <w:bCs/>
          <w:sz w:val="28"/>
          <w:szCs w:val="32"/>
          <w:lang w:val="zh-CN"/>
        </w:rPr>
        <w:t>”</w:t>
      </w:r>
      <w:r>
        <w:rPr>
          <w:rFonts w:hint="eastAsia" w:ascii="SimSun" w:hAnsi="SimSun"/>
          <w:b/>
          <w:bCs/>
          <w:sz w:val="28"/>
          <w:szCs w:val="32"/>
          <w:lang w:val="zh-CN"/>
        </w:rPr>
        <w:t>,打完后，自动生成的注释就可以了，比如：</w:t>
      </w:r>
    </w:p>
    <w:p>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Pr>
          <w:rFonts w:ascii="Menlo" w:hAnsi="Menlo" w:cs="Menlo"/>
          <w:i/>
          <w:iCs/>
          <w:color w:val="629755"/>
          <w:sz w:val="18"/>
          <w:szCs w:val="18"/>
        </w:rPr>
        <w:t>/**</w:t>
      </w:r>
      <w:r>
        <w:rPr>
          <w:rFonts w:ascii="Menlo" w:hAnsi="Menlo" w:cs="Menlo"/>
          <w:i/>
          <w:iCs/>
          <w:color w:val="629755"/>
          <w:sz w:val="18"/>
          <w:szCs w:val="18"/>
        </w:rPr>
        <w:br w:type="textWrapping"/>
      </w:r>
      <w:r>
        <w:rPr>
          <w:rFonts w:ascii="Menlo" w:hAnsi="Menlo" w:cs="Menlo"/>
          <w:i/>
          <w:iCs/>
          <w:color w:val="629755"/>
          <w:sz w:val="18"/>
          <w:szCs w:val="18"/>
        </w:rPr>
        <w:t xml:space="preserve"> * </w:t>
      </w:r>
      <w:r>
        <w:rPr>
          <w:rFonts w:ascii="Menlo" w:hAnsi="Menlo" w:cs="Menlo"/>
          <w:i/>
          <w:iCs/>
          <w:color w:val="629755"/>
          <w:sz w:val="18"/>
          <w:szCs w:val="18"/>
        </w:rPr>
        <w:br w:type="textWrapping"/>
      </w:r>
      <w:r>
        <w:rPr>
          <w:rFonts w:ascii="Menlo" w:hAnsi="Menlo" w:cs="Menlo"/>
          <w:i/>
          <w:iCs/>
          <w:color w:val="629755"/>
          <w:sz w:val="18"/>
          <w:szCs w:val="18"/>
        </w:rPr>
        <w:t xml:space="preserve"> * </w:t>
      </w:r>
      <w:r>
        <w:rPr>
          <w:rFonts w:ascii="Menlo" w:hAnsi="Menlo" w:cs="Menlo"/>
          <w:b/>
          <w:bCs/>
          <w:i/>
          <w:iCs/>
          <w:color w:val="629755"/>
          <w:sz w:val="18"/>
          <w:szCs w:val="18"/>
        </w:rPr>
        <w:t xml:space="preserve">@param </w:t>
      </w:r>
      <w:r>
        <w:rPr>
          <w:rFonts w:ascii="Menlo" w:hAnsi="Menlo" w:cs="Menlo"/>
          <w:i/>
          <w:iCs/>
          <w:color w:val="8A653B"/>
          <w:sz w:val="18"/>
          <w:szCs w:val="18"/>
        </w:rPr>
        <w:t>context</w:t>
      </w:r>
      <w:r>
        <w:rPr>
          <w:rFonts w:ascii="Menlo" w:hAnsi="Menlo" w:cs="Menlo"/>
          <w:i/>
          <w:iCs/>
          <w:color w:val="8A653B"/>
          <w:sz w:val="18"/>
          <w:szCs w:val="18"/>
        </w:rPr>
        <w:br w:type="textWrapping"/>
      </w:r>
      <w:r>
        <w:rPr>
          <w:rFonts w:ascii="Menlo" w:hAnsi="Menlo" w:cs="Menlo"/>
          <w:i/>
          <w:iCs/>
          <w:color w:val="8A653B"/>
          <w:sz w:val="18"/>
          <w:szCs w:val="18"/>
        </w:rPr>
        <w:t xml:space="preserve"> </w:t>
      </w:r>
      <w:r>
        <w:rPr>
          <w:rFonts w:ascii="Menlo" w:hAnsi="Menlo" w:cs="Menlo"/>
          <w:i/>
          <w:iCs/>
          <w:color w:val="629755"/>
          <w:sz w:val="18"/>
          <w:szCs w:val="18"/>
        </w:rPr>
        <w:t xml:space="preserve">* </w:t>
      </w:r>
      <w:r>
        <w:rPr>
          <w:rFonts w:ascii="Menlo" w:hAnsi="Menlo" w:cs="Menlo"/>
          <w:b/>
          <w:bCs/>
          <w:i/>
          <w:iCs/>
          <w:color w:val="629755"/>
          <w:sz w:val="18"/>
          <w:szCs w:val="18"/>
        </w:rPr>
        <w:t>@return</w:t>
      </w:r>
      <w:r>
        <w:rPr>
          <w:rFonts w:ascii="Menlo" w:hAnsi="Menlo" w:cs="Menlo"/>
          <w:b/>
          <w:bCs/>
          <w:i/>
          <w:iCs/>
          <w:color w:val="629755"/>
          <w:sz w:val="18"/>
          <w:szCs w:val="18"/>
        </w:rPr>
        <w:br w:type="textWrapping"/>
      </w:r>
      <w:r>
        <w:rPr>
          <w:rFonts w:ascii="Menlo" w:hAnsi="Menlo" w:cs="Menlo"/>
          <w:b/>
          <w:bCs/>
          <w:i/>
          <w:iCs/>
          <w:color w:val="629755"/>
          <w:sz w:val="18"/>
          <w:szCs w:val="18"/>
        </w:rPr>
        <w:t xml:space="preserve"> </w:t>
      </w:r>
      <w:r>
        <w:rPr>
          <w:rFonts w:ascii="Menlo" w:hAnsi="Menlo" w:cs="Menlo"/>
          <w:i/>
          <w:iCs/>
          <w:color w:val="629755"/>
          <w:sz w:val="18"/>
          <w:szCs w:val="18"/>
        </w:rPr>
        <w:t>*/</w:t>
      </w:r>
    </w:p>
    <w:p>
      <w:pPr>
        <w:numPr>
          <w:ilvl w:val="0"/>
          <w:numId w:val="28"/>
        </w:numPr>
        <w:rPr>
          <w:lang w:val="zh-CN"/>
        </w:rPr>
      </w:pPr>
      <w:r>
        <w:rPr>
          <w:rFonts w:hint="eastAsia"/>
          <w:lang w:val="zh-CN"/>
        </w:rPr>
        <w:t>在最上面的空格部分，请写明方法的主要业务逻辑、关键算法及注意事项，另外如果使用了设计模式，也要说明。</w:t>
      </w:r>
    </w:p>
    <w:p>
      <w:pPr>
        <w:numPr>
          <w:ilvl w:val="0"/>
          <w:numId w:val="28"/>
        </w:numPr>
      </w:pPr>
      <w:r>
        <w:rPr>
          <w:rFonts w:hint="eastAsia"/>
          <w:lang w:val="zh-CN"/>
        </w:rPr>
        <w:t>注意：在每个自动生成的需要写注释的项目，都要写注释代码，对于代码编写过后不存在的参数请及时删除 。</w:t>
      </w:r>
    </w:p>
    <w:p>
      <w:pPr>
        <w:pStyle w:val="4"/>
      </w:pPr>
      <w:bookmarkStart w:id="170" w:name="_Toc1112352555"/>
      <w:bookmarkStart w:id="171" w:name="_Toc1015049104"/>
      <w:bookmarkStart w:id="172" w:name="_Toc1001450935"/>
      <w:bookmarkStart w:id="173" w:name="_Toc665581333"/>
      <w:bookmarkStart w:id="174" w:name="_Toc965549229"/>
      <w:bookmarkStart w:id="175" w:name="_Toc495785666"/>
      <w:bookmarkStart w:id="176" w:name="_Toc199173890"/>
      <w:r>
        <w:rPr>
          <w:rFonts w:hint="eastAsia"/>
        </w:rPr>
        <w:t>sql mapper 注释</w:t>
      </w:r>
      <w:bookmarkEnd w:id="170"/>
      <w:bookmarkEnd w:id="171"/>
      <w:bookmarkEnd w:id="172"/>
      <w:bookmarkEnd w:id="173"/>
      <w:bookmarkEnd w:id="174"/>
      <w:bookmarkEnd w:id="175"/>
      <w:bookmarkEnd w:id="176"/>
    </w:p>
    <w:p>
      <w:pPr>
        <w:pStyle w:val="72"/>
        <w:ind w:firstLineChars="175"/>
        <w:rPr>
          <w:rFonts w:ascii="SimSun" w:hAnsi="SimSun"/>
          <w:color w:val="538135"/>
        </w:rPr>
      </w:pPr>
      <w:r>
        <w:rPr>
          <w:rFonts w:ascii="SimSun" w:hAnsi="SimSun"/>
          <w:color w:val="538135"/>
        </w:rPr>
        <w:t>@brief</w:t>
      </w:r>
      <w:r>
        <w:rPr>
          <w:rFonts w:ascii="SimSun" w:hAnsi="SimSun"/>
          <w:color w:val="538135"/>
        </w:rPr>
        <w:tab/>
      </w:r>
      <w:r>
        <w:rPr>
          <w:rFonts w:hint="eastAsia" w:ascii="SimSun" w:hAnsi="SimSun"/>
          <w:color w:val="538135"/>
        </w:rPr>
        <w:t>概要描述</w:t>
      </w:r>
    </w:p>
    <w:p>
      <w:pPr>
        <w:pStyle w:val="72"/>
        <w:ind w:firstLineChars="0"/>
        <w:rPr>
          <w:rFonts w:ascii="SimSun" w:hAnsi="SimSun"/>
          <w:color w:val="538135"/>
        </w:rPr>
      </w:pPr>
      <w:r>
        <w:rPr>
          <w:rFonts w:ascii="SimSun" w:hAnsi="SimSun"/>
          <w:color w:val="538135"/>
        </w:rPr>
        <w:t>@details</w:t>
      </w:r>
      <w:r>
        <w:rPr>
          <w:rFonts w:hint="eastAsia" w:ascii="SimSun" w:hAnsi="SimSun"/>
          <w:color w:val="538135"/>
        </w:rPr>
        <w:t>详细描述</w:t>
      </w:r>
    </w:p>
    <w:p>
      <w:pPr>
        <w:pStyle w:val="72"/>
        <w:ind w:firstLineChars="0"/>
        <w:rPr>
          <w:rFonts w:ascii="SimSun" w:hAnsi="SimSun"/>
          <w:color w:val="538135"/>
        </w:rPr>
      </w:pPr>
      <w:r>
        <w:rPr>
          <w:rFonts w:ascii="SimSun" w:hAnsi="SimSun"/>
          <w:color w:val="538135"/>
        </w:rPr>
        <w:t>@date</w:t>
      </w:r>
      <w:r>
        <w:rPr>
          <w:rFonts w:ascii="SimSun" w:hAnsi="SimSun"/>
          <w:color w:val="538135"/>
        </w:rPr>
        <w:tab/>
      </w:r>
      <w:r>
        <w:rPr>
          <w:rFonts w:hint="eastAsia" w:ascii="SimSun" w:hAnsi="SimSun"/>
          <w:color w:val="538135"/>
        </w:rPr>
        <w:t>类创建时间</w:t>
      </w:r>
    </w:p>
    <w:p>
      <w:pPr>
        <w:pStyle w:val="72"/>
        <w:ind w:firstLineChars="0"/>
        <w:rPr>
          <w:rFonts w:ascii="SimSun" w:hAnsi="SimSun"/>
          <w:color w:val="538135"/>
        </w:rPr>
      </w:pPr>
      <w:r>
        <w:rPr>
          <w:rFonts w:ascii="SimSun" w:hAnsi="SimSun"/>
          <w:color w:val="538135"/>
        </w:rPr>
        <w:t>@author</w:t>
      </w:r>
      <w:r>
        <w:rPr>
          <w:rFonts w:ascii="SimSun" w:hAnsi="SimSun"/>
          <w:color w:val="538135"/>
        </w:rPr>
        <w:tab/>
      </w:r>
      <w:r>
        <w:rPr>
          <w:rFonts w:hint="eastAsia" w:ascii="SimSun" w:hAnsi="SimSun"/>
          <w:color w:val="538135"/>
        </w:rPr>
        <w:t>创建作者</w:t>
      </w:r>
    </w:p>
    <w:p>
      <w:pPr>
        <w:pStyle w:val="72"/>
        <w:ind w:firstLine="480"/>
        <w:rPr>
          <w:rFonts w:ascii="SimSun" w:hAnsi="SimSun"/>
        </w:rPr>
      </w:pPr>
      <w:r>
        <w:rPr>
          <w:rFonts w:hint="eastAsia" w:ascii="SimSun" w:hAnsi="SimSun"/>
        </w:rPr>
        <w:t>通过在</w:t>
      </w:r>
      <w:r>
        <w:rPr>
          <w:rFonts w:ascii="SimSun" w:hAnsi="SimSun"/>
        </w:rPr>
        <w:t>mapper</w:t>
      </w:r>
      <w:r>
        <w:rPr>
          <w:rFonts w:hint="eastAsia" w:ascii="SimSun" w:hAnsi="SimSun"/>
        </w:rPr>
        <w:t>文件中添加</w:t>
      </w:r>
      <w:r>
        <w:rPr>
          <w:rFonts w:ascii="SimSun" w:hAnsi="SimSun"/>
          <w:color w:val="00B050"/>
        </w:rPr>
        <w:t>&lt;!-- --&gt;</w:t>
      </w:r>
      <w:r>
        <w:rPr>
          <w:rFonts w:hint="eastAsia" w:ascii="SimSun" w:hAnsi="SimSun"/>
        </w:rPr>
        <w:t>添加在</w:t>
      </w:r>
      <w:r>
        <w:rPr>
          <w:rFonts w:ascii="SimSun" w:hAnsi="SimSun"/>
        </w:rPr>
        <w:t>sql</w:t>
      </w:r>
      <w:r>
        <w:rPr>
          <w:rFonts w:hint="eastAsia" w:ascii="SimSun" w:hAnsi="SimSun"/>
        </w:rPr>
        <w:t>注释中。</w:t>
      </w:r>
    </w:p>
    <w:p>
      <w:pPr>
        <w:pStyle w:val="72"/>
        <w:ind w:firstLineChars="0"/>
        <w:rPr>
          <w:rFonts w:ascii="SimSun" w:hAnsi="SimSun"/>
        </w:rPr>
      </w:pPr>
      <w:r>
        <w:rPr>
          <w:rFonts w:hint="eastAsia" w:ascii="SimSun" w:hAnsi="SimSun"/>
        </w:rPr>
        <w:t>例子：</w:t>
      </w:r>
    </w:p>
    <w:p>
      <w:pPr>
        <w:pStyle w:val="72"/>
        <w:ind w:firstLineChars="0"/>
        <w:rPr>
          <w:rFonts w:ascii="SimSun" w:hAnsi="SimSun"/>
          <w:color w:val="538135"/>
        </w:rPr>
      </w:pPr>
      <w:r>
        <w:rPr>
          <w:rFonts w:ascii="SimSun" w:hAnsi="SimSun"/>
          <w:color w:val="538135"/>
        </w:rPr>
        <w:t xml:space="preserve">&lt;!--  </w:t>
      </w:r>
    </w:p>
    <w:p>
      <w:pPr>
        <w:pStyle w:val="72"/>
        <w:ind w:firstLineChars="0"/>
        <w:rPr>
          <w:rFonts w:ascii="SimSun" w:hAnsi="SimSun"/>
          <w:color w:val="538135"/>
        </w:rPr>
      </w:pPr>
      <w:r>
        <w:rPr>
          <w:rFonts w:ascii="SimSun" w:hAnsi="SimSun"/>
          <w:color w:val="538135"/>
        </w:rPr>
        <w:tab/>
      </w:r>
      <w:r>
        <w:rPr>
          <w:rFonts w:ascii="SimSun" w:hAnsi="SimSun"/>
          <w:color w:val="538135"/>
        </w:rPr>
        <w:t>a)</w:t>
      </w:r>
      <w:r>
        <w:rPr>
          <w:rFonts w:ascii="SimSun" w:hAnsi="SimSun"/>
          <w:color w:val="538135"/>
        </w:rPr>
        <w:tab/>
      </w:r>
      <w:r>
        <w:rPr>
          <w:rFonts w:ascii="SimSun" w:hAnsi="SimSun"/>
          <w:color w:val="538135"/>
        </w:rPr>
        <w:t>@brief</w:t>
      </w:r>
      <w:r>
        <w:rPr>
          <w:rFonts w:ascii="SimSun" w:hAnsi="SimSun"/>
          <w:color w:val="538135"/>
        </w:rPr>
        <w:tab/>
      </w:r>
      <w:r>
        <w:rPr>
          <w:rFonts w:hint="eastAsia" w:ascii="SimSun" w:hAnsi="SimSun"/>
          <w:color w:val="538135"/>
        </w:rPr>
        <w:t>概要描述</w:t>
      </w:r>
    </w:p>
    <w:p>
      <w:pPr>
        <w:pStyle w:val="72"/>
        <w:ind w:firstLineChars="0"/>
        <w:rPr>
          <w:rFonts w:ascii="SimSun" w:hAnsi="SimSun"/>
          <w:color w:val="538135"/>
        </w:rPr>
      </w:pPr>
      <w:r>
        <w:rPr>
          <w:rFonts w:ascii="SimSun" w:hAnsi="SimSun"/>
          <w:color w:val="538135"/>
        </w:rPr>
        <w:tab/>
      </w:r>
      <w:r>
        <w:rPr>
          <w:rFonts w:ascii="SimSun" w:hAnsi="SimSun"/>
          <w:color w:val="538135"/>
        </w:rPr>
        <w:t>b)</w:t>
      </w:r>
      <w:r>
        <w:rPr>
          <w:rFonts w:ascii="SimSun" w:hAnsi="SimSun"/>
          <w:color w:val="538135"/>
        </w:rPr>
        <w:tab/>
      </w:r>
      <w:r>
        <w:rPr>
          <w:rFonts w:ascii="SimSun" w:hAnsi="SimSun"/>
          <w:color w:val="538135"/>
        </w:rPr>
        <w:t>@details</w:t>
      </w:r>
      <w:r>
        <w:rPr>
          <w:rFonts w:hint="eastAsia" w:ascii="SimSun" w:hAnsi="SimSun"/>
          <w:color w:val="538135"/>
        </w:rPr>
        <w:t>详细描述</w:t>
      </w:r>
    </w:p>
    <w:p>
      <w:pPr>
        <w:pStyle w:val="72"/>
        <w:ind w:firstLineChars="0"/>
        <w:rPr>
          <w:rFonts w:ascii="SimSun" w:hAnsi="SimSun"/>
          <w:color w:val="538135"/>
        </w:rPr>
      </w:pPr>
      <w:r>
        <w:rPr>
          <w:rFonts w:ascii="SimSun" w:hAnsi="SimSun"/>
          <w:color w:val="538135"/>
        </w:rPr>
        <w:tab/>
      </w:r>
      <w:r>
        <w:rPr>
          <w:rFonts w:ascii="SimSun" w:hAnsi="SimSun"/>
          <w:color w:val="538135"/>
        </w:rPr>
        <w:t>c)</w:t>
      </w:r>
      <w:r>
        <w:rPr>
          <w:rFonts w:ascii="SimSun" w:hAnsi="SimSun"/>
          <w:color w:val="538135"/>
        </w:rPr>
        <w:tab/>
      </w:r>
      <w:r>
        <w:rPr>
          <w:rFonts w:ascii="SimSun" w:hAnsi="SimSun"/>
          <w:color w:val="538135"/>
        </w:rPr>
        <w:t>@date</w:t>
      </w:r>
      <w:r>
        <w:rPr>
          <w:rFonts w:ascii="SimSun" w:hAnsi="SimSun"/>
          <w:color w:val="538135"/>
        </w:rPr>
        <w:tab/>
      </w:r>
      <w:r>
        <w:rPr>
          <w:rFonts w:hint="eastAsia" w:ascii="SimSun" w:hAnsi="SimSun"/>
          <w:color w:val="538135"/>
        </w:rPr>
        <w:t>类创建时间</w:t>
      </w:r>
    </w:p>
    <w:p>
      <w:pPr>
        <w:pStyle w:val="72"/>
        <w:ind w:firstLineChars="0"/>
        <w:rPr>
          <w:rFonts w:ascii="SimSun" w:hAnsi="SimSun"/>
          <w:color w:val="538135"/>
        </w:rPr>
      </w:pPr>
      <w:r>
        <w:rPr>
          <w:rFonts w:ascii="SimSun" w:hAnsi="SimSun"/>
          <w:color w:val="538135"/>
        </w:rPr>
        <w:tab/>
      </w:r>
      <w:r>
        <w:rPr>
          <w:rFonts w:ascii="SimSun" w:hAnsi="SimSun"/>
          <w:color w:val="538135"/>
        </w:rPr>
        <w:t>d)</w:t>
      </w:r>
      <w:r>
        <w:rPr>
          <w:rFonts w:ascii="SimSun" w:hAnsi="SimSun"/>
          <w:color w:val="538135"/>
        </w:rPr>
        <w:tab/>
      </w:r>
      <w:r>
        <w:rPr>
          <w:rFonts w:ascii="SimSun" w:hAnsi="SimSun"/>
          <w:color w:val="538135"/>
        </w:rPr>
        <w:t>@author</w:t>
      </w:r>
      <w:r>
        <w:rPr>
          <w:rFonts w:ascii="SimSun" w:hAnsi="SimSun"/>
          <w:color w:val="538135"/>
        </w:rPr>
        <w:tab/>
      </w:r>
      <w:r>
        <w:rPr>
          <w:rFonts w:hint="eastAsia" w:ascii="SimSun" w:hAnsi="SimSun"/>
          <w:color w:val="538135"/>
        </w:rPr>
        <w:t>创建作者</w:t>
      </w:r>
    </w:p>
    <w:p>
      <w:pPr>
        <w:pStyle w:val="72"/>
        <w:ind w:firstLineChars="0"/>
        <w:rPr>
          <w:rFonts w:ascii="SimSun" w:hAnsi="SimSun" w:cs="Consolas"/>
          <w:color w:val="538135"/>
          <w:sz w:val="20"/>
          <w:szCs w:val="20"/>
        </w:rPr>
      </w:pPr>
      <w:r>
        <w:rPr>
          <w:rFonts w:ascii="SimSun" w:hAnsi="SimSun"/>
          <w:color w:val="538135"/>
        </w:rPr>
        <w:t xml:space="preserve"> --&gt;</w:t>
      </w:r>
    </w:p>
    <w:p>
      <w:pPr>
        <w:rPr>
          <w:rFonts w:ascii="SimSun" w:hAnsi="SimSun"/>
        </w:rPr>
      </w:pPr>
      <w:r>
        <w:rPr>
          <w:rFonts w:ascii="SimSun" w:hAnsi="SimSun" w:cs="Consolas"/>
          <w:color w:val="008080"/>
          <w:sz w:val="20"/>
          <w:szCs w:val="20"/>
        </w:rPr>
        <w:t>&lt;</w:t>
      </w:r>
      <w:r>
        <w:rPr>
          <w:rFonts w:ascii="SimSun" w:hAnsi="SimSun" w:cs="Consolas"/>
          <w:color w:val="3F7F7F"/>
          <w:sz w:val="20"/>
          <w:szCs w:val="20"/>
        </w:rPr>
        <w:t>select</w:t>
      </w:r>
      <w:r>
        <w:rPr>
          <w:rFonts w:ascii="SimSun" w:hAnsi="SimSun" w:cs="Consolas"/>
          <w:color w:val="7F007F"/>
          <w:sz w:val="20"/>
          <w:szCs w:val="20"/>
        </w:rPr>
        <w:t>id</w:t>
      </w:r>
      <w:r>
        <w:rPr>
          <w:rFonts w:ascii="SimSun" w:hAnsi="SimSun" w:cs="Consolas"/>
          <w:color w:val="000000"/>
          <w:sz w:val="20"/>
          <w:szCs w:val="20"/>
        </w:rPr>
        <w:t>=</w:t>
      </w:r>
      <w:r>
        <w:rPr>
          <w:rFonts w:ascii="SimSun" w:hAnsi="SimSun" w:cs="Consolas"/>
          <w:i/>
          <w:iCs/>
          <w:color w:val="2A00FF"/>
          <w:sz w:val="20"/>
          <w:szCs w:val="20"/>
        </w:rPr>
        <w:t>"selectLandlordByMap"</w:t>
      </w:r>
      <w:r>
        <w:rPr>
          <w:rFonts w:ascii="SimSun" w:hAnsi="SimSun" w:cs="Consolas"/>
          <w:color w:val="7F007F"/>
          <w:sz w:val="20"/>
          <w:szCs w:val="20"/>
        </w:rPr>
        <w:t>parameterType</w:t>
      </w:r>
      <w:r>
        <w:rPr>
          <w:rFonts w:ascii="SimSun" w:hAnsi="SimSun" w:cs="Consolas"/>
          <w:color w:val="000000"/>
          <w:sz w:val="20"/>
          <w:szCs w:val="20"/>
        </w:rPr>
        <w:t>=</w:t>
      </w:r>
      <w:r>
        <w:rPr>
          <w:rFonts w:ascii="SimSun" w:hAnsi="SimSun" w:cs="Consolas"/>
          <w:i/>
          <w:iCs/>
          <w:color w:val="2A00FF"/>
          <w:sz w:val="20"/>
          <w:szCs w:val="20"/>
        </w:rPr>
        <w:t>"map"</w:t>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hint="eastAsia" w:ascii="SimSun" w:hAnsi="SimSun" w:cs="Consolas"/>
          <w:sz w:val="20"/>
          <w:szCs w:val="20"/>
        </w:rPr>
        <w:tab/>
      </w:r>
      <w:r>
        <w:rPr>
          <w:rFonts w:ascii="SimSun" w:hAnsi="SimSun" w:cs="Consolas"/>
          <w:color w:val="7F007F"/>
          <w:sz w:val="20"/>
          <w:szCs w:val="20"/>
        </w:rPr>
        <w:t>resultMap</w:t>
      </w:r>
      <w:r>
        <w:rPr>
          <w:rFonts w:ascii="SimSun" w:hAnsi="SimSun" w:cs="Consolas"/>
          <w:color w:val="000000"/>
          <w:sz w:val="20"/>
          <w:szCs w:val="20"/>
        </w:rPr>
        <w:t>=</w:t>
      </w:r>
      <w:r>
        <w:rPr>
          <w:rFonts w:ascii="SimSun" w:hAnsi="SimSun" w:cs="Consolas"/>
          <w:i/>
          <w:iCs/>
          <w:color w:val="2A00FF"/>
          <w:sz w:val="20"/>
          <w:szCs w:val="20"/>
        </w:rPr>
        <w:t>"BaseResultMap"</w:t>
      </w:r>
      <w:r>
        <w:rPr>
          <w:rFonts w:ascii="SimSun" w:hAnsi="SimSun" w:cs="Consolas"/>
          <w:color w:val="008080"/>
          <w:sz w:val="20"/>
          <w:szCs w:val="20"/>
        </w:rPr>
        <w:t>&gt;</w:t>
      </w:r>
    </w:p>
    <w:p>
      <w:pPr>
        <w:rPr>
          <w:rFonts w:hint="eastAsia" w:ascii="SimSun" w:hAnsi="SimSun" w:cs="Consolas"/>
          <w:color w:val="3F7F7F"/>
          <w:sz w:val="20"/>
          <w:szCs w:val="20"/>
        </w:rPr>
      </w:pPr>
      <w:r>
        <w:rPr>
          <w:rFonts w:hint="eastAsia" w:ascii="SimSun" w:hAnsi="SimSun"/>
        </w:rPr>
        <w:t xml:space="preserve">      select name,id from user_user;</w:t>
      </w:r>
      <w:r>
        <w:rPr>
          <w:rFonts w:hint="eastAsia" w:ascii="SimSun" w:hAnsi="SimSun" w:cs="Consolas"/>
          <w:color w:val="008080"/>
          <w:sz w:val="20"/>
          <w:szCs w:val="20"/>
        </w:rPr>
        <w:br w:type="textWrapping"/>
      </w:r>
      <w:r>
        <w:rPr>
          <w:rFonts w:ascii="SimSun" w:hAnsi="SimSun" w:cs="Consolas"/>
          <w:color w:val="008080"/>
          <w:sz w:val="20"/>
          <w:szCs w:val="20"/>
        </w:rPr>
        <w:t>&lt;</w:t>
      </w:r>
      <w:r>
        <w:rPr>
          <w:rFonts w:hint="eastAsia" w:ascii="SimSun" w:hAnsi="SimSun" w:cs="Consolas"/>
          <w:color w:val="008080"/>
          <w:sz w:val="20"/>
          <w:szCs w:val="20"/>
        </w:rPr>
        <w:t>/</w:t>
      </w:r>
      <w:r>
        <w:rPr>
          <w:rFonts w:ascii="SimSun" w:hAnsi="SimSun" w:cs="Consolas"/>
          <w:color w:val="3F7F7F"/>
          <w:sz w:val="20"/>
          <w:szCs w:val="20"/>
        </w:rPr>
        <w:t>select</w:t>
      </w:r>
      <w:r>
        <w:rPr>
          <w:rFonts w:hint="eastAsia" w:ascii="SimSun" w:hAnsi="SimSun" w:cs="Consolas"/>
          <w:color w:val="3F7F7F"/>
          <w:sz w:val="20"/>
          <w:szCs w:val="20"/>
        </w:rPr>
        <w:t>&gt;</w:t>
      </w:r>
    </w:p>
    <w:p>
      <w:pPr>
        <w:rPr>
          <w:rFonts w:hint="eastAsia" w:ascii="SimSun" w:hAnsi="SimSun" w:cs="Consolas"/>
          <w:color w:val="3F7F7F"/>
          <w:sz w:val="20"/>
          <w:szCs w:val="20"/>
        </w:rPr>
      </w:pPr>
    </w:p>
    <w:p>
      <w:pPr>
        <w:rPr>
          <w:rFonts w:hint="default" w:ascii="SimSun" w:hAnsi="SimSun" w:cs="Consolas"/>
          <w:color w:val="3F7F7F"/>
          <w:sz w:val="20"/>
          <w:szCs w:val="20"/>
        </w:rPr>
      </w:pPr>
      <w:r>
        <w:rPr>
          <w:rFonts w:hint="default" w:ascii="SimSun" w:hAnsi="SimSun" w:cs="Consolas"/>
          <w:color w:val="3F7F7F"/>
          <w:sz w:val="20"/>
          <w:szCs w:val="20"/>
        </w:rPr>
        <w:t>【强制】业务处理模块内只能单表查询，报表可以允许三表join。</w:t>
      </w:r>
    </w:p>
    <w:p>
      <w:pPr>
        <w:rPr>
          <w:rFonts w:hint="default" w:ascii="SimSun" w:hAnsi="SimSun" w:cs="Consolas"/>
          <w:color w:val="3F7F7F"/>
          <w:sz w:val="20"/>
          <w:szCs w:val="20"/>
        </w:rPr>
      </w:pPr>
      <w:r>
        <w:rPr>
          <w:rFonts w:hint="default" w:ascii="SimSun" w:hAnsi="SimSun" w:cs="Consolas"/>
          <w:color w:val="3F7F7F"/>
          <w:sz w:val="20"/>
          <w:szCs w:val="20"/>
        </w:rPr>
        <w:t>【强制】不允许where条件为空，或者where 1=1的语句。</w:t>
      </w:r>
    </w:p>
    <w:p>
      <w:pPr>
        <w:rPr>
          <w:rFonts w:hint="default" w:ascii="SimSun" w:hAnsi="SimSun" w:cs="Consolas"/>
          <w:color w:val="3F7F7F"/>
          <w:sz w:val="20"/>
          <w:szCs w:val="20"/>
        </w:rPr>
      </w:pPr>
      <w:r>
        <w:rPr>
          <w:rFonts w:hint="default" w:ascii="SimSun" w:hAnsi="SimSun" w:cs="Consolas"/>
          <w:color w:val="3F7F7F"/>
          <w:sz w:val="20"/>
          <w:szCs w:val="20"/>
        </w:rPr>
        <w:t>【强制】单次查询不允许返回超过500条数据。如果是数据导出可以分页导出。另外推荐分页时，使用id作为下次查询的条件，否则后续分页会越来越慢。</w:t>
      </w:r>
    </w:p>
    <w:p>
      <w:pPr>
        <w:rPr>
          <w:rFonts w:hint="eastAsia" w:ascii="SimSun" w:hAnsi="SimSun" w:cs="Consolas"/>
          <w:color w:val="3F7F7F"/>
          <w:sz w:val="20"/>
          <w:szCs w:val="20"/>
        </w:rPr>
      </w:pPr>
    </w:p>
    <w:p>
      <w:pPr>
        <w:pStyle w:val="4"/>
      </w:pPr>
      <w:bookmarkStart w:id="177" w:name="_Toc1510149017"/>
      <w:bookmarkStart w:id="178" w:name="_Toc621290193"/>
      <w:bookmarkStart w:id="179" w:name="_Toc80579562"/>
      <w:bookmarkStart w:id="180" w:name="_Toc2089771533"/>
      <w:bookmarkStart w:id="181" w:name="_Toc151977393"/>
      <w:bookmarkStart w:id="182" w:name="_Toc495785667"/>
      <w:bookmarkStart w:id="183" w:name="_Toc2094791565"/>
      <w:r>
        <w:rPr>
          <w:rFonts w:hint="eastAsia"/>
        </w:rPr>
        <w:t>git提交注释</w:t>
      </w:r>
      <w:bookmarkEnd w:id="177"/>
      <w:bookmarkEnd w:id="178"/>
      <w:bookmarkEnd w:id="179"/>
      <w:bookmarkEnd w:id="180"/>
      <w:bookmarkEnd w:id="181"/>
      <w:bookmarkEnd w:id="182"/>
      <w:bookmarkEnd w:id="183"/>
    </w:p>
    <w:p>
      <w:pPr>
        <w:shd w:val="clear" w:color="auto" w:fill="FFFFFF"/>
        <w:spacing w:line="285" w:lineRule="atLeast"/>
        <w:rPr>
          <w:rFonts w:hint="eastAsia"/>
          <w:color w:val="000000"/>
          <w:szCs w:val="21"/>
        </w:rPr>
      </w:pPr>
      <w:r>
        <w:rPr>
          <w:rFonts w:hint="eastAsia"/>
          <w:color w:val="000000"/>
          <w:szCs w:val="21"/>
        </w:rPr>
        <w:t>请说明本次提交代码是修改、新增信息，主要修改内容。</w:t>
      </w:r>
    </w:p>
    <w:p>
      <w:pPr>
        <w:shd w:val="clear" w:color="auto" w:fill="FFFFFF"/>
        <w:spacing w:line="285" w:lineRule="atLeast"/>
        <w:rPr>
          <w:strike w:val="0"/>
          <w:color w:val="000000"/>
          <w:szCs w:val="21"/>
        </w:rPr>
      </w:pPr>
      <w:r>
        <w:rPr>
          <w:rFonts w:hint="eastAsia"/>
          <w:strike w:val="0"/>
        </w:rPr>
        <w:t xml:space="preserve">     </w:t>
      </w:r>
      <w:r>
        <w:rPr>
          <w:rFonts w:hint="eastAsia"/>
          <w:strike w:val="0"/>
          <w:color w:val="000000"/>
          <w:szCs w:val="21"/>
        </w:rPr>
        <w:t>注释规范：</w:t>
      </w:r>
      <w:r>
        <w:rPr>
          <w:strike w:val="0"/>
          <w:color w:val="000000"/>
          <w:szCs w:val="21"/>
        </w:rPr>
        <w:t>#[new/opt/bug]@</w:t>
      </w:r>
      <w:r>
        <w:rPr>
          <w:rFonts w:hint="eastAsia"/>
          <w:strike w:val="0"/>
          <w:color w:val="000000"/>
          <w:szCs w:val="21"/>
        </w:rPr>
        <w:t>版本</w:t>
      </w:r>
      <w:r>
        <w:rPr>
          <w:strike w:val="0"/>
          <w:color w:val="000000"/>
          <w:szCs w:val="21"/>
        </w:rPr>
        <w:t>#env/</w:t>
      </w:r>
      <w:r>
        <w:rPr>
          <w:rFonts w:hint="eastAsia"/>
          <w:strike w:val="0"/>
          <w:color w:val="000000"/>
          <w:szCs w:val="21"/>
        </w:rPr>
        <w:t>空</w:t>
      </w:r>
      <w:r>
        <w:rPr>
          <w:strike w:val="0"/>
          <w:color w:val="000000"/>
          <w:szCs w:val="21"/>
        </w:rPr>
        <w:t>:</w:t>
      </w:r>
      <w:r>
        <w:rPr>
          <w:rFonts w:hint="eastAsia"/>
          <w:strike w:val="0"/>
          <w:color w:val="000000"/>
          <w:szCs w:val="21"/>
        </w:rPr>
        <w:t>配置说明</w:t>
      </w:r>
    </w:p>
    <w:p>
      <w:pPr>
        <w:shd w:val="clear" w:color="auto" w:fill="FFFFFF"/>
        <w:spacing w:line="285" w:lineRule="atLeast"/>
        <w:rPr>
          <w:strike w:val="0"/>
          <w:color w:val="000000"/>
          <w:szCs w:val="21"/>
        </w:rPr>
      </w:pPr>
      <w:r>
        <w:rPr>
          <w:strike w:val="0"/>
          <w:color w:val="000000"/>
          <w:szCs w:val="21"/>
        </w:rPr>
        <w:t>              #</w:t>
      </w:r>
      <w:r>
        <w:rPr>
          <w:rStyle w:val="43"/>
          <w:strike w:val="0"/>
          <w:color w:val="000000"/>
          <w:szCs w:val="21"/>
        </w:rPr>
        <w:t> </w:t>
      </w:r>
      <w:r>
        <w:rPr>
          <w:rFonts w:hint="eastAsia"/>
          <w:strike w:val="0"/>
          <w:color w:val="000000"/>
          <w:szCs w:val="21"/>
        </w:rPr>
        <w:t>为注释</w:t>
      </w:r>
    </w:p>
    <w:p>
      <w:pPr>
        <w:shd w:val="clear" w:color="auto" w:fill="FFFFFF"/>
        <w:spacing w:line="285" w:lineRule="atLeast"/>
        <w:rPr>
          <w:strike w:val="0"/>
          <w:color w:val="000000"/>
          <w:szCs w:val="21"/>
        </w:rPr>
      </w:pPr>
      <w:r>
        <w:rPr>
          <w:strike w:val="0"/>
          <w:color w:val="000000"/>
          <w:szCs w:val="21"/>
        </w:rPr>
        <w:t>              new/opt</w:t>
      </w:r>
      <w:r>
        <w:rPr>
          <w:rFonts w:hint="eastAsia"/>
          <w:strike w:val="0"/>
          <w:color w:val="000000"/>
          <w:szCs w:val="21"/>
        </w:rPr>
        <w:t>为新增或者修改或bug修复</w:t>
      </w:r>
    </w:p>
    <w:p>
      <w:pPr>
        <w:shd w:val="clear" w:color="auto" w:fill="FFFFFF"/>
        <w:spacing w:line="285" w:lineRule="atLeast"/>
        <w:rPr>
          <w:strike w:val="0"/>
          <w:color w:val="000000"/>
          <w:szCs w:val="21"/>
        </w:rPr>
      </w:pPr>
      <w:r>
        <w:rPr>
          <w:strike w:val="0"/>
          <w:color w:val="000000"/>
          <w:szCs w:val="21"/>
        </w:rPr>
        <w:t>              @</w:t>
      </w:r>
      <w:r>
        <w:rPr>
          <w:rFonts w:hint="eastAsia"/>
          <w:strike w:val="0"/>
          <w:color w:val="000000"/>
          <w:szCs w:val="21"/>
        </w:rPr>
        <w:t>后面为版本</w:t>
      </w:r>
    </w:p>
    <w:p>
      <w:pPr>
        <w:shd w:val="clear" w:color="auto" w:fill="FFFFFF"/>
        <w:spacing w:line="285" w:lineRule="atLeast"/>
        <w:rPr>
          <w:strike w:val="0"/>
          <w:color w:val="000000"/>
          <w:szCs w:val="21"/>
        </w:rPr>
      </w:pPr>
      <w:r>
        <w:rPr>
          <w:strike w:val="0"/>
          <w:color w:val="000000"/>
          <w:szCs w:val="21"/>
        </w:rPr>
        <w:t>              #</w:t>
      </w:r>
      <w:r>
        <w:rPr>
          <w:rFonts w:hint="eastAsia"/>
          <w:strike w:val="0"/>
          <w:color w:val="000000"/>
          <w:szCs w:val="21"/>
        </w:rPr>
        <w:t>后面为环境相关，如果需要运维配置的需要加</w:t>
      </w:r>
      <w:r>
        <w:rPr>
          <w:strike w:val="0"/>
          <w:color w:val="000000"/>
          <w:szCs w:val="21"/>
        </w:rPr>
        <w:t>env</w:t>
      </w:r>
      <w:r>
        <w:rPr>
          <w:rFonts w:hint="eastAsia"/>
          <w:strike w:val="0"/>
          <w:color w:val="000000"/>
          <w:szCs w:val="21"/>
        </w:rPr>
        <w:t>，无关的不需要填</w:t>
      </w:r>
    </w:p>
    <w:p>
      <w:pPr>
        <w:shd w:val="clear" w:color="auto" w:fill="FFFFFF"/>
        <w:spacing w:line="285" w:lineRule="atLeast"/>
        <w:rPr>
          <w:strike w:val="0"/>
          <w:color w:val="000000"/>
          <w:szCs w:val="21"/>
        </w:rPr>
      </w:pPr>
      <w:r>
        <w:rPr>
          <w:strike w:val="0"/>
          <w:color w:val="000000"/>
          <w:szCs w:val="21"/>
        </w:rPr>
        <w:t>              :</w:t>
      </w:r>
      <w:r>
        <w:rPr>
          <w:rFonts w:hint="eastAsia"/>
          <w:strike w:val="0"/>
          <w:color w:val="000000"/>
          <w:szCs w:val="21"/>
        </w:rPr>
        <w:t>后面为配置说明</w:t>
      </w:r>
    </w:p>
    <w:p>
      <w:pPr>
        <w:shd w:val="clear" w:color="auto" w:fill="FFFFFF"/>
        <w:spacing w:line="285" w:lineRule="atLeast"/>
        <w:rPr>
          <w:strike w:val="0"/>
          <w:color w:val="000000"/>
          <w:szCs w:val="21"/>
        </w:rPr>
      </w:pPr>
      <w:r>
        <w:rPr>
          <w:strike w:val="0"/>
          <w:color w:val="000000"/>
          <w:szCs w:val="21"/>
        </w:rPr>
        <w:t>             </w:t>
      </w:r>
      <w:r>
        <w:rPr>
          <w:rStyle w:val="43"/>
          <w:strike w:val="0"/>
          <w:color w:val="000000"/>
          <w:szCs w:val="21"/>
        </w:rPr>
        <w:t> </w:t>
      </w:r>
      <w:r>
        <w:rPr>
          <w:rFonts w:hint="eastAsia"/>
          <w:strike w:val="0"/>
          <w:color w:val="000000"/>
          <w:szCs w:val="21"/>
        </w:rPr>
        <w:t>例如：</w:t>
      </w:r>
      <w:r>
        <w:fldChar w:fldCharType="begin"/>
      </w:r>
      <w:r>
        <w:instrText xml:space="preserve"> HYPERLINK "mailto:opt@release5.1.0" </w:instrText>
      </w:r>
      <w:r>
        <w:fldChar w:fldCharType="separate"/>
      </w:r>
      <w:r>
        <w:rPr>
          <w:rStyle w:val="34"/>
          <w:strike w:val="0"/>
          <w:szCs w:val="21"/>
        </w:rPr>
        <w:t>new@release5.1.0#</w:t>
      </w:r>
      <w:r>
        <w:rPr>
          <w:rStyle w:val="34"/>
          <w:strike w:val="0"/>
          <w:szCs w:val="21"/>
        </w:rPr>
        <w:fldChar w:fldCharType="end"/>
      </w:r>
      <w:r>
        <w:rPr>
          <w:strike w:val="0"/>
          <w:color w:val="000000"/>
          <w:szCs w:val="21"/>
        </w:rPr>
        <w:t>env</w:t>
      </w:r>
      <w:r>
        <w:rPr>
          <w:rFonts w:hint="eastAsia"/>
          <w:strike w:val="0"/>
          <w:color w:val="000000"/>
          <w:szCs w:val="21"/>
        </w:rPr>
        <w:t>：中行支付密钥</w:t>
      </w:r>
    </w:p>
    <w:p>
      <w:pPr>
        <w:shd w:val="clear" w:color="auto" w:fill="FFFFFF"/>
        <w:spacing w:line="285" w:lineRule="atLeast"/>
        <w:rPr>
          <w:strike w:val="0"/>
          <w:color w:val="000000"/>
          <w:szCs w:val="21"/>
        </w:rPr>
      </w:pPr>
    </w:p>
    <w:p>
      <w:pPr>
        <w:shd w:val="clear" w:color="auto" w:fill="FFFFFF"/>
        <w:spacing w:line="285" w:lineRule="atLeast"/>
        <w:rPr>
          <w:rFonts w:hint="eastAsia"/>
          <w:color w:val="000000"/>
          <w:szCs w:val="21"/>
        </w:rPr>
      </w:pPr>
      <w:r>
        <w:rPr>
          <w:rFonts w:hint="eastAsia"/>
          <w:strike w:val="0"/>
          <w:color w:val="000000"/>
          <w:szCs w:val="21"/>
        </w:rPr>
        <w:tab/>
      </w:r>
      <w:r>
        <w:rPr>
          <w:rFonts w:hint="eastAsia"/>
          <w:strike w:val="0"/>
          <w:color w:val="000000"/>
          <w:szCs w:val="21"/>
        </w:rPr>
        <w:t xml:space="preserve">  符号必须是应该 不要使用中文的：# </w:t>
      </w:r>
    </w:p>
    <w:p>
      <w:pPr>
        <w:pStyle w:val="4"/>
      </w:pPr>
      <w:bookmarkStart w:id="184" w:name="_Toc27867223"/>
      <w:bookmarkStart w:id="185" w:name="_Toc495785668"/>
      <w:bookmarkStart w:id="186" w:name="_Toc147067827"/>
      <w:bookmarkStart w:id="187" w:name="_Toc1820390411"/>
      <w:bookmarkStart w:id="188" w:name="_Toc1072331017"/>
      <w:bookmarkStart w:id="189" w:name="_Toc1810715201"/>
      <w:bookmarkStart w:id="190" w:name="_Toc57547438"/>
      <w:r>
        <w:rPr>
          <w:rFonts w:hint="eastAsia"/>
        </w:rPr>
        <w:t>Mapper.xml中自增主键的获取</w:t>
      </w:r>
      <w:bookmarkEnd w:id="184"/>
      <w:bookmarkEnd w:id="185"/>
      <w:bookmarkEnd w:id="186"/>
      <w:bookmarkEnd w:id="187"/>
      <w:bookmarkEnd w:id="188"/>
      <w:bookmarkEnd w:id="189"/>
      <w:bookmarkEnd w:id="190"/>
    </w:p>
    <w:p>
      <w:r>
        <w:rPr>
          <w:rFonts w:hint="eastAsia"/>
          <w:shd w:val="clear" w:color="auto" w:fill="FFFFFF"/>
        </w:rPr>
        <w:t>自增主键的获取用 useGeneratedKeys="true" keyProperty="id" 获取，例如：</w:t>
      </w:r>
    </w:p>
    <w:p>
      <w:pPr>
        <w:shd w:val="clear" w:color="auto" w:fill="FFFFFF"/>
        <w:spacing w:line="285" w:lineRule="atLeast"/>
        <w:rPr>
          <w:rFonts w:eastAsia="Microsoft YaHei UI"/>
          <w:color w:val="000000"/>
          <w:sz w:val="18"/>
          <w:szCs w:val="18"/>
        </w:rPr>
      </w:pPr>
      <w:r>
        <w:rPr>
          <w:rFonts w:hint="eastAsia" w:ascii="Microsoft YaHei UI" w:hAnsi="Microsoft YaHei UI" w:eastAsia="Microsoft YaHei UI" w:cs="SimSun"/>
          <w:color w:val="000000"/>
          <w:sz w:val="19"/>
          <w:szCs w:val="19"/>
        </w:rPr>
        <w:t>     </w:t>
      </w:r>
      <w:r>
        <w:rPr>
          <w:rFonts w:eastAsia="Microsoft YaHei UI"/>
          <w:color w:val="000000"/>
          <w:sz w:val="18"/>
          <w:szCs w:val="18"/>
          <w:shd w:val="clear" w:color="auto" w:fill="FFFFFF"/>
        </w:rPr>
        <w:t>&lt;insert id="insertSelective" useGeneratedKeys="true" keyProperty="id" parameterType="com.youzhu.user.dao.entity.Renter"&gt;</w:t>
      </w:r>
    </w:p>
    <w:p>
      <w:pPr>
        <w:pStyle w:val="3"/>
      </w:pPr>
      <w:bookmarkStart w:id="191" w:name="_Toc2053472211"/>
      <w:bookmarkStart w:id="192" w:name="_Toc500586418"/>
      <w:bookmarkStart w:id="193" w:name="_Toc495785669"/>
      <w:bookmarkStart w:id="194" w:name="_Toc1670916369"/>
      <w:bookmarkStart w:id="195" w:name="_Toc710403170"/>
      <w:bookmarkStart w:id="196" w:name="_Toc1149787845"/>
      <w:bookmarkStart w:id="197" w:name="_Toc1301936503"/>
      <w:r>
        <w:rPr>
          <w:rFonts w:hint="eastAsia"/>
        </w:rPr>
        <w:t>二方库依赖</w:t>
      </w:r>
      <w:bookmarkEnd w:id="191"/>
      <w:bookmarkEnd w:id="192"/>
      <w:bookmarkEnd w:id="193"/>
      <w:bookmarkEnd w:id="194"/>
      <w:bookmarkEnd w:id="195"/>
      <w:bookmarkEnd w:id="196"/>
      <w:bookmarkEnd w:id="197"/>
    </w:p>
    <w:p>
      <w:pPr>
        <w:numPr>
          <w:ilvl w:val="0"/>
          <w:numId w:val="29"/>
        </w:numPr>
        <w:rPr>
          <w:lang w:val="zh-CN" w:eastAsia="zh-CN"/>
        </w:rPr>
      </w:pPr>
      <w:r>
        <w:rPr>
          <w:rFonts w:hint="eastAsia"/>
          <w:lang w:val="zh-CN" w:eastAsia="zh-CN"/>
        </w:rPr>
        <w:t>【强制】定义 GAV 遵从以下规则:</w:t>
      </w:r>
    </w:p>
    <w:p>
      <w:pPr>
        <w:numPr>
          <w:ilvl w:val="0"/>
          <w:numId w:val="30"/>
        </w:numPr>
        <w:rPr>
          <w:lang w:val="zh-CN" w:eastAsia="zh-CN"/>
        </w:rPr>
      </w:pPr>
      <w:r>
        <w:rPr>
          <w:rFonts w:hint="eastAsia"/>
          <w:color w:val="4472C4"/>
          <w:lang w:val="zh-CN" w:eastAsia="zh-CN"/>
        </w:rPr>
        <w:t>G</w:t>
      </w:r>
      <w:r>
        <w:rPr>
          <w:rFonts w:hint="eastAsia"/>
          <w:lang w:val="zh-CN" w:eastAsia="zh-CN"/>
        </w:rPr>
        <w:t>roupID格式:com.{公司/BU }.业务线.[子业务线]，最多4级。</w:t>
      </w:r>
    </w:p>
    <w:p>
      <w:pPr>
        <w:ind w:firstLine="420"/>
        <w:rPr>
          <w:lang w:val="zh-CN" w:eastAsia="zh-CN"/>
        </w:rPr>
      </w:pPr>
      <w:r>
        <w:rPr>
          <w:rFonts w:hint="eastAsia"/>
          <w:color w:val="ED7D31"/>
          <w:lang w:val="zh-CN" w:eastAsia="zh-CN"/>
        </w:rPr>
        <w:t>说明:</w:t>
      </w:r>
      <w:r>
        <w:rPr>
          <w:rFonts w:hint="eastAsia"/>
          <w:lang w:val="zh-CN" w:eastAsia="zh-CN"/>
        </w:rPr>
        <w:t>{公司/BU} 例如:</w:t>
      </w:r>
      <w:r>
        <w:rPr>
          <w:rFonts w:hint="eastAsia"/>
          <w:lang w:val="zh-CN"/>
        </w:rPr>
        <w:t>mogoroom</w:t>
      </w:r>
      <w:r>
        <w:rPr>
          <w:rFonts w:hint="eastAsia"/>
          <w:lang w:val="zh-CN" w:eastAsia="zh-CN"/>
        </w:rPr>
        <w:t>/</w:t>
      </w:r>
      <w:r>
        <w:rPr>
          <w:rFonts w:hint="eastAsia"/>
          <w:lang w:val="zh-CN"/>
        </w:rPr>
        <w:t>mgzf</w:t>
      </w:r>
      <w:r>
        <w:rPr>
          <w:rFonts w:hint="eastAsia"/>
          <w:lang w:val="zh-CN" w:eastAsia="zh-CN"/>
        </w:rPr>
        <w:t xml:space="preserve"> 等 BU 一级;子业务线可选。</w:t>
      </w:r>
    </w:p>
    <w:p>
      <w:pPr>
        <w:ind w:firstLine="420"/>
        <w:rPr>
          <w:lang w:val="zh-CN" w:eastAsia="zh-CN"/>
        </w:rPr>
      </w:pPr>
      <w:r>
        <w:rPr>
          <w:rFonts w:hint="eastAsia"/>
          <w:color w:val="70AD47" w:themeColor="accent6"/>
          <w:lang w:val="zh-CN" w:eastAsia="zh-CN"/>
          <w14:textFill>
            <w14:solidFill>
              <w14:schemeClr w14:val="accent6"/>
            </w14:solidFill>
          </w14:textFill>
        </w:rPr>
        <w:t>正例:</w:t>
      </w:r>
      <w:r>
        <w:rPr>
          <w:rFonts w:hint="eastAsia"/>
          <w:lang w:val="zh-CN" w:eastAsia="zh-CN"/>
        </w:rPr>
        <w:t>com.</w:t>
      </w:r>
      <w:r>
        <w:rPr>
          <w:rFonts w:hint="eastAsia"/>
          <w:lang w:val="zh-CN"/>
        </w:rPr>
        <w:t>mgzf</w:t>
      </w:r>
      <w:r>
        <w:rPr>
          <w:rFonts w:hint="eastAsia"/>
          <w:lang w:val="zh-CN" w:eastAsia="zh-CN"/>
        </w:rPr>
        <w:t>.</w:t>
      </w:r>
      <w:r>
        <w:rPr>
          <w:rFonts w:hint="eastAsia"/>
          <w:lang w:val="zh-CN"/>
        </w:rPr>
        <w:t>mesg</w:t>
      </w:r>
      <w:r>
        <w:rPr>
          <w:rFonts w:hint="eastAsia"/>
          <w:lang w:val="zh-CN" w:eastAsia="zh-CN"/>
        </w:rPr>
        <w:t xml:space="preserve"> 或 com.</w:t>
      </w:r>
      <w:r>
        <w:rPr>
          <w:rFonts w:hint="eastAsia"/>
          <w:lang w:val="zh-CN"/>
        </w:rPr>
        <w:t>mogoroom</w:t>
      </w:r>
      <w:r>
        <w:rPr>
          <w:rFonts w:hint="eastAsia"/>
          <w:lang w:val="zh-CN" w:eastAsia="zh-CN"/>
        </w:rPr>
        <w:t>.</w:t>
      </w:r>
      <w:r>
        <w:rPr>
          <w:rFonts w:hint="eastAsia"/>
          <w:lang w:val="zh-CN"/>
        </w:rPr>
        <w:t>user</w:t>
      </w:r>
      <w:r>
        <w:rPr>
          <w:rFonts w:hint="eastAsia"/>
          <w:lang w:val="zh-CN" w:eastAsia="zh-CN"/>
        </w:rPr>
        <w:t>.register</w:t>
      </w:r>
    </w:p>
    <w:p>
      <w:pPr>
        <w:numPr>
          <w:ilvl w:val="0"/>
          <w:numId w:val="30"/>
        </w:numPr>
        <w:rPr>
          <w:lang w:val="zh-CN" w:eastAsia="zh-CN"/>
        </w:rPr>
      </w:pPr>
      <w:r>
        <w:rPr>
          <w:rFonts w:hint="eastAsia"/>
          <w:color w:val="4472C4"/>
          <w:lang w:val="zh-CN" w:eastAsia="zh-CN"/>
        </w:rPr>
        <w:t>A</w:t>
      </w:r>
      <w:r>
        <w:rPr>
          <w:rFonts w:hint="eastAsia"/>
          <w:lang w:val="zh-CN" w:eastAsia="zh-CN"/>
        </w:rPr>
        <w:t>rtifactID格式:产品线名-模块名。语义不重复不遗漏，先到中央仓库去查证一下。</w:t>
      </w:r>
    </w:p>
    <w:p>
      <w:pPr>
        <w:ind w:firstLine="420"/>
        <w:rPr>
          <w:lang w:val="zh-CN"/>
        </w:rPr>
      </w:pPr>
      <w:r>
        <w:rPr>
          <w:rFonts w:hint="eastAsia"/>
          <w:color w:val="70AD47"/>
          <w:lang w:val="zh-CN" w:eastAsia="zh-CN"/>
        </w:rPr>
        <w:t>正例:</w:t>
      </w:r>
      <w:r>
        <w:rPr>
          <w:rFonts w:hint="eastAsia"/>
          <w:lang w:val="zh-CN"/>
        </w:rPr>
        <w:t>mgzf</w:t>
      </w:r>
      <w:r>
        <w:rPr>
          <w:rFonts w:hint="eastAsia"/>
          <w:lang w:val="zh-CN" w:eastAsia="zh-CN"/>
        </w:rPr>
        <w:t>-</w:t>
      </w:r>
      <w:r>
        <w:rPr>
          <w:rFonts w:hint="eastAsia"/>
          <w:lang w:val="zh-CN"/>
        </w:rPr>
        <w:t>base</w:t>
      </w:r>
      <w:r>
        <w:rPr>
          <w:rFonts w:hint="eastAsia"/>
          <w:lang w:val="zh-CN" w:eastAsia="zh-CN"/>
        </w:rPr>
        <w:t xml:space="preserve"> / </w:t>
      </w:r>
      <w:r>
        <w:rPr>
          <w:rFonts w:hint="eastAsia"/>
          <w:lang w:val="zh-CN"/>
        </w:rPr>
        <w:t>mgzf</w:t>
      </w:r>
      <w:r>
        <w:rPr>
          <w:rFonts w:hint="eastAsia"/>
          <w:lang w:val="zh-CN" w:eastAsia="zh-CN"/>
        </w:rPr>
        <w:t>-</w:t>
      </w:r>
      <w:r>
        <w:rPr>
          <w:rFonts w:hint="eastAsia"/>
          <w:lang w:val="zh-CN"/>
        </w:rPr>
        <w:t>service-</w:t>
      </w:r>
      <w:r>
        <w:rPr>
          <w:lang w:val="zh-CN"/>
        </w:rPr>
        <w:t>façade</w:t>
      </w:r>
      <w:r>
        <w:rPr>
          <w:rFonts w:hint="eastAsia"/>
          <w:lang w:val="zh-CN"/>
        </w:rPr>
        <w:t>-api</w:t>
      </w:r>
      <w:r>
        <w:rPr>
          <w:rFonts w:hint="eastAsia"/>
          <w:lang w:val="zh-CN" w:eastAsia="zh-CN"/>
        </w:rPr>
        <w:t xml:space="preserve"> </w:t>
      </w:r>
    </w:p>
    <w:p>
      <w:pPr>
        <w:numPr>
          <w:ilvl w:val="0"/>
          <w:numId w:val="30"/>
        </w:numPr>
        <w:rPr>
          <w:lang w:val="zh-CN" w:eastAsia="zh-CN"/>
        </w:rPr>
      </w:pPr>
      <w:r>
        <w:rPr>
          <w:rFonts w:hint="eastAsia"/>
          <w:color w:val="4472C4"/>
          <w:lang w:val="zh-CN" w:eastAsia="zh-CN"/>
        </w:rPr>
        <w:t>V</w:t>
      </w:r>
      <w:r>
        <w:rPr>
          <w:rFonts w:hint="eastAsia"/>
          <w:lang w:val="zh-CN" w:eastAsia="zh-CN"/>
        </w:rPr>
        <w:t>ersion:详细规定参考2。</w:t>
      </w:r>
    </w:p>
    <w:p>
      <w:pPr>
        <w:rPr>
          <w:lang w:val="zh-CN" w:eastAsia="zh-CN"/>
        </w:rPr>
      </w:pPr>
      <w:r>
        <w:rPr>
          <w:rFonts w:hint="eastAsia"/>
          <w:lang w:val="zh-CN" w:eastAsia="zh-CN"/>
        </w:rPr>
        <w:t>2. 【强制】二方库版本号命名方式:主版本号.次版本号.修订号</w:t>
      </w:r>
    </w:p>
    <w:p>
      <w:pPr>
        <w:numPr>
          <w:ilvl w:val="1"/>
          <w:numId w:val="20"/>
        </w:numPr>
        <w:rPr>
          <w:lang w:val="zh-CN" w:eastAsia="zh-CN"/>
        </w:rPr>
      </w:pPr>
      <w:r>
        <w:rPr>
          <w:rFonts w:hint="eastAsia"/>
          <w:lang w:val="zh-CN" w:eastAsia="zh-CN"/>
        </w:rPr>
        <w:t>主版本号:产品方向改变，或者大规模API不兼容，或者架构不兼容升级。</w:t>
      </w:r>
    </w:p>
    <w:p>
      <w:pPr>
        <w:numPr>
          <w:ilvl w:val="1"/>
          <w:numId w:val="20"/>
        </w:numPr>
        <w:rPr>
          <w:lang w:val="zh-CN"/>
        </w:rPr>
      </w:pPr>
      <w:r>
        <w:rPr>
          <w:rFonts w:hint="eastAsia"/>
          <w:lang w:val="zh-CN" w:eastAsia="zh-CN"/>
        </w:rPr>
        <w:t xml:space="preserve">次版本号:保持相对兼容性，增加主要功能特性，影响范围极小的API不兼容修改。 </w:t>
      </w:r>
    </w:p>
    <w:p>
      <w:pPr>
        <w:numPr>
          <w:ilvl w:val="1"/>
          <w:numId w:val="20"/>
        </w:numPr>
        <w:rPr>
          <w:lang w:val="zh-CN" w:eastAsia="zh-CN"/>
        </w:rPr>
      </w:pPr>
      <w:r>
        <w:rPr>
          <w:rFonts w:hint="eastAsia"/>
          <w:lang w:val="zh-CN" w:eastAsia="zh-CN"/>
        </w:rPr>
        <w:t>修订号:保持完全兼容性，修复BUG、新增次要功能特性等。</w:t>
      </w:r>
    </w:p>
    <w:p>
      <w:pPr>
        <w:ind w:firstLine="420"/>
        <w:rPr>
          <w:lang w:val="zh-CN" w:eastAsia="zh-CN"/>
        </w:rPr>
      </w:pPr>
      <w:r>
        <w:rPr>
          <w:rFonts w:hint="eastAsia"/>
          <w:color w:val="ED7D31"/>
          <w:lang w:val="zh-CN" w:eastAsia="zh-CN"/>
        </w:rPr>
        <w:t>说明:</w:t>
      </w:r>
      <w:r>
        <w:rPr>
          <w:rFonts w:hint="eastAsia"/>
          <w:lang w:val="zh-CN" w:eastAsia="zh-CN"/>
        </w:rPr>
        <w:t>注意起始版本号必须为:1.0.0，而不是 0.0.1 正式发布的类库必须先去中央仓库进 行查证，使版本号有延续性，正式版本号不允许覆盖升级。如当前版本:1.3.3，那么下一个合理的版本号:1.3.4 或 1.4.0 或 2.0.0</w:t>
      </w:r>
    </w:p>
    <w:p>
      <w:pPr>
        <w:rPr>
          <w:lang w:val="zh-CN" w:eastAsia="zh-CN"/>
        </w:rPr>
      </w:pPr>
      <w:r>
        <w:rPr>
          <w:rFonts w:hint="eastAsia"/>
          <w:lang w:val="zh-CN" w:eastAsia="zh-CN"/>
        </w:rPr>
        <w:t>3. 【强制】线上应用不要依赖 SNAPSHOT 版本(安全包除外)。</w:t>
      </w:r>
    </w:p>
    <w:p>
      <w:pPr>
        <w:ind w:firstLine="420"/>
        <w:rPr>
          <w:lang w:val="zh-CN" w:eastAsia="zh-CN"/>
        </w:rPr>
      </w:pPr>
      <w:r>
        <w:rPr>
          <w:rFonts w:hint="eastAsia"/>
          <w:color w:val="ED7D31"/>
          <w:lang w:val="zh-CN" w:eastAsia="zh-CN"/>
        </w:rPr>
        <w:t>说明:</w:t>
      </w:r>
      <w:r>
        <w:rPr>
          <w:rFonts w:hint="eastAsia"/>
          <w:lang w:val="zh-CN" w:eastAsia="zh-CN"/>
        </w:rPr>
        <w:t>不依赖 SNAPSHOT版本是</w:t>
      </w:r>
      <w:r>
        <w:rPr>
          <w:rFonts w:hint="eastAsia"/>
          <w:b/>
          <w:color w:val="70AD47"/>
          <w:lang w:val="zh-CN" w:eastAsia="zh-CN"/>
        </w:rPr>
        <w:t>保证应用发布的幂等性</w:t>
      </w:r>
      <w:r>
        <w:rPr>
          <w:rFonts w:hint="eastAsia"/>
          <w:lang w:val="zh-CN" w:eastAsia="zh-CN"/>
        </w:rPr>
        <w:t>。另外，也可以加快编译时的打包构建。</w:t>
      </w:r>
    </w:p>
    <w:p>
      <w:pPr>
        <w:rPr>
          <w:lang w:val="zh-CN" w:eastAsia="zh-CN"/>
        </w:rPr>
      </w:pPr>
      <w:r>
        <w:rPr>
          <w:rFonts w:hint="eastAsia"/>
          <w:lang w:val="zh-CN" w:eastAsia="zh-CN"/>
        </w:rPr>
        <w:t>4. 【强制】二方库的新增或升级，保持除功能点之外的其它 jar 包仲裁结果不变。如果有改变，必须明确评估和验证，建议进行 dependency:resolve 前后信息比对，如果仲裁结果完全不一 致，那么通过 dependency:tree 命令，找出差异点，进行&lt;excludes&gt;排除 jar 包。</w:t>
      </w:r>
    </w:p>
    <w:p>
      <w:pPr>
        <w:rPr>
          <w:lang w:val="zh-CN" w:eastAsia="zh-CN"/>
        </w:rPr>
      </w:pPr>
      <w:r>
        <w:rPr>
          <w:rFonts w:hint="eastAsia"/>
          <w:lang w:val="zh-CN" w:eastAsia="zh-CN"/>
        </w:rPr>
        <w:t>5. 【强制】二方库里可以定义枚举类型，参数可以使用枚举类型，但是接口返回值不允许使用枚 举类型或者包含枚举类型的 POJO 对象。</w:t>
      </w:r>
    </w:p>
    <w:p>
      <w:pPr>
        <w:rPr>
          <w:lang w:val="zh-CN"/>
        </w:rPr>
      </w:pPr>
      <w:r>
        <w:rPr>
          <w:rFonts w:hint="eastAsia"/>
          <w:lang w:val="zh-CN" w:eastAsia="zh-CN"/>
        </w:rPr>
        <w:t xml:space="preserve">6. 【强制】依赖于一个二方库群时，必须定义一个统一的版本变量，避免版本号不一致。 </w:t>
      </w:r>
    </w:p>
    <w:p>
      <w:pPr>
        <w:ind w:firstLine="420"/>
        <w:rPr>
          <w:lang w:val="zh-CN" w:eastAsia="zh-CN"/>
        </w:rPr>
      </w:pPr>
      <w:r>
        <w:rPr>
          <w:rFonts w:hint="eastAsia"/>
          <w:color w:val="ED7D31"/>
          <w:lang w:val="zh-CN" w:eastAsia="zh-CN"/>
        </w:rPr>
        <w:t>说明:</w:t>
      </w:r>
      <w:r>
        <w:rPr>
          <w:rFonts w:hint="eastAsia"/>
          <w:lang w:val="zh-CN" w:eastAsia="zh-CN"/>
        </w:rPr>
        <w:t>依赖 springframework-core,-context,-beans，它们都是同一个版本，可以定义一 个变量来保存版本:${spring.version}，定义依赖的时候，引用该版本。</w:t>
      </w:r>
    </w:p>
    <w:p>
      <w:pPr>
        <w:rPr>
          <w:lang w:val="zh-CN" w:eastAsia="zh-CN"/>
        </w:rPr>
      </w:pPr>
      <w:r>
        <w:rPr>
          <w:rFonts w:hint="eastAsia"/>
          <w:lang w:val="zh-CN" w:eastAsia="zh-CN"/>
        </w:rPr>
        <w:t>7. 【强制】禁止在子项目的 pom 依赖中出现相同的 GroupId，相同的 ArtifactId，但是不同的 Version。</w:t>
      </w:r>
    </w:p>
    <w:p>
      <w:pPr>
        <w:ind w:firstLine="420"/>
        <w:rPr>
          <w:lang w:val="zh-CN" w:eastAsia="zh-CN"/>
        </w:rPr>
      </w:pPr>
      <w:r>
        <w:rPr>
          <w:rFonts w:hint="eastAsia"/>
          <w:color w:val="ED7D31"/>
          <w:lang w:val="zh-CN" w:eastAsia="zh-CN"/>
        </w:rPr>
        <w:t>说明:</w:t>
      </w:r>
      <w:r>
        <w:rPr>
          <w:rFonts w:hint="eastAsia"/>
          <w:lang w:val="zh-CN" w:eastAsia="zh-CN"/>
        </w:rPr>
        <w:t>在本地调试时会使用各子项目指定的版本号，但是合并成一个 war，只能有一个版本号 出现在最后的 lib 目录中。可能出现线下调试是正确的，发布到线上却出故障的问题。</w:t>
      </w:r>
    </w:p>
    <w:p>
      <w:pPr>
        <w:numPr>
          <w:ilvl w:val="6"/>
          <w:numId w:val="22"/>
        </w:numPr>
        <w:rPr>
          <w:lang w:val="zh-CN"/>
        </w:rPr>
      </w:pPr>
      <w:r>
        <w:rPr>
          <w:rFonts w:hint="eastAsia"/>
          <w:lang w:val="zh-CN" w:eastAsia="zh-CN"/>
        </w:rPr>
        <w:t xml:space="preserve">【推荐】所有 pom 文件中的依赖声明放在&lt;dependencies&gt;语句块中，所有版本仲裁放在 &lt;dependencyManagement&gt;语句块中。 </w:t>
      </w:r>
    </w:p>
    <w:p>
      <w:pPr>
        <w:ind w:firstLine="284"/>
      </w:pPr>
      <w:r>
        <w:rPr>
          <w:rFonts w:hint="eastAsia"/>
          <w:color w:val="ED7D31"/>
        </w:rPr>
        <w:t>说明:</w:t>
      </w:r>
      <w:r>
        <w:rPr>
          <w:rFonts w:hint="eastAsia"/>
        </w:rPr>
        <w:t>&lt;dependencyManagement&gt;里只是声明版本，并不实现引入，因此子项目需要显式的声 明依赖，version 和 scope 都读取自父 pom。而&lt;dependencies&gt;所有声明在主 pom 的 &lt;dependencies&gt;里的依赖都会自动引入，并默认被所有的子项目继承。</w:t>
      </w:r>
    </w:p>
    <w:p>
      <w:pPr>
        <w:rPr>
          <w:lang w:val="zh-CN" w:eastAsia="zh-CN"/>
        </w:rPr>
      </w:pPr>
      <w:r>
        <w:rPr>
          <w:rFonts w:hint="eastAsia"/>
          <w:lang w:val="zh-CN" w:eastAsia="zh-CN"/>
        </w:rPr>
        <w:t>9. 【推荐】二方库不要有配置项，最低限度不要再增加配置项。</w:t>
      </w:r>
    </w:p>
    <w:p>
      <w:pPr>
        <w:rPr>
          <w:lang w:val="zh-CN"/>
        </w:rPr>
      </w:pPr>
      <w:r>
        <w:rPr>
          <w:rFonts w:hint="eastAsia"/>
          <w:lang w:val="zh-CN" w:eastAsia="zh-CN"/>
        </w:rPr>
        <w:t xml:space="preserve">10. 【参考】为避免应用二方库的依赖冲突问题，二方库发布者应当遵循以下原则: </w:t>
      </w:r>
    </w:p>
    <w:p>
      <w:pPr>
        <w:numPr>
          <w:ilvl w:val="0"/>
          <w:numId w:val="31"/>
        </w:numPr>
        <w:ind w:left="840"/>
        <w:rPr>
          <w:lang w:val="zh-CN"/>
        </w:rPr>
      </w:pPr>
      <w:r>
        <w:rPr>
          <w:rFonts w:hint="eastAsia"/>
          <w:lang w:val="zh-CN" w:eastAsia="zh-CN"/>
        </w:rPr>
        <w:t xml:space="preserve">精简可控原则。移除一切不必要的 API 和依赖，只包含 Service API、必要的领域模型对 象、Utils 类、常量、枚举等。如果依赖其它二方库，尽量是 provided 引入，让二方库使用 者去依赖具体版本号;无 log 具体实现，只依赖日志框架。 </w:t>
      </w:r>
    </w:p>
    <w:p>
      <w:pPr>
        <w:numPr>
          <w:ilvl w:val="0"/>
          <w:numId w:val="31"/>
        </w:numPr>
        <w:ind w:left="840"/>
        <w:rPr>
          <w:lang w:val="zh-CN" w:eastAsia="zh-CN"/>
        </w:rPr>
      </w:pPr>
      <w:r>
        <w:rPr>
          <w:rFonts w:hint="eastAsia"/>
          <w:lang w:val="zh-CN" w:eastAsia="zh-CN"/>
        </w:rPr>
        <w:t>稳定可追溯原则。每个版本的变化应该被记录，二方库由谁维护，源码在哪里，都需要能 方便查到。除非用户主动升级版本，否则公共二方库的行为不应该发生变化。</w:t>
      </w:r>
    </w:p>
    <w:p>
      <w:pPr>
        <w:pStyle w:val="3"/>
      </w:pPr>
      <w:bookmarkStart w:id="198" w:name="_Toc848523975"/>
      <w:bookmarkStart w:id="199" w:name="_Toc1256669220"/>
      <w:bookmarkStart w:id="200" w:name="_Toc495785670"/>
      <w:bookmarkStart w:id="201" w:name="_Toc427178816"/>
      <w:bookmarkStart w:id="202" w:name="_Toc1474730294"/>
      <w:bookmarkStart w:id="203" w:name="_Toc1429625232"/>
      <w:bookmarkStart w:id="204" w:name="_Toc640181957"/>
      <w:r>
        <w:rPr>
          <w:rFonts w:hint="eastAsia"/>
        </w:rPr>
        <w:t>其它</w:t>
      </w:r>
      <w:bookmarkEnd w:id="198"/>
      <w:bookmarkEnd w:id="199"/>
      <w:bookmarkEnd w:id="200"/>
      <w:bookmarkEnd w:id="201"/>
      <w:bookmarkEnd w:id="202"/>
      <w:bookmarkEnd w:id="203"/>
      <w:bookmarkEnd w:id="204"/>
    </w:p>
    <w:p>
      <w:pPr>
        <w:numPr>
          <w:ilvl w:val="0"/>
          <w:numId w:val="32"/>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】在使用正则表达式时，利用好其预编译功能，可以有效加快正则匹配速度。</w:t>
      </w:r>
    </w:p>
    <w:p>
      <w:pPr>
        <w:ind w:firstLine="420"/>
        <w:rPr>
          <w:lang w:eastAsia="zh-CN"/>
        </w:rPr>
      </w:pPr>
      <w:r>
        <w:rPr>
          <w:rFonts w:hint="eastAsia"/>
          <w:color w:val="ED7D31"/>
          <w:lang w:eastAsia="zh-CN"/>
        </w:rPr>
        <w:t>说明:</w:t>
      </w:r>
      <w:r>
        <w:rPr>
          <w:rFonts w:hint="eastAsia"/>
          <w:lang w:eastAsia="zh-CN"/>
        </w:rPr>
        <w:t>不要在方法体内定义:Pattern pattern = Pattern.compile(规则);</w:t>
      </w:r>
    </w:p>
    <w:p>
      <w:pPr>
        <w:numPr>
          <w:ilvl w:val="0"/>
          <w:numId w:val="32"/>
        </w:numPr>
        <w:rPr>
          <w:lang w:eastAsia="zh-CN"/>
        </w:rPr>
      </w:pPr>
      <w:r>
        <w:rPr>
          <w:rFonts w:hint="eastAsia"/>
          <w:lang w:eastAsia="zh-CN"/>
        </w:rPr>
        <w:t>【强制】velocity 调用 POJO 类的属性时，建议直接使用属性名取值即可，模板引擎会自动按 规范调用 POJO 的 getXxx()，如果是 boolean 基本数据类型变量(boolean 命名不需要加 is 前缀)，会自动调用 isXxx()方法。</w:t>
      </w:r>
    </w:p>
    <w:p>
      <w:pPr>
        <w:ind w:firstLine="420"/>
        <w:rPr>
          <w:lang w:eastAsia="zh-CN"/>
        </w:rPr>
      </w:pPr>
      <w:r>
        <w:rPr>
          <w:rFonts w:hint="eastAsia"/>
          <w:color w:val="ED7D31"/>
          <w:lang w:eastAsia="zh-CN"/>
        </w:rPr>
        <w:t>说明:</w:t>
      </w:r>
      <w:r>
        <w:rPr>
          <w:rFonts w:hint="eastAsia"/>
          <w:lang w:eastAsia="zh-CN"/>
        </w:rPr>
        <w:t>注意如果是 Boolean 包装类对象，优先调用 getXxx()的方法。</w:t>
      </w:r>
    </w:p>
    <w:p>
      <w:pPr>
        <w:numPr>
          <w:ilvl w:val="0"/>
          <w:numId w:val="32"/>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 xml:space="preserve">】后台输送给页面的变量必须加$!{var}——中间的感叹号。 </w:t>
      </w:r>
    </w:p>
    <w:p>
      <w:pPr>
        <w:ind w:firstLine="420"/>
      </w:pPr>
      <w:r>
        <w:rPr>
          <w:rFonts w:hint="eastAsia"/>
          <w:color w:val="ED7D31" w:themeColor="accent2"/>
          <w14:textFill>
            <w14:solidFill>
              <w14:schemeClr w14:val="accent2"/>
            </w14:solidFill>
          </w14:textFill>
        </w:rPr>
        <w:t>说明:</w:t>
      </w:r>
      <w:r>
        <w:rPr>
          <w:rFonts w:hint="eastAsia"/>
        </w:rPr>
        <w:t>如果 var=null 或者不存在，那么${var}会直接显示在页面上。</w:t>
      </w:r>
    </w:p>
    <w:p>
      <w:pPr>
        <w:numPr>
          <w:ilvl w:val="0"/>
          <w:numId w:val="32"/>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】注意 Math.random() 这个方法返回是 double 类型，注意取值的范围 0≤x&lt;1(能够 取到零值，注意除零异常)，如果想获取整数类型的随机数，不要将 x 放大 10 的若干倍然后 取整，直接使用 Random 对象的 nextInt 或者 nextLong 方法。</w:t>
      </w:r>
    </w:p>
    <w:p>
      <w:pPr>
        <w:numPr>
          <w:ilvl w:val="0"/>
          <w:numId w:val="32"/>
        </w:numPr>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 xml:space="preserve">】获取当前毫秒数 System.currentTimeMillis(); 而不是 new Date().getTime(); </w:t>
      </w:r>
    </w:p>
    <w:p>
      <w:pPr>
        <w:ind w:firstLine="420"/>
        <w:rPr>
          <w:rFonts w:hint="eastAsia"/>
        </w:rPr>
      </w:pPr>
      <w:r>
        <w:rPr>
          <w:rFonts w:hint="eastAsia"/>
          <w:color w:val="ED7D31" w:themeColor="accent2"/>
          <w14:textFill>
            <w14:solidFill>
              <w14:schemeClr w14:val="accent2"/>
            </w14:solidFill>
          </w14:textFill>
        </w:rPr>
        <w:t>说明:</w:t>
      </w:r>
      <w:r>
        <w:rPr>
          <w:rFonts w:hint="eastAsia"/>
        </w:rPr>
        <w:t>如果想获取更加精确的纳秒级时间值，使用 System.nanoTime()的方式。在 JDK8 中，针对统计时间等场景，推荐使用 Instant 类。</w:t>
      </w:r>
    </w:p>
    <w:p>
      <w:pPr>
        <w:numPr>
          <w:ilvl w:val="0"/>
          <w:numId w:val="32"/>
        </w:numPr>
        <w:rPr>
          <w:lang w:eastAsia="zh-CN"/>
        </w:rPr>
      </w:pPr>
      <w:r>
        <w:rPr>
          <w:rFonts w:hint="eastAsia"/>
          <w:lang w:eastAsia="zh-CN"/>
        </w:rPr>
        <w:t>【推荐】不要在视图模板中加入任何复杂的逻辑。</w:t>
      </w:r>
    </w:p>
    <w:p>
      <w:pPr>
        <w:ind w:firstLine="420"/>
        <w:rPr>
          <w:lang w:eastAsia="zh-CN"/>
        </w:rPr>
      </w:pPr>
      <w:r>
        <w:rPr>
          <w:rFonts w:hint="eastAsia"/>
          <w:color w:val="ED7D31"/>
          <w:lang w:eastAsia="zh-CN"/>
        </w:rPr>
        <w:t>说明:</w:t>
      </w:r>
      <w:r>
        <w:rPr>
          <w:rFonts w:hint="eastAsia"/>
          <w:lang w:eastAsia="zh-CN"/>
        </w:rPr>
        <w:t>根据 MVC 理论，视图的职责是展示，不要抢模型和控制器的活。</w:t>
      </w:r>
    </w:p>
    <w:p>
      <w:pPr>
        <w:numPr>
          <w:ilvl w:val="0"/>
          <w:numId w:val="32"/>
        </w:numPr>
        <w:rPr>
          <w:lang w:eastAsia="zh-CN"/>
        </w:rPr>
      </w:pPr>
      <w:r>
        <w:rPr>
          <w:rFonts w:hint="eastAsia"/>
          <w:lang w:eastAsia="zh-CN"/>
        </w:rPr>
        <w:t>【推荐】任何数据结构的构造或初始化，都应指定大小，避免数据结构无限增长吃光内存。</w:t>
      </w:r>
    </w:p>
    <w:p>
      <w:pPr>
        <w:numPr>
          <w:ilvl w:val="0"/>
          <w:numId w:val="32"/>
        </w:num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 xml:space="preserve">】及时清理不再使用的代码段或配置信息。 </w:t>
      </w:r>
    </w:p>
    <w:p>
      <w:pPr>
        <w:ind w:firstLine="420"/>
      </w:pPr>
      <w:r>
        <w:rPr>
          <w:rFonts w:hint="eastAsia"/>
          <w:color w:val="ED7D31"/>
        </w:rPr>
        <w:t>说明:</w:t>
      </w:r>
      <w:r>
        <w:rPr>
          <w:rFonts w:hint="eastAsia"/>
        </w:rPr>
        <w:t xml:space="preserve">对于垃圾代码或过时配置，坚决清理干净，避免程序过度臃肿，代码冗余。 </w:t>
      </w:r>
    </w:p>
    <w:p>
      <w:pPr>
        <w:ind w:firstLine="420"/>
        <w:rPr>
          <w:rFonts w:hint="eastAsia"/>
        </w:rPr>
      </w:pPr>
      <w:r>
        <w:rPr>
          <w:rFonts w:hint="eastAsia"/>
          <w:color w:val="FF0000"/>
        </w:rPr>
        <w:t>正例:</w:t>
      </w:r>
      <w:r>
        <w:rPr>
          <w:rFonts w:hint="eastAsia"/>
        </w:rPr>
        <w:t>对于暂时被注释掉，后续可能恢复使用的代码片断，在注释代码上方，统一规定使用三 个斜杠(///)来说明注释掉代码的理由。</w:t>
      </w:r>
    </w:p>
    <w:p>
      <w:pPr>
        <w:numPr>
          <w:ilvl w:val="0"/>
          <w:numId w:val="32"/>
        </w:numPr>
        <w:ind w:left="0" w:firstLine="0"/>
        <w:rPr>
          <w:lang w:eastAsia="zh-CN"/>
        </w:rPr>
      </w:pPr>
      <w:r>
        <w:rPr>
          <w:rFonts w:hint="eastAsia"/>
          <w:lang w:eastAsia="zh-CN"/>
        </w:rPr>
        <w:t>【强制】【</w:t>
      </w:r>
      <w:r>
        <w:rPr>
          <w:rFonts w:ascii="Microsoft YaHei" w:hAnsi="Microsoft YaHei" w:eastAsia="Microsoft YaHei" w:cs="Microsoft YaHei"/>
          <w:b w:val="0"/>
          <w:i w:val="0"/>
          <w:caps w:val="0"/>
          <w:color w:val="191F25"/>
          <w:spacing w:val="0"/>
          <w:sz w:val="21"/>
          <w:szCs w:val="21"/>
          <w:shd w:val="clear" w:fill="FFFFFF"/>
        </w:rPr>
        <w:t>hook</w:t>
      </w:r>
      <w:r>
        <w:rPr>
          <w:rFonts w:hint="eastAsia"/>
          <w:lang w:eastAsia="zh-CN"/>
        </w:rPr>
        <w:t>】</w:t>
      </w:r>
      <w:r>
        <w:rPr>
          <w:rFonts w:hint="eastAsia"/>
        </w:rPr>
        <w:t>避免使用Apache Beanutils来复制属性。</w:t>
      </w:r>
    </w:p>
    <w:p>
      <w:pPr>
        <w:ind w:firstLine="420"/>
        <w:rPr>
          <w:rFonts w:hint="eastAsia" w:eastAsia="SimSun"/>
          <w:lang w:val="en-US" w:eastAsia="zh-CN"/>
        </w:rPr>
      </w:pPr>
    </w:p>
    <w:p>
      <w:pPr>
        <w:ind w:firstLine="420"/>
        <w:rPr>
          <w:rFonts w:hint="eastAsia" w:eastAsia="SimSun"/>
          <w:lang w:val="en-US" w:eastAsia="zh-CN"/>
        </w:rPr>
      </w:pPr>
    </w:p>
    <w:p>
      <w:pPr>
        <w:pStyle w:val="2"/>
        <w:rPr>
          <w:shd w:val="pct10" w:color="auto" w:fill="FFFFFF"/>
        </w:rPr>
      </w:pPr>
      <w:r>
        <w:br w:type="page"/>
      </w:r>
      <w:bookmarkStart w:id="205" w:name="_Toc495785671"/>
      <w:bookmarkStart w:id="206" w:name="_Toc243622814"/>
      <w:bookmarkStart w:id="207" w:name="_Toc110847646"/>
      <w:bookmarkStart w:id="208" w:name="_Toc794946167"/>
      <w:bookmarkStart w:id="209" w:name="_Toc547112751"/>
      <w:bookmarkStart w:id="210" w:name="_Toc850059505"/>
      <w:bookmarkStart w:id="211" w:name="_Toc1196123153"/>
      <w:r>
        <w:rPr>
          <w:rFonts w:hint="eastAsia"/>
        </w:rPr>
        <w:t>配置管理</w:t>
      </w:r>
      <w:bookmarkEnd w:id="205"/>
      <w:bookmarkEnd w:id="206"/>
      <w:bookmarkEnd w:id="207"/>
      <w:bookmarkEnd w:id="208"/>
      <w:bookmarkEnd w:id="209"/>
      <w:bookmarkEnd w:id="210"/>
      <w:bookmarkEnd w:id="211"/>
    </w:p>
    <w:p>
      <w:r>
        <w:rPr>
          <w:rFonts w:hint="eastAsia"/>
        </w:rPr>
        <w:t>配置文件存放在单独的Git库，</w:t>
      </w:r>
      <w:r>
        <w:fldChar w:fldCharType="begin"/>
      </w:r>
      <w:r>
        <w:instrText xml:space="preserve"> HYPERLINK "http://git.mogo.com/pb/mogoroom-config" </w:instrText>
      </w:r>
      <w:r>
        <w:fldChar w:fldCharType="separate"/>
      </w:r>
      <w:r>
        <w:rPr>
          <w:rStyle w:val="34"/>
        </w:rPr>
        <w:t>http://git.mogo.com/pb/mogoroom-config</w:t>
      </w:r>
      <w:r>
        <w:rPr>
          <w:rStyle w:val="34"/>
        </w:rPr>
        <w:fldChar w:fldCharType="end"/>
      </w:r>
      <w:r>
        <w:rPr>
          <w:rFonts w:hint="eastAsia"/>
        </w:rPr>
        <w:t xml:space="preserve"> </w:t>
      </w:r>
    </w:p>
    <w:p>
      <w:r>
        <w:rPr>
          <w:rFonts w:hint="eastAsia"/>
        </w:rPr>
        <w:t>配置提交流程为：</w:t>
      </w:r>
    </w:p>
    <w:p>
      <w:pPr>
        <w:rPr>
          <w:rFonts w:hint="default"/>
        </w:rPr>
      </w:pPr>
      <w:r>
        <w:rPr>
          <w:rFonts w:hint="default"/>
        </w:rPr>
        <w:t xml:space="preserve">1．项目创建时ipublish会以test_config分支为源，创建项目开发分支dev_yyyyMMddxxx，开发阶段开发人员维护项目分支dev_yyyyMMddxxx的内容，测试时直接由ipublish工具把项目分支的内容同步到测试环境. </w:t>
      </w:r>
    </w:p>
    <w:p>
      <w:pPr>
        <w:rPr>
          <w:rFonts w:hint="default"/>
        </w:rPr>
      </w:pPr>
      <w:r>
        <w:rPr>
          <w:rFonts w:hint="default"/>
        </w:rPr>
        <w:t>2．测试通过后，ipublish进行版本合并dev_yyyyMMddxxx--test_config</w:t>
      </w:r>
    </w:p>
    <w:p>
      <w:pPr>
        <w:rPr>
          <w:rFonts w:hint="default"/>
        </w:rPr>
      </w:pPr>
      <w:r>
        <w:rPr>
          <w:rFonts w:hint="default"/>
        </w:rPr>
        <w:t>3．生产配置请在iPublish上提交。后续将切换到apollo上。</w:t>
      </w:r>
    </w:p>
    <w:p>
      <w:pPr>
        <w:ind w:left="720"/>
        <w:jc w:val="center"/>
      </w:pPr>
    </w:p>
    <w:p>
      <w:pPr>
        <w:ind w:left="720"/>
      </w:pPr>
      <w:r>
        <w:rPr>
          <w:rFonts w:hint="eastAsia"/>
        </w:rPr>
        <w:t>开发测试分支结构为：</w:t>
      </w:r>
    </w:p>
    <w:p>
      <w:pPr>
        <w:pStyle w:val="73"/>
        <w:ind w:left="720" w:firstLine="0" w:firstLineChars="0"/>
      </w:pPr>
      <w:r>
        <w:drawing>
          <wp:inline distT="0" distB="0" distL="0" distR="0">
            <wp:extent cx="3275965" cy="2816225"/>
            <wp:effectExtent l="0" t="0" r="63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95359" cy="2832926"/>
                    </a:xfrm>
                    <a:prstGeom prst="rect">
                      <a:avLst/>
                    </a:prstGeom>
                    <a:noFill/>
                    <a:ln>
                      <a:noFill/>
                    </a:ln>
                  </pic:spPr>
                </pic:pic>
              </a:graphicData>
            </a:graphic>
          </wp:inline>
        </w:drawing>
      </w:r>
    </w:p>
    <w:p>
      <w:pPr>
        <w:jc w:val="center"/>
        <w:rPr>
          <w:lang w:val="zh-CN"/>
        </w:rPr>
      </w:pPr>
    </w:p>
    <w:p>
      <w:pPr>
        <w:rPr>
          <w:lang w:val="zh-CN"/>
        </w:rPr>
      </w:pPr>
      <w:r>
        <w:rPr>
          <w:rFonts w:hint="eastAsia"/>
          <w:lang w:val="zh-CN"/>
        </w:rPr>
        <w:t>配置文件开发使用：</w:t>
      </w:r>
    </w:p>
    <w:p>
      <w:pPr>
        <w:rPr>
          <w:lang w:val="zh-CN"/>
        </w:rPr>
      </w:pPr>
      <w:r>
        <w:rPr>
          <w:lang w:val="zh-CN"/>
        </w:rPr>
        <w:t>1.</w:t>
      </w:r>
      <w:r>
        <w:rPr>
          <w:rFonts w:hint="eastAsia"/>
          <w:lang w:val="zh-CN"/>
        </w:rPr>
        <w:t xml:space="preserve"> 配置文件使用方式</w:t>
      </w:r>
    </w:p>
    <w:p>
      <w:pPr>
        <w:shd w:val="clear" w:color="auto" w:fill="2B2B2B"/>
        <w:autoSpaceDE w:val="0"/>
        <w:autoSpaceDN w:val="0"/>
        <w:adjustRightInd w:val="0"/>
        <w:rPr>
          <w:rFonts w:ascii="??" w:hAnsi="??" w:cs="??"/>
          <w:color w:val="CC7832"/>
          <w:sz w:val="18"/>
          <w:szCs w:val="18"/>
        </w:rPr>
      </w:pPr>
      <w:r>
        <w:rPr>
          <w:rFonts w:ascii="??" w:hAnsi="??" w:cs="??"/>
          <w:color w:val="A9B7C6"/>
          <w:sz w:val="18"/>
          <w:szCs w:val="18"/>
        </w:rPr>
        <w:t>String newFileName = BaseMogoSystem.</w:t>
      </w:r>
      <w:r>
        <w:rPr>
          <w:rFonts w:ascii="??" w:hAnsi="??" w:cs="??"/>
          <w:i/>
          <w:iCs/>
          <w:color w:val="A9B7C6"/>
          <w:sz w:val="18"/>
          <w:szCs w:val="18"/>
        </w:rPr>
        <w:t>getInstance</w:t>
      </w:r>
      <w:r>
        <w:rPr>
          <w:rFonts w:ascii="??" w:hAnsi="??" w:cs="??"/>
          <w:color w:val="A9B7C6"/>
          <w:sz w:val="18"/>
          <w:szCs w:val="18"/>
        </w:rPr>
        <w:t>().getMybank_localFileSaveRootPath()+</w:t>
      </w:r>
      <w:r>
        <w:rPr>
          <w:rFonts w:ascii="??" w:hAnsi="??" w:cs="??"/>
          <w:color w:val="6A8759"/>
          <w:sz w:val="18"/>
          <w:szCs w:val="18"/>
        </w:rPr>
        <w:t>"/"</w:t>
      </w:r>
      <w:r>
        <w:rPr>
          <w:rFonts w:ascii="??" w:hAnsi="??" w:cs="??"/>
          <w:color w:val="A9B7C6"/>
          <w:sz w:val="18"/>
          <w:szCs w:val="18"/>
        </w:rPr>
        <w:t>+bizDate+</w:t>
      </w:r>
      <w:r>
        <w:rPr>
          <w:rFonts w:ascii="??" w:hAnsi="??" w:cs="??"/>
          <w:color w:val="6A8759"/>
          <w:sz w:val="18"/>
          <w:szCs w:val="18"/>
        </w:rPr>
        <w:t>"/"</w:t>
      </w:r>
      <w:r>
        <w:rPr>
          <w:rFonts w:ascii="??" w:hAnsi="??" w:cs="??"/>
          <w:color w:val="A9B7C6"/>
          <w:sz w:val="18"/>
          <w:szCs w:val="18"/>
        </w:rPr>
        <w:t>+fileName</w:t>
      </w:r>
      <w:r>
        <w:rPr>
          <w:rFonts w:ascii="??" w:hAnsi="??" w:cs="??"/>
          <w:color w:val="CC7832"/>
          <w:sz w:val="18"/>
          <w:szCs w:val="18"/>
        </w:rPr>
        <w:t>;</w:t>
      </w:r>
    </w:p>
    <w:p>
      <w:r>
        <w:rPr>
          <w:rFonts w:hint="eastAsia"/>
        </w:rPr>
        <w:t>不再使用配置文件中注入的方式，也不需要配置xml(以下方式的方式不再使用)</w:t>
      </w:r>
    </w:p>
    <w:p>
      <w:pPr>
        <w:shd w:val="clear" w:color="auto" w:fill="2B2B2B"/>
        <w:autoSpaceDE w:val="0"/>
        <w:autoSpaceDN w:val="0"/>
        <w:adjustRightInd w:val="0"/>
        <w:rPr>
          <w:rFonts w:ascii="??" w:hAnsi="??" w:cs="??"/>
          <w:color w:val="E8BF6A"/>
          <w:sz w:val="18"/>
          <w:szCs w:val="18"/>
        </w:rPr>
      </w:pPr>
      <w:r>
        <w:rPr>
          <w:rFonts w:ascii="??" w:hAnsi="??" w:cs="??"/>
          <w:color w:val="808080"/>
          <w:sz w:val="18"/>
          <w:szCs w:val="18"/>
        </w:rPr>
        <w:t>&lt;!-- 系统配置文件 --&gt;</w:t>
      </w:r>
      <w:r>
        <w:rPr>
          <w:rFonts w:ascii="??" w:hAnsi="??" w:cs="??"/>
          <w:color w:val="808080"/>
          <w:sz w:val="18"/>
          <w:szCs w:val="18"/>
        </w:rPr>
        <w:br w:type="textWrapping"/>
      </w:r>
      <w:r>
        <w:rPr>
          <w:rFonts w:ascii="??" w:hAnsi="??" w:cs="??"/>
          <w:color w:val="E8BF6A"/>
          <w:sz w:val="18"/>
          <w:szCs w:val="18"/>
        </w:rPr>
        <w:t xml:space="preserve">&lt;bean </w:t>
      </w:r>
      <w:r>
        <w:rPr>
          <w:rFonts w:ascii="??" w:hAnsi="??" w:cs="??"/>
          <w:color w:val="BABABA"/>
          <w:sz w:val="18"/>
          <w:szCs w:val="18"/>
        </w:rPr>
        <w:t>id</w:t>
      </w:r>
      <w:r>
        <w:rPr>
          <w:rFonts w:ascii="??" w:hAnsi="??" w:cs="??"/>
          <w:color w:val="6A8759"/>
          <w:sz w:val="18"/>
          <w:szCs w:val="18"/>
        </w:rPr>
        <w:t xml:space="preserve">="mogoSystem" </w:t>
      </w:r>
      <w:r>
        <w:rPr>
          <w:rFonts w:ascii="??" w:hAnsi="??" w:cs="??"/>
          <w:color w:val="BABABA"/>
          <w:sz w:val="18"/>
          <w:szCs w:val="18"/>
        </w:rPr>
        <w:t>class</w:t>
      </w:r>
      <w:r>
        <w:rPr>
          <w:rFonts w:ascii="??" w:hAnsi="??" w:cs="??"/>
          <w:color w:val="6A8759"/>
          <w:sz w:val="18"/>
          <w:szCs w:val="18"/>
        </w:rPr>
        <w:t>="com.mogoroom.bs.system.MogoSystem"</w:t>
      </w:r>
      <w:r>
        <w:rPr>
          <w:rFonts w:ascii="??" w:hAnsi="??" w:cs="??"/>
          <w:color w:val="E8BF6A"/>
          <w:sz w:val="18"/>
          <w:szCs w:val="18"/>
        </w:rPr>
        <w:t>&gt;</w:t>
      </w:r>
      <w:r>
        <w:rPr>
          <w:rFonts w:ascii="??" w:hAnsi="??" w:cs="??"/>
          <w:color w:val="E8BF6A"/>
          <w:sz w:val="18"/>
          <w:szCs w:val="18"/>
        </w:rPr>
        <w:br w:type="textWrapping"/>
      </w:r>
      <w:r>
        <w:rPr>
          <w:rFonts w:ascii="??" w:hAnsi="??" w:cs="??"/>
          <w:color w:val="E8BF6A"/>
          <w:sz w:val="18"/>
          <w:szCs w:val="18"/>
        </w:rPr>
        <w:tab/>
      </w:r>
      <w:r>
        <w:rPr>
          <w:rFonts w:ascii="??" w:hAnsi="??" w:cs="??"/>
          <w:color w:val="E8BF6A"/>
          <w:sz w:val="18"/>
          <w:szCs w:val="18"/>
        </w:rPr>
        <w:t xml:space="preserve">&lt;property </w:t>
      </w:r>
      <w:r>
        <w:rPr>
          <w:rFonts w:ascii="??" w:hAnsi="??" w:cs="??"/>
          <w:color w:val="BABABA"/>
          <w:sz w:val="18"/>
          <w:szCs w:val="18"/>
        </w:rPr>
        <w:t>name</w:t>
      </w:r>
      <w:r>
        <w:rPr>
          <w:rFonts w:ascii="??" w:hAnsi="??" w:cs="??"/>
          <w:color w:val="6A8759"/>
          <w:sz w:val="18"/>
          <w:szCs w:val="18"/>
        </w:rPr>
        <w:t xml:space="preserve">="environment" </w:t>
      </w:r>
      <w:r>
        <w:rPr>
          <w:rFonts w:ascii="??" w:hAnsi="??" w:cs="??"/>
          <w:color w:val="BABABA"/>
          <w:sz w:val="18"/>
          <w:szCs w:val="18"/>
        </w:rPr>
        <w:t>value</w:t>
      </w:r>
      <w:r>
        <w:rPr>
          <w:rFonts w:ascii="??" w:hAnsi="??" w:cs="??"/>
          <w:color w:val="6A8759"/>
          <w:sz w:val="18"/>
          <w:szCs w:val="18"/>
        </w:rPr>
        <w:t xml:space="preserve">="${sysconfig.environment}" </w:t>
      </w:r>
      <w:r>
        <w:rPr>
          <w:rFonts w:ascii="??" w:hAnsi="??" w:cs="??"/>
          <w:color w:val="E8BF6A"/>
          <w:sz w:val="18"/>
          <w:szCs w:val="18"/>
        </w:rPr>
        <w:t>/&gt;</w:t>
      </w:r>
      <w:r>
        <w:rPr>
          <w:rFonts w:ascii="??" w:hAnsi="??" w:cs="??"/>
          <w:color w:val="E8BF6A"/>
          <w:sz w:val="18"/>
          <w:szCs w:val="18"/>
        </w:rPr>
        <w:br w:type="textWrapping"/>
      </w:r>
      <w:r>
        <w:rPr>
          <w:rFonts w:ascii="??" w:hAnsi="??" w:cs="??"/>
          <w:color w:val="E8BF6A"/>
          <w:sz w:val="18"/>
          <w:szCs w:val="18"/>
        </w:rPr>
        <w:tab/>
      </w:r>
      <w:r>
        <w:rPr>
          <w:rFonts w:ascii="??" w:hAnsi="??" w:cs="??"/>
          <w:color w:val="E8BF6A"/>
          <w:sz w:val="18"/>
          <w:szCs w:val="18"/>
        </w:rPr>
        <w:t xml:space="preserve">&lt;property </w:t>
      </w:r>
      <w:r>
        <w:rPr>
          <w:rFonts w:ascii="??" w:hAnsi="??" w:cs="??"/>
          <w:color w:val="BABABA"/>
          <w:sz w:val="18"/>
          <w:szCs w:val="18"/>
        </w:rPr>
        <w:t>name</w:t>
      </w:r>
      <w:r>
        <w:rPr>
          <w:rFonts w:ascii="??" w:hAnsi="??" w:cs="??"/>
          <w:color w:val="6A8759"/>
          <w:sz w:val="18"/>
          <w:szCs w:val="18"/>
        </w:rPr>
        <w:t xml:space="preserve">="phoneNum" </w:t>
      </w:r>
      <w:r>
        <w:rPr>
          <w:rFonts w:ascii="??" w:hAnsi="??" w:cs="??"/>
          <w:color w:val="BABABA"/>
          <w:sz w:val="18"/>
          <w:szCs w:val="18"/>
        </w:rPr>
        <w:t>value</w:t>
      </w:r>
      <w:r>
        <w:rPr>
          <w:rFonts w:ascii="??" w:hAnsi="??" w:cs="??"/>
          <w:color w:val="6A8759"/>
          <w:sz w:val="18"/>
          <w:szCs w:val="18"/>
        </w:rPr>
        <w:t xml:space="preserve">="${sysconfig.phoneNum}" </w:t>
      </w:r>
      <w:r>
        <w:rPr>
          <w:rFonts w:ascii="??" w:hAnsi="??" w:cs="??"/>
          <w:color w:val="E8BF6A"/>
          <w:sz w:val="18"/>
          <w:szCs w:val="18"/>
        </w:rPr>
        <w:t>/&gt;</w:t>
      </w:r>
    </w:p>
    <w:p>
      <w:pPr>
        <w:shd w:val="clear" w:color="auto" w:fill="2B2B2B"/>
        <w:autoSpaceDE w:val="0"/>
        <w:autoSpaceDN w:val="0"/>
        <w:adjustRightInd w:val="0"/>
        <w:rPr>
          <w:rFonts w:ascii="??" w:hAnsi="??" w:cs="??"/>
          <w:color w:val="E8BF6A"/>
          <w:sz w:val="18"/>
          <w:szCs w:val="18"/>
        </w:rPr>
      </w:pPr>
      <w:r>
        <w:rPr>
          <w:rFonts w:hint="eastAsia" w:ascii="??" w:hAnsi="??" w:cs="??"/>
          <w:color w:val="E8BF6A"/>
          <w:sz w:val="18"/>
          <w:szCs w:val="18"/>
        </w:rPr>
        <w:t>&lt;/bean&gt;</w:t>
      </w:r>
    </w:p>
    <w:p>
      <w:r>
        <w:t>2.</w:t>
      </w:r>
      <w:r>
        <w:rPr>
          <w:rFonts w:hint="eastAsia"/>
        </w:rPr>
        <w:t xml:space="preserve"> 配置文件项目使用与启动</w:t>
      </w:r>
    </w:p>
    <w:p>
      <w:r>
        <w:rPr>
          <w:rFonts w:hint="eastAsia"/>
        </w:rPr>
        <w:tab/>
      </w:r>
      <w:r>
        <w:rPr>
          <w:rFonts w:hint="eastAsia"/>
        </w:rPr>
        <w:t>配置文件统一采用外部分离的方式，配置文件使用方式为：</w:t>
      </w:r>
    </w:p>
    <w:p>
      <w:pPr>
        <w:numPr>
          <w:ilvl w:val="0"/>
          <w:numId w:val="33"/>
        </w:numPr>
      </w:pPr>
      <w:r>
        <w:rPr>
          <w:rFonts w:hint="eastAsia"/>
        </w:rPr>
        <w:t>从</w:t>
      </w:r>
      <w:r>
        <w:fldChar w:fldCharType="begin"/>
      </w:r>
      <w:r>
        <w:instrText xml:space="preserve"> HYPERLINK "http://git.mogo.com/pb/mogoroom-config" </w:instrText>
      </w:r>
      <w:r>
        <w:fldChar w:fldCharType="separate"/>
      </w:r>
      <w:r>
        <w:rPr>
          <w:rStyle w:val="34"/>
        </w:rPr>
        <w:t>http://git.mogo.com/pb/mogoroom-config</w:t>
      </w:r>
      <w:r>
        <w:rPr>
          <w:rStyle w:val="34"/>
        </w:rPr>
        <w:fldChar w:fldCharType="end"/>
      </w:r>
      <w:r>
        <w:rPr>
          <w:rFonts w:hint="eastAsia"/>
        </w:rPr>
        <w:t xml:space="preserve"> 拉取配置文件,放在本地</w:t>
      </w:r>
    </w:p>
    <w:p>
      <w:pPr>
        <w:numPr>
          <w:ilvl w:val="0"/>
          <w:numId w:val="33"/>
        </w:numPr>
      </w:pPr>
      <w:r>
        <w:rPr>
          <w:rFonts w:hint="eastAsia"/>
        </w:rPr>
        <w:t>修改项目中filter/sysconfig.properties对应的配置文件地址，比如：</w:t>
      </w:r>
    </w:p>
    <w:p>
      <w:pPr>
        <w:ind w:left="975"/>
      </w:pPr>
    </w:p>
    <w:p>
      <w:pPr>
        <w:shd w:val="clear" w:color="auto" w:fill="2B2B2B"/>
        <w:autoSpaceDE w:val="0"/>
        <w:autoSpaceDN w:val="0"/>
        <w:adjustRightInd w:val="0"/>
        <w:rPr>
          <w:rFonts w:ascii="??" w:hAnsi="??" w:cs="??"/>
          <w:color w:val="6A8759"/>
          <w:sz w:val="18"/>
          <w:szCs w:val="18"/>
        </w:rPr>
      </w:pPr>
      <w:r>
        <w:br w:type="textWrapping"/>
      </w:r>
      <w:r>
        <w:rPr>
          <w:rFonts w:ascii="??" w:hAnsi="??" w:cs="??"/>
          <w:color w:val="CC7832"/>
          <w:sz w:val="18"/>
          <w:szCs w:val="18"/>
          <w:shd w:val="clear" w:color="auto" w:fill="344134"/>
        </w:rPr>
        <w:t>filter.confFilePath</w:t>
      </w:r>
      <w:r>
        <w:rPr>
          <w:rFonts w:ascii="??" w:hAnsi="??" w:cs="??"/>
          <w:color w:val="CC7832"/>
          <w:sz w:val="18"/>
          <w:szCs w:val="18"/>
        </w:rPr>
        <w:t xml:space="preserve"> </w:t>
      </w:r>
      <w:r>
        <w:rPr>
          <w:rFonts w:ascii="??" w:hAnsi="??" w:cs="??"/>
          <w:color w:val="808080"/>
          <w:sz w:val="18"/>
          <w:szCs w:val="18"/>
        </w:rPr>
        <w:t>=</w:t>
      </w:r>
      <w:r>
        <w:rPr>
          <w:rFonts w:ascii="??" w:hAnsi="??" w:cs="??"/>
          <w:color w:val="6A8759"/>
          <w:sz w:val="18"/>
          <w:szCs w:val="18"/>
        </w:rPr>
        <w:t>file:D:/mogoProject/mogoroom-config/renter/*.properties</w:t>
      </w:r>
    </w:p>
    <w:p>
      <w:r>
        <w:rPr>
          <w:rFonts w:hint="eastAsia"/>
        </w:rPr>
        <w:t>配置提交与注释规范</w:t>
      </w:r>
    </w:p>
    <w:p>
      <w:r>
        <w:rPr>
          <w:rFonts w:hint="eastAsia"/>
        </w:rPr>
        <w:tab/>
      </w:r>
      <w:r>
        <w:rPr>
          <w:rFonts w:hint="eastAsia"/>
        </w:rPr>
        <w:t>配置文件的提交</w:t>
      </w:r>
    </w:p>
    <w:p>
      <w:r>
        <w:rPr>
          <w:rFonts w:hint="eastAsia"/>
        </w:rPr>
        <w:tab/>
      </w:r>
      <w:r>
        <w:rPr>
          <w:rFonts w:hint="eastAsia"/>
        </w:rPr>
        <w:tab/>
      </w:r>
      <w:r>
        <w:rPr>
          <w:rFonts w:hint="eastAsia"/>
        </w:rPr>
        <w:t>业务添加配置需要在</w:t>
      </w:r>
      <w:r>
        <w:fldChar w:fldCharType="begin"/>
      </w:r>
      <w:r>
        <w:instrText xml:space="preserve"> HYPERLINK "http://testgitlab.mogoroom.com/pb/mogoroom-config中提交" </w:instrText>
      </w:r>
      <w:r>
        <w:fldChar w:fldCharType="separate"/>
      </w:r>
      <w:r>
        <w:rPr>
          <w:rStyle w:val="34"/>
        </w:rPr>
        <w:t>http://testgitlab.mogoroom.com/pb/mogoroom-config</w:t>
      </w:r>
      <w:r>
        <w:rPr>
          <w:rStyle w:val="34"/>
        </w:rPr>
        <w:fldChar w:fldCharType="end"/>
      </w:r>
      <w:r>
        <w:rPr>
          <w:rFonts w:hint="eastAsia"/>
        </w:rPr>
        <w:t>中提交自己的配置到开发分支，如果需要集成测试时候需要提交到测试分支。</w:t>
      </w:r>
    </w:p>
    <w:p>
      <w:pPr>
        <w:pStyle w:val="73"/>
        <w:ind w:left="720" w:firstLine="0" w:firstLineChars="0"/>
      </w:pPr>
      <w:r>
        <w:t>dev_config</w:t>
      </w:r>
      <w:r>
        <w:rPr>
          <w:rFonts w:hint="eastAsia"/>
        </w:rPr>
        <w:t>分支中</w:t>
      </w:r>
    </w:p>
    <w:p>
      <w:pPr>
        <w:pStyle w:val="73"/>
        <w:ind w:left="720" w:firstLine="405" w:firstLineChars="0"/>
      </w:pPr>
      <w:r>
        <w:rPr>
          <w:rFonts w:hint="eastAsia"/>
        </w:rPr>
        <w:t>--renter</w:t>
      </w:r>
    </w:p>
    <w:p>
      <w:pPr>
        <w:pStyle w:val="73"/>
        <w:ind w:left="720" w:firstLine="405" w:firstLineChars="0"/>
      </w:pPr>
      <w:r>
        <w:rPr>
          <w:rFonts w:hint="eastAsia"/>
        </w:rPr>
        <w:t xml:space="preserve">    --</w:t>
      </w:r>
      <w:r>
        <w:t xml:space="preserve"> sys</w:t>
      </w:r>
      <w:r>
        <w:rPr>
          <w:rFonts w:hint="eastAsia"/>
        </w:rPr>
        <w:t>tem</w:t>
      </w:r>
      <w:r>
        <w:t>config.properties</w:t>
      </w:r>
    </w:p>
    <w:p>
      <w:pPr>
        <w:pStyle w:val="73"/>
        <w:ind w:left="0" w:firstLine="0" w:firstLineChars="0"/>
        <w:rPr>
          <w:strike w:val="0"/>
          <w:shd w:val="clear" w:color="FFFFFF" w:fill="D9D9D9"/>
        </w:rPr>
      </w:pPr>
      <w:r>
        <w:rPr>
          <w:rFonts w:hint="eastAsia"/>
          <w:strike w:val="0"/>
          <w:shd w:val="clear" w:color="FFFFFF" w:fill="D9D9D9"/>
        </w:rPr>
        <w:t>#</w:t>
      </w:r>
      <w:r>
        <w:rPr>
          <w:strike w:val="0"/>
          <w:shd w:val="clear" w:color="FFFFFF" w:fill="D9D9D9"/>
        </w:rPr>
        <w:fldChar w:fldCharType="begin"/>
      </w:r>
      <w:r>
        <w:rPr>
          <w:strike w:val="0"/>
          <w:shd w:val="clear" w:color="FFFFFF" w:fill="D9D9D9"/>
        </w:rPr>
        <w:instrText xml:space="preserve"> HYPERLINK "mailto:opt@release5.1.0" </w:instrText>
      </w:r>
      <w:r>
        <w:rPr>
          <w:strike w:val="0"/>
          <w:shd w:val="clear" w:color="FFFFFF" w:fill="D9D9D9"/>
        </w:rPr>
        <w:fldChar w:fldCharType="separate"/>
      </w:r>
      <w:r>
        <w:rPr>
          <w:rStyle w:val="34"/>
          <w:rFonts w:hint="eastAsia"/>
          <w:strike w:val="0"/>
          <w:shd w:val="clear" w:color="FFFFFF" w:fill="D9D9D9"/>
        </w:rPr>
        <w:t>new@release5.1.0#</w:t>
      </w:r>
      <w:r>
        <w:rPr>
          <w:rStyle w:val="34"/>
          <w:rFonts w:hint="eastAsia"/>
          <w:strike w:val="0"/>
          <w:shd w:val="clear" w:color="FFFFFF" w:fill="D9D9D9"/>
        </w:rPr>
        <w:fldChar w:fldCharType="end"/>
      </w:r>
      <w:r>
        <w:rPr>
          <w:rFonts w:hint="eastAsia"/>
          <w:strike w:val="0"/>
          <w:shd w:val="clear" w:color="FFFFFF" w:fill="D9D9D9"/>
        </w:rPr>
        <w:t>env：中行支付key</w:t>
      </w:r>
    </w:p>
    <w:p>
      <w:pPr>
        <w:ind w:left="0"/>
        <w:rPr>
          <w:strike w:val="0"/>
          <w:shd w:val="clear" w:color="FFFFFF" w:fill="D9D9D9"/>
        </w:rPr>
      </w:pPr>
      <w:r>
        <w:rPr>
          <w:rFonts w:hint="eastAsia"/>
          <w:strike w:val="0"/>
          <w:shd w:val="clear" w:color="FFFFFF" w:fill="D9D9D9"/>
        </w:rPr>
        <w:t>system_config.pay.boc.key=1</w:t>
      </w:r>
    </w:p>
    <w:p>
      <w:pPr>
        <w:pStyle w:val="73"/>
        <w:ind w:left="720" w:firstLine="405" w:firstLineChars="0"/>
      </w:pPr>
    </w:p>
    <w:p>
      <w:pPr>
        <w:pStyle w:val="2"/>
      </w:pPr>
      <w:bookmarkStart w:id="212" w:name="_Toc1378086759"/>
      <w:bookmarkStart w:id="213" w:name="_Toc1935652338"/>
      <w:bookmarkStart w:id="214" w:name="_Toc495785672"/>
      <w:bookmarkStart w:id="215" w:name="_Toc2020122183"/>
      <w:bookmarkStart w:id="216" w:name="_Toc1596666047"/>
      <w:bookmarkStart w:id="217" w:name="_Toc1986061071"/>
      <w:bookmarkStart w:id="218" w:name="_Toc2132272051"/>
      <w:r>
        <w:rPr>
          <w:rFonts w:hint="eastAsia"/>
        </w:rPr>
        <w:t>事务规范</w:t>
      </w:r>
      <w:bookmarkEnd w:id="212"/>
      <w:bookmarkEnd w:id="213"/>
      <w:bookmarkEnd w:id="214"/>
      <w:bookmarkEnd w:id="215"/>
      <w:bookmarkEnd w:id="216"/>
      <w:bookmarkEnd w:id="217"/>
      <w:bookmarkEnd w:id="218"/>
    </w:p>
    <w:p>
      <w:pPr>
        <w:pStyle w:val="3"/>
      </w:pPr>
      <w:bookmarkStart w:id="219" w:name="_Toc495785673"/>
      <w:bookmarkStart w:id="220" w:name="_Toc1767865422"/>
      <w:bookmarkStart w:id="221" w:name="_Toc1514659318"/>
      <w:bookmarkStart w:id="222" w:name="_Toc118004855"/>
      <w:bookmarkStart w:id="223" w:name="_Toc898470929"/>
      <w:bookmarkStart w:id="224" w:name="_Toc456418460"/>
      <w:bookmarkStart w:id="225" w:name="_Toc316518569"/>
      <w:r>
        <w:rPr>
          <w:rStyle w:val="64"/>
          <w:b/>
          <w:bCs/>
          <w:sz w:val="30"/>
        </w:rPr>
        <w:t>【强制】不要对类（的所有方法）添加事务</w:t>
      </w:r>
      <w:r>
        <w:t>。</w:t>
      </w:r>
      <w:bookmarkEnd w:id="219"/>
      <w:bookmarkEnd w:id="220"/>
      <w:bookmarkEnd w:id="221"/>
      <w:bookmarkEnd w:id="222"/>
      <w:bookmarkEnd w:id="223"/>
      <w:bookmarkEnd w:id="224"/>
      <w:bookmarkEnd w:id="225"/>
    </w:p>
    <w:p>
      <w:pPr>
        <w:rPr>
          <w:rFonts w:ascii="SimSun" w:hAnsi="SimSun" w:cs="Arial"/>
          <w:color w:val="333333"/>
          <w:sz w:val="18"/>
          <w:szCs w:val="18"/>
        </w:rPr>
      </w:pPr>
      <w:r>
        <w:rPr>
          <w:rFonts w:ascii="SimSun" w:hAnsi="SimSun" w:cs="Arial"/>
          <w:color w:val="333333"/>
          <w:sz w:val="18"/>
          <w:szCs w:val="18"/>
        </w:rPr>
        <w:t>例如：</w:t>
      </w:r>
    </w:p>
    <w:p>
      <w:pPr>
        <w:rPr>
          <w:rFonts w:ascii="SimSun" w:hAnsi="SimSun" w:cs="Arial"/>
          <w:color w:val="333333"/>
          <w:sz w:val="18"/>
          <w:szCs w:val="18"/>
        </w:rPr>
      </w:pPr>
      <w:r>
        <w:rPr>
          <w:rStyle w:val="33"/>
          <w:color w:val="333333"/>
          <w:sz w:val="18"/>
          <w:szCs w:val="18"/>
          <w:shd w:val="clear" w:color="auto" w:fill="FBFAF9"/>
        </w:rPr>
        <w:t>@Transactional(propagation = Propagation.REQUIRES_NEW, readOnly = false, rollbackFor = Exception.class) BusinessRecordFacadeImpl</w:t>
      </w:r>
    </w:p>
    <w:p>
      <w:pPr>
        <w:rPr>
          <w:rFonts w:ascii="SimSun" w:hAnsi="SimSun"/>
        </w:rPr>
      </w:pPr>
    </w:p>
    <w:p>
      <w:pPr>
        <w:pStyle w:val="3"/>
      </w:pPr>
      <w:bookmarkStart w:id="226" w:name="_Toc495785674"/>
      <w:bookmarkStart w:id="227" w:name="_Toc174598767"/>
      <w:bookmarkStart w:id="228" w:name="_Toc425814566"/>
      <w:bookmarkStart w:id="229" w:name="_Toc443962598"/>
      <w:bookmarkStart w:id="230" w:name="_Toc1921727912"/>
      <w:bookmarkStart w:id="231" w:name="_Toc2105391465"/>
      <w:bookmarkStart w:id="232" w:name="_Toc1080016875"/>
      <w:r>
        <w:t>【推荐】不要总是去新启动一个事务（除非你真的需要）</w:t>
      </w:r>
      <w:bookmarkEnd w:id="226"/>
      <w:bookmarkEnd w:id="227"/>
      <w:bookmarkEnd w:id="228"/>
      <w:bookmarkEnd w:id="229"/>
      <w:bookmarkEnd w:id="230"/>
      <w:bookmarkEnd w:id="231"/>
      <w:bookmarkEnd w:id="232"/>
    </w:p>
    <w:p>
      <w:pPr>
        <w:rPr>
          <w:rFonts w:ascii="SimSun" w:hAnsi="SimSun" w:cs="Arial"/>
          <w:b/>
          <w:color w:val="333333"/>
          <w:sz w:val="18"/>
          <w:szCs w:val="18"/>
        </w:rPr>
      </w:pPr>
      <w:r>
        <w:rPr>
          <w:rFonts w:ascii="SimSun" w:hAnsi="SimSun" w:cs="Arial"/>
          <w:color w:val="333333"/>
          <w:sz w:val="18"/>
          <w:szCs w:val="18"/>
        </w:rPr>
        <w:t xml:space="preserve">尽量使用 Propagation.REQUIRED </w:t>
      </w:r>
      <w:r>
        <w:rPr>
          <w:rFonts w:hint="eastAsia" w:ascii="SimSun" w:hAnsi="SimSun" w:cs="Arial"/>
          <w:color w:val="333333"/>
          <w:sz w:val="18"/>
          <w:szCs w:val="18"/>
        </w:rPr>
        <w:t>默认</w:t>
      </w:r>
      <w:r>
        <w:rPr>
          <w:rFonts w:ascii="SimSun" w:hAnsi="SimSun" w:cs="Arial"/>
          <w:color w:val="333333"/>
          <w:sz w:val="18"/>
          <w:szCs w:val="18"/>
        </w:rPr>
        <w:t>代替 Propagation.REQUIRES_NEW。如果你（真的）需要在自己的事务上下文中执行业务请使用 Propagation.NESTED</w:t>
      </w:r>
    </w:p>
    <w:p>
      <w:pPr>
        <w:pStyle w:val="3"/>
      </w:pPr>
      <w:bookmarkStart w:id="233" w:name="_Toc562250593"/>
      <w:bookmarkStart w:id="234" w:name="_Toc495785675"/>
      <w:bookmarkStart w:id="235" w:name="_Toc410627135"/>
      <w:bookmarkStart w:id="236" w:name="_Toc897760390"/>
      <w:bookmarkStart w:id="237" w:name="_Toc1810292496"/>
      <w:bookmarkStart w:id="238" w:name="_Toc971354911"/>
      <w:bookmarkStart w:id="239" w:name="_Toc1788842125"/>
      <w:r>
        <w:t>【强制】不得使用</w:t>
      </w:r>
      <w:bookmarkEnd w:id="233"/>
      <w:bookmarkEnd w:id="234"/>
      <w:r>
        <w:t>事务超时时间</w:t>
      </w:r>
      <w:bookmarkEnd w:id="235"/>
      <w:bookmarkEnd w:id="236"/>
      <w:bookmarkEnd w:id="237"/>
      <w:bookmarkEnd w:id="238"/>
      <w:bookmarkEnd w:id="239"/>
    </w:p>
    <w:p>
      <w:pPr>
        <w:rPr>
          <w:rFonts w:ascii="SimSun" w:hAnsi="SimSun" w:cs="Arial"/>
          <w:color w:val="333333"/>
          <w:sz w:val="18"/>
          <w:szCs w:val="18"/>
        </w:rPr>
      </w:pPr>
      <w:r>
        <w:rPr>
          <w:rStyle w:val="33"/>
          <w:color w:val="333333"/>
          <w:sz w:val="18"/>
          <w:szCs w:val="18"/>
          <w:shd w:val="clear" w:color="auto" w:fill="FBFAF9"/>
        </w:rPr>
        <w:t>@Transactional(rollbackFor=Exception.class,propagation=Propagation.REQUIRED,timeout=2) public class FlatsFacadeImpl</w:t>
      </w:r>
    </w:p>
    <w:p>
      <w:pPr>
        <w:rPr>
          <w:rFonts w:ascii="SimSun" w:hAnsi="SimSun" w:cs="Arial"/>
          <w:color w:val="333333"/>
          <w:sz w:val="18"/>
          <w:szCs w:val="18"/>
        </w:rPr>
      </w:pPr>
      <w:r>
        <w:rPr>
          <w:rFonts w:ascii="SimSun" w:hAnsi="SimSun" w:cs="Arial"/>
          <w:color w:val="333333"/>
          <w:sz w:val="18"/>
          <w:szCs w:val="18"/>
        </w:rPr>
        <w:t>不要指定超时时间，你控制不了！</w:t>
      </w:r>
    </w:p>
    <w:p>
      <w:pPr>
        <w:pStyle w:val="3"/>
      </w:pPr>
      <w:bookmarkStart w:id="240" w:name="_Toc948975816"/>
      <w:bookmarkStart w:id="241" w:name="_Toc514345738"/>
      <w:bookmarkStart w:id="242" w:name="_Toc1666679555"/>
      <w:bookmarkStart w:id="243" w:name="_Toc495785676"/>
      <w:bookmarkStart w:id="244" w:name="_Toc31762850"/>
      <w:bookmarkStart w:id="245" w:name="_Toc244213510"/>
      <w:bookmarkStart w:id="246" w:name="_Toc1265875622"/>
      <w:r>
        <w:t>【强制】</w:t>
      </w:r>
      <w:r>
        <w:rPr>
          <w:rFonts w:hint="eastAsia"/>
        </w:rPr>
        <w:t>任何时候不要去改隔离级别</w:t>
      </w:r>
      <w:bookmarkEnd w:id="240"/>
      <w:bookmarkEnd w:id="241"/>
      <w:bookmarkEnd w:id="242"/>
      <w:bookmarkEnd w:id="243"/>
      <w:bookmarkEnd w:id="244"/>
      <w:bookmarkEnd w:id="245"/>
      <w:bookmarkEnd w:id="246"/>
    </w:p>
    <w:p>
      <w:pPr>
        <w:rPr>
          <w:rStyle w:val="33"/>
          <w:color w:val="333333"/>
          <w:sz w:val="18"/>
          <w:szCs w:val="18"/>
          <w:shd w:val="clear" w:color="auto" w:fill="FBFAF9"/>
        </w:rPr>
      </w:pPr>
      <w:r>
        <w:rPr>
          <w:rStyle w:val="33"/>
          <w:rFonts w:hint="eastAsia"/>
          <w:color w:val="333333"/>
          <w:sz w:val="18"/>
          <w:szCs w:val="18"/>
          <w:shd w:val="clear" w:color="auto" w:fill="FBFAF9"/>
        </w:rPr>
        <w:t>最好的事务添加方式，在需要加事物的方法上加</w:t>
      </w:r>
      <w:r>
        <w:rPr>
          <w:rStyle w:val="33"/>
          <w:color w:val="333333"/>
          <w:sz w:val="18"/>
          <w:szCs w:val="18"/>
          <w:shd w:val="clear" w:color="auto" w:fill="FBFAF9"/>
        </w:rPr>
        <w:t xml:space="preserve"> @Transactional(rollbackFor=Exception.class)</w:t>
      </w:r>
    </w:p>
    <w:p>
      <w:pPr>
        <w:rPr>
          <w:rStyle w:val="33"/>
          <w:color w:val="333333"/>
          <w:sz w:val="18"/>
          <w:szCs w:val="18"/>
          <w:shd w:val="clear" w:color="auto" w:fill="FBFAF9"/>
        </w:rPr>
      </w:pPr>
      <w:r>
        <w:rPr>
          <w:rStyle w:val="33"/>
          <w:rFonts w:hint="eastAsia"/>
          <w:color w:val="333333"/>
          <w:sz w:val="18"/>
          <w:szCs w:val="18"/>
          <w:shd w:val="clear" w:color="auto" w:fill="FBFAF9"/>
        </w:rPr>
        <w:t>一定要加</w:t>
      </w:r>
      <w:r>
        <w:rPr>
          <w:rStyle w:val="33"/>
          <w:color w:val="333333"/>
          <w:sz w:val="18"/>
          <w:szCs w:val="18"/>
          <w:shd w:val="clear" w:color="auto" w:fill="FBFAF9"/>
        </w:rPr>
        <w:t xml:space="preserve">rollbackFor=Exception.class </w:t>
      </w:r>
    </w:p>
    <w:p>
      <w:pPr>
        <w:rPr>
          <w:rStyle w:val="33"/>
          <w:color w:val="333333"/>
          <w:sz w:val="18"/>
          <w:szCs w:val="18"/>
          <w:shd w:val="clear" w:color="auto" w:fill="FBFAF9"/>
        </w:rPr>
      </w:pPr>
    </w:p>
    <w:p>
      <w:pPr>
        <w:pStyle w:val="3"/>
      </w:pPr>
      <w:bookmarkStart w:id="247" w:name="_Toc679724040"/>
      <w:bookmarkStart w:id="248" w:name="_Toc1355564973"/>
      <w:bookmarkStart w:id="249" w:name="_Toc933881773"/>
      <w:bookmarkStart w:id="250" w:name="_Toc1856369253"/>
      <w:bookmarkStart w:id="251" w:name="_Toc1736517391"/>
      <w:bookmarkStart w:id="252" w:name="_Toc1232919685"/>
      <w:r>
        <w:t>【强制】只读接口不允许使用</w:t>
      </w:r>
      <w:r>
        <w:rPr>
          <w:rFonts w:hint="default"/>
        </w:rPr>
        <w:t>事务</w:t>
      </w:r>
      <w:bookmarkEnd w:id="247"/>
      <w:bookmarkEnd w:id="248"/>
      <w:bookmarkEnd w:id="249"/>
      <w:bookmarkEnd w:id="250"/>
      <w:bookmarkEnd w:id="251"/>
      <w:bookmarkEnd w:id="252"/>
    </w:p>
    <w:p>
      <w:pPr>
        <w:rPr>
          <w:rStyle w:val="33"/>
          <w:rFonts w:hint="default" w:ascii="SimSun"/>
          <w:color w:val="333333"/>
          <w:sz w:val="18"/>
          <w:szCs w:val="18"/>
          <w:shd w:val="clear" w:color="auto" w:fill="FBFAF9"/>
        </w:rPr>
      </w:pPr>
      <w:r>
        <w:rPr>
          <w:rStyle w:val="33"/>
          <w:rFonts w:hint="default" w:ascii="SimSun"/>
          <w:color w:val="333333"/>
          <w:sz w:val="18"/>
          <w:szCs w:val="18"/>
          <w:shd w:val="clear" w:color="auto" w:fill="FBFAF9"/>
        </w:rPr>
        <w:t>只读接口不允许使用事务，更不得使用只读事务。</w:t>
      </w:r>
    </w:p>
    <w:p>
      <w:pPr>
        <w:rPr>
          <w:rStyle w:val="33"/>
          <w:rFonts w:hint="default" w:ascii="SimSun"/>
          <w:color w:val="333333"/>
          <w:sz w:val="18"/>
          <w:szCs w:val="18"/>
          <w:shd w:val="clear" w:color="auto" w:fill="FBFAF9"/>
        </w:rPr>
      </w:pPr>
      <w:r>
        <w:rPr>
          <w:rStyle w:val="33"/>
          <w:rFonts w:hint="default" w:ascii="SimSun"/>
          <w:color w:val="333333"/>
          <w:sz w:val="18"/>
          <w:szCs w:val="18"/>
          <w:shd w:val="clear" w:color="auto" w:fill="FBFAF9"/>
        </w:rPr>
        <w:t>为了确保可重复读而使用只读事务，只能是自欺欺人的行为。其实这完全可以通过缓存来解决。</w:t>
      </w:r>
    </w:p>
    <w:p>
      <w:pPr>
        <w:rPr>
          <w:rStyle w:val="33"/>
          <w:color w:val="333333"/>
          <w:sz w:val="18"/>
          <w:szCs w:val="18"/>
          <w:shd w:val="clear" w:color="auto" w:fill="FBFAF9"/>
        </w:rPr>
      </w:pPr>
      <w:r>
        <w:rPr>
          <w:rStyle w:val="33"/>
          <w:rFonts w:hint="default" w:ascii="SimSun"/>
          <w:color w:val="333333"/>
          <w:sz w:val="18"/>
          <w:szCs w:val="18"/>
          <w:shd w:val="clear" w:color="auto" w:fill="FBFAF9"/>
        </w:rPr>
        <w:t>而且引入不必要的事务，会引起连接无法及时释放。</w:t>
      </w:r>
    </w:p>
    <w:p>
      <w:pPr>
        <w:rPr>
          <w:rStyle w:val="33"/>
          <w:color w:val="333333"/>
          <w:sz w:val="18"/>
          <w:szCs w:val="18"/>
          <w:shd w:val="clear" w:color="auto" w:fill="FBFAF9"/>
        </w:rPr>
      </w:pPr>
    </w:p>
    <w:p>
      <w:pPr>
        <w:pStyle w:val="3"/>
      </w:pPr>
      <w:bookmarkStart w:id="253" w:name="_Toc2112952188"/>
      <w:bookmarkStart w:id="254" w:name="_Toc692935093"/>
      <w:bookmarkStart w:id="255" w:name="_Toc822955314"/>
      <w:bookmarkStart w:id="256" w:name="_Toc953516283"/>
      <w:bookmarkStart w:id="257" w:name="_Toc1240820784"/>
      <w:r>
        <w:t>【强制】</w:t>
      </w:r>
      <w:r>
        <w:rPr>
          <w:rFonts w:hint="default"/>
        </w:rPr>
        <w:t>严禁在事务中访问第三方</w:t>
      </w:r>
      <w:bookmarkEnd w:id="253"/>
      <w:bookmarkEnd w:id="254"/>
      <w:bookmarkEnd w:id="255"/>
      <w:bookmarkEnd w:id="256"/>
      <w:bookmarkEnd w:id="257"/>
    </w:p>
    <w:p>
      <w:pPr>
        <w:rPr>
          <w:rStyle w:val="33"/>
          <w:color w:val="333333"/>
          <w:sz w:val="18"/>
          <w:szCs w:val="18"/>
          <w:shd w:val="clear" w:color="auto" w:fill="FBFAF9"/>
        </w:rPr>
      </w:pPr>
      <w:r>
        <w:rPr>
          <w:rStyle w:val="33"/>
          <w:rFonts w:hint="default"/>
          <w:color w:val="333333"/>
          <w:sz w:val="18"/>
          <w:szCs w:val="18"/>
          <w:shd w:val="clear" w:color="auto" w:fill="FBFAF9"/>
        </w:rPr>
        <w:t>严禁在事务中访问第三方。</w:t>
      </w:r>
      <w:r>
        <w:rPr>
          <w:rStyle w:val="33"/>
          <w:rFonts w:hint="default" w:ascii="SimSun"/>
          <w:color w:val="333333"/>
          <w:sz w:val="18"/>
          <w:szCs w:val="18"/>
          <w:shd w:val="clear" w:color="auto" w:fill="FBFAF9"/>
        </w:rPr>
        <w:t>因为</w:t>
      </w:r>
      <w:r>
        <w:rPr>
          <w:rStyle w:val="33"/>
          <w:rFonts w:hint="default"/>
          <w:color w:val="333333"/>
          <w:sz w:val="18"/>
          <w:szCs w:val="18"/>
          <w:shd w:val="clear" w:color="auto" w:fill="FBFAF9"/>
        </w:rPr>
        <w:t>只要进入了</w:t>
      </w:r>
      <w:r>
        <w:rPr>
          <w:rStyle w:val="33"/>
          <w:rFonts w:hint="default" w:ascii="SimSun"/>
          <w:color w:val="333333"/>
          <w:sz w:val="18"/>
          <w:szCs w:val="18"/>
          <w:shd w:val="clear" w:color="auto" w:fill="FBFAF9"/>
        </w:rPr>
        <w:t>Transactional，哪怕没有任何SQL语句，都会占用数据库连接。所以，一旦</w:t>
      </w:r>
      <w:r>
        <w:rPr>
          <w:rStyle w:val="33"/>
          <w:rFonts w:hint="default"/>
          <w:color w:val="333333"/>
          <w:sz w:val="18"/>
          <w:szCs w:val="18"/>
          <w:shd w:val="clear" w:color="auto" w:fill="FBFAF9"/>
        </w:rPr>
        <w:t>在事务中访问第三方，第三方的故障可能会导致我方的数据库连接被大量占用。会产生灾难性的结果。</w:t>
      </w:r>
    </w:p>
    <w:p>
      <w:pPr>
        <w:rPr>
          <w:rStyle w:val="33"/>
          <w:color w:val="333333"/>
          <w:sz w:val="18"/>
          <w:szCs w:val="18"/>
          <w:shd w:val="clear" w:color="auto" w:fill="FBFAF9"/>
        </w:rPr>
      </w:pPr>
    </w:p>
    <w:p>
      <w:pPr>
        <w:pStyle w:val="3"/>
      </w:pPr>
      <w:bookmarkStart w:id="258" w:name="_Toc1147233993"/>
      <w:bookmarkStart w:id="259" w:name="_Toc1467276036"/>
      <w:bookmarkStart w:id="260" w:name="_Toc2089069236"/>
      <w:bookmarkStart w:id="261" w:name="_Toc1574271134"/>
      <w:bookmarkStart w:id="262" w:name="_Toc1871447654"/>
      <w:r>
        <w:t>【推荐】</w:t>
      </w:r>
      <w:r>
        <w:rPr>
          <w:rFonts w:hint="default"/>
        </w:rPr>
        <w:t>事务下沉</w:t>
      </w:r>
      <w:bookmarkEnd w:id="258"/>
      <w:bookmarkEnd w:id="259"/>
      <w:bookmarkEnd w:id="260"/>
      <w:bookmarkEnd w:id="261"/>
      <w:bookmarkEnd w:id="262"/>
    </w:p>
    <w:p>
      <w:pPr>
        <w:rPr>
          <w:rStyle w:val="33"/>
          <w:rFonts w:ascii="SimSun"/>
          <w:color w:val="333333"/>
          <w:sz w:val="18"/>
          <w:szCs w:val="18"/>
          <w:shd w:val="clear" w:color="auto" w:fill="FBFAF9"/>
        </w:rPr>
      </w:pPr>
      <w:r>
        <w:rPr>
          <w:rStyle w:val="33"/>
          <w:color w:val="333333"/>
          <w:sz w:val="18"/>
          <w:szCs w:val="18"/>
          <w:shd w:val="clear" w:color="auto" w:fill="FBFAF9"/>
        </w:rPr>
        <w:t>推荐事务下沉到</w:t>
      </w:r>
      <w:r>
        <w:rPr>
          <w:rStyle w:val="33"/>
          <w:rFonts w:ascii="SimSun"/>
          <w:color w:val="333333"/>
          <w:sz w:val="18"/>
          <w:szCs w:val="18"/>
          <w:shd w:val="clear" w:color="auto" w:fill="FBFAF9"/>
        </w:rPr>
        <w:t>service级别，不在facade层进行控制。</w:t>
      </w:r>
    </w:p>
    <w:p>
      <w:pPr>
        <w:rPr>
          <w:rStyle w:val="33"/>
          <w:rFonts w:ascii="SimSun"/>
          <w:color w:val="333333"/>
          <w:sz w:val="18"/>
          <w:szCs w:val="18"/>
          <w:shd w:val="clear" w:color="auto" w:fill="FBFAF9"/>
        </w:rPr>
      </w:pPr>
      <w:r>
        <w:rPr>
          <w:rStyle w:val="33"/>
          <w:rFonts w:ascii="SimSun"/>
          <w:color w:val="333333"/>
          <w:sz w:val="18"/>
          <w:szCs w:val="18"/>
          <w:shd w:val="clear" w:color="auto" w:fill="FBFAF9"/>
        </w:rPr>
        <w:t>在服务化阶段这将是强制规则。届时，多个service将意味着多个jvm/db，facade层完全无法控制事务。</w:t>
      </w:r>
    </w:p>
    <w:p>
      <w:pPr>
        <w:rPr>
          <w:rStyle w:val="33"/>
          <w:rFonts w:ascii="SimSun"/>
          <w:color w:val="333333"/>
          <w:sz w:val="18"/>
          <w:szCs w:val="18"/>
          <w:shd w:val="clear" w:color="auto" w:fill="FBFAF9"/>
        </w:rPr>
      </w:pPr>
    </w:p>
    <w:p>
      <w:pPr>
        <w:pStyle w:val="3"/>
      </w:pPr>
      <w:bookmarkStart w:id="263" w:name="_Toc336067760"/>
      <w:bookmarkStart w:id="264" w:name="_Toc1466311736"/>
      <w:bookmarkStart w:id="265" w:name="_Toc983813125"/>
      <w:bookmarkStart w:id="266" w:name="_Toc2010965006"/>
      <w:bookmarkStart w:id="267" w:name="_Toc769676050"/>
      <w:r>
        <w:t>【推荐】</w:t>
      </w:r>
      <w:r>
        <w:rPr>
          <w:rFonts w:hint="default"/>
        </w:rPr>
        <w:t>事务粒度最小化</w:t>
      </w:r>
      <w:bookmarkEnd w:id="263"/>
      <w:bookmarkEnd w:id="264"/>
      <w:bookmarkEnd w:id="265"/>
      <w:bookmarkEnd w:id="266"/>
      <w:bookmarkEnd w:id="267"/>
    </w:p>
    <w:p>
      <w:pPr>
        <w:rPr>
          <w:rStyle w:val="33"/>
          <w:color w:val="333333"/>
          <w:sz w:val="18"/>
          <w:szCs w:val="18"/>
          <w:shd w:val="clear" w:color="auto" w:fill="FBFAF9"/>
        </w:rPr>
      </w:pPr>
      <w:r>
        <w:rPr>
          <w:rStyle w:val="33"/>
          <w:color w:val="333333"/>
          <w:sz w:val="18"/>
          <w:szCs w:val="18"/>
          <w:shd w:val="clear" w:color="auto" w:fill="FBFAF9"/>
        </w:rPr>
        <w:t>为了尽量少占用数据库连接，需要将事务粒度最小化。对于大多数场景</w:t>
      </w:r>
      <w:r>
        <w:rPr>
          <w:rStyle w:val="33"/>
          <w:rFonts w:ascii="SimSun"/>
          <w:color w:val="333333"/>
          <w:sz w:val="18"/>
          <w:szCs w:val="18"/>
          <w:shd w:val="clear" w:color="auto" w:fill="FBFAF9"/>
        </w:rPr>
        <w:t>/模块而言，可以不使用事务。只有账务等极少数场景是必须使用事务的。</w:t>
      </w:r>
    </w:p>
    <w:p>
      <w:pPr>
        <w:rPr>
          <w:rStyle w:val="33"/>
          <w:color w:val="333333"/>
          <w:sz w:val="18"/>
          <w:szCs w:val="18"/>
          <w:shd w:val="clear" w:color="auto" w:fill="FBFAF9"/>
        </w:rPr>
      </w:pPr>
    </w:p>
    <w:p>
      <w:pPr>
        <w:rPr>
          <w:rStyle w:val="33"/>
          <w:color w:val="333333"/>
          <w:sz w:val="18"/>
          <w:szCs w:val="18"/>
          <w:shd w:val="clear" w:color="auto" w:fill="FBFAF9"/>
        </w:rPr>
      </w:pPr>
    </w:p>
    <w:p>
      <w:pPr>
        <w:rPr>
          <w:rStyle w:val="33"/>
          <w:color w:val="333333"/>
          <w:sz w:val="18"/>
          <w:szCs w:val="18"/>
          <w:shd w:val="clear" w:color="auto" w:fill="FBFAF9"/>
        </w:rPr>
        <w:sectPr>
          <w:pgSz w:w="11906" w:h="16838"/>
          <w:pgMar w:top="1440" w:right="1800" w:bottom="1440" w:left="1800" w:header="851" w:footer="992" w:gutter="0"/>
          <w:cols w:space="720" w:num="1"/>
          <w:titlePg/>
          <w:docGrid w:type="lines" w:linePitch="312" w:charSpace="0"/>
        </w:sectPr>
      </w:pPr>
    </w:p>
    <w:p>
      <w:pPr>
        <w:pStyle w:val="2"/>
      </w:pPr>
      <w:bookmarkStart w:id="268" w:name="_Toc1459087668"/>
      <w:bookmarkStart w:id="269" w:name="_Toc905615891"/>
      <w:bookmarkStart w:id="270" w:name="_Toc1910964800"/>
      <w:bookmarkStart w:id="271" w:name="_Toc495785677"/>
      <w:bookmarkStart w:id="272" w:name="_Toc619884378"/>
      <w:bookmarkStart w:id="273" w:name="_Toc1746087928"/>
      <w:bookmarkStart w:id="274" w:name="_Toc1728000051"/>
      <w:r>
        <w:rPr>
          <w:rFonts w:hint="eastAsia"/>
        </w:rPr>
        <w:t>日志规范(1.2)</w:t>
      </w:r>
      <w:bookmarkEnd w:id="268"/>
      <w:bookmarkEnd w:id="269"/>
      <w:bookmarkEnd w:id="270"/>
      <w:bookmarkEnd w:id="271"/>
      <w:bookmarkEnd w:id="272"/>
      <w:bookmarkEnd w:id="273"/>
      <w:bookmarkEnd w:id="274"/>
    </w:p>
    <w:p>
      <w:pPr>
        <w:pBdr>
          <w:bottom w:val="single" w:color="auto" w:sz="6" w:space="1"/>
        </w:pBdr>
        <w:ind w:right="840"/>
        <w:jc w:val="center"/>
        <w:rPr>
          <w:rFonts w:ascii="Microsoft YaHei" w:hAnsi="Microsoft YaHei"/>
          <w:b/>
          <w:szCs w:val="20"/>
        </w:rPr>
      </w:pPr>
      <w:r>
        <w:rPr>
          <w:rFonts w:hint="eastAsia" w:ascii="Microsoft YaHei" w:hAnsi="Microsoft YaHei"/>
          <w:b/>
          <w:szCs w:val="20"/>
        </w:rPr>
        <w:t>修订历史</w:t>
      </w:r>
    </w:p>
    <w:p>
      <w:pPr>
        <w:rPr>
          <w:rFonts w:ascii="Microsoft YaHei" w:hAnsi="Microsoft YaHei"/>
        </w:rPr>
      </w:pPr>
    </w:p>
    <w:tbl>
      <w:tblPr>
        <w:tblStyle w:val="37"/>
        <w:tblW w:w="6961" w:type="dxa"/>
        <w:jc w:val="center"/>
        <w:tblInd w:w="0" w:type="dxa"/>
        <w:tblLayout w:type="fixed"/>
        <w:tblCellMar>
          <w:top w:w="0" w:type="dxa"/>
          <w:left w:w="108" w:type="dxa"/>
          <w:bottom w:w="0" w:type="dxa"/>
          <w:right w:w="108" w:type="dxa"/>
        </w:tblCellMar>
      </w:tblPr>
      <w:tblGrid>
        <w:gridCol w:w="1069"/>
        <w:gridCol w:w="1068"/>
        <w:gridCol w:w="3287"/>
        <w:gridCol w:w="1537"/>
      </w:tblGrid>
      <w:tr>
        <w:tblPrEx>
          <w:tblLayout w:type="fixed"/>
          <w:tblCellMar>
            <w:top w:w="0" w:type="dxa"/>
            <w:left w:w="108" w:type="dxa"/>
            <w:bottom w:w="0" w:type="dxa"/>
            <w:right w:w="108" w:type="dxa"/>
          </w:tblCellMar>
        </w:tblPrEx>
        <w:trPr>
          <w:trHeight w:val="285" w:hRule="atLeast"/>
          <w:jc w:val="center"/>
        </w:trPr>
        <w:tc>
          <w:tcPr>
            <w:tcW w:w="1069" w:type="dxa"/>
            <w:tcBorders>
              <w:top w:val="single" w:color="auto" w:sz="8" w:space="0"/>
              <w:left w:val="single" w:color="auto" w:sz="8"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版本号</w:t>
            </w:r>
          </w:p>
        </w:tc>
        <w:tc>
          <w:tcPr>
            <w:tcW w:w="1068" w:type="dxa"/>
            <w:tcBorders>
              <w:top w:val="single" w:color="auto" w:sz="8"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作者</w:t>
            </w:r>
          </w:p>
        </w:tc>
        <w:tc>
          <w:tcPr>
            <w:tcW w:w="3287" w:type="dxa"/>
            <w:tcBorders>
              <w:top w:val="single" w:color="auto" w:sz="8"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内容提要</w:t>
            </w:r>
          </w:p>
        </w:tc>
        <w:tc>
          <w:tcPr>
            <w:tcW w:w="1537" w:type="dxa"/>
            <w:tcBorders>
              <w:top w:val="single" w:color="auto" w:sz="8" w:space="0"/>
              <w:left w:val="nil"/>
              <w:bottom w:val="single" w:color="auto" w:sz="4" w:space="0"/>
              <w:right w:val="single" w:color="auto" w:sz="8"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发布日期</w:t>
            </w:r>
          </w:p>
        </w:tc>
      </w:tr>
      <w:tr>
        <w:tblPrEx>
          <w:tblLayout w:type="fixed"/>
          <w:tblCellMar>
            <w:top w:w="0" w:type="dxa"/>
            <w:left w:w="108" w:type="dxa"/>
            <w:bottom w:w="0" w:type="dxa"/>
            <w:right w:w="108" w:type="dxa"/>
          </w:tblCellMar>
        </w:tblPrEx>
        <w:trPr>
          <w:trHeight w:val="285" w:hRule="atLeast"/>
          <w:jc w:val="center"/>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1.0</w:t>
            </w: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九天</w:t>
            </w: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拟定</w:t>
            </w: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jc w:val="center"/>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1.1</w:t>
            </w: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九天</w:t>
            </w: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ascii="Microsoft YaHei" w:hAnsi="Microsoft YaHei" w:cs="SimSun"/>
                <w:color w:val="000000"/>
                <w:sz w:val="18"/>
                <w:szCs w:val="18"/>
              </w:rPr>
              <w:t>增加监控日志规范</w:t>
            </w: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jc w:val="center"/>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1.2</w:t>
            </w: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ascii="Microsoft YaHei" w:hAnsi="Microsoft YaHei" w:cs="SimSun"/>
                <w:color w:val="000000"/>
                <w:sz w:val="18"/>
                <w:szCs w:val="18"/>
              </w:rPr>
              <w:t>宋伟</w:t>
            </w: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ascii="Microsoft YaHei" w:hAnsi="Microsoft YaHei" w:cs="SimSun"/>
                <w:color w:val="000000"/>
                <w:sz w:val="18"/>
                <w:szCs w:val="18"/>
              </w:rPr>
              <w:t>增加</w:t>
            </w:r>
            <w:r>
              <w:rPr>
                <w:rFonts w:hint="eastAsia" w:ascii="Microsoft YaHei" w:hAnsi="Microsoft YaHei" w:cs="SimSun"/>
                <w:color w:val="000000"/>
                <w:sz w:val="18"/>
                <w:szCs w:val="18"/>
              </w:rPr>
              <w:t>错误</w:t>
            </w:r>
            <w:r>
              <w:rPr>
                <w:rFonts w:ascii="Microsoft YaHei" w:hAnsi="Microsoft YaHei" w:cs="SimSun"/>
                <w:color w:val="000000"/>
                <w:sz w:val="18"/>
                <w:szCs w:val="18"/>
              </w:rPr>
              <w:t>编码规则</w:t>
            </w: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jc w:val="center"/>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bl>
    <w:p>
      <w:pPr>
        <w:pStyle w:val="3"/>
      </w:pPr>
      <w:bookmarkStart w:id="275" w:name="_Toc390881211"/>
      <w:bookmarkStart w:id="276" w:name="_Toc1596845821"/>
      <w:bookmarkStart w:id="277" w:name="_Toc1288668367"/>
      <w:bookmarkStart w:id="278" w:name="_Toc157832398"/>
      <w:bookmarkStart w:id="279" w:name="_Toc66970898"/>
      <w:bookmarkStart w:id="280" w:name="_Toc495785678"/>
      <w:bookmarkStart w:id="281" w:name="_Toc971182742"/>
      <w:r>
        <w:rPr>
          <w:rFonts w:hint="eastAsia"/>
        </w:rPr>
        <w:t>背景、概述及目标</w:t>
      </w:r>
      <w:bookmarkEnd w:id="275"/>
      <w:bookmarkEnd w:id="276"/>
      <w:bookmarkEnd w:id="277"/>
      <w:bookmarkEnd w:id="278"/>
      <w:bookmarkEnd w:id="279"/>
      <w:bookmarkEnd w:id="280"/>
      <w:bookmarkEnd w:id="281"/>
    </w:p>
    <w:tbl>
      <w:tblPr>
        <w:tblStyle w:val="37"/>
        <w:tblpPr w:leftFromText="180" w:rightFromText="180" w:vertAnchor="text" w:horzAnchor="margin" w:tblpY="244"/>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5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jc w:val="center"/>
              <w:rPr>
                <w:rFonts w:ascii="Microsoft YaHei" w:hAnsi="Microsoft YaHei"/>
                <w:sz w:val="18"/>
                <w:szCs w:val="18"/>
              </w:rPr>
            </w:pPr>
            <w:r>
              <w:rPr>
                <w:rFonts w:hint="eastAsia" w:ascii="Microsoft YaHei" w:hAnsi="Microsoft YaHei"/>
                <w:sz w:val="18"/>
                <w:szCs w:val="18"/>
              </w:rPr>
              <w:t>背景基本介绍</w:t>
            </w:r>
          </w:p>
        </w:tc>
        <w:tc>
          <w:tcPr>
            <w:tcW w:w="5953" w:type="dxa"/>
          </w:tcPr>
          <w:p>
            <w:pPr>
              <w:rPr>
                <w:rFonts w:ascii="Microsoft YaHei" w:hAnsi="Microsoft YaHei"/>
                <w:sz w:val="18"/>
                <w:szCs w:val="18"/>
              </w:rPr>
            </w:pPr>
            <w:r>
              <w:rPr>
                <w:rFonts w:hint="eastAsia" w:ascii="Microsoft YaHei" w:hAnsi="Microsoft YaHei"/>
                <w:sz w:val="18"/>
                <w:szCs w:val="18"/>
              </w:rPr>
              <w:t>一般来说日志分为三种：</w:t>
            </w:r>
            <w:r>
              <w:rPr>
                <w:rFonts w:hint="eastAsia" w:ascii="Microsoft YaHei" w:hAnsi="Microsoft YaHei"/>
                <w:color w:val="FF0000"/>
                <w:sz w:val="18"/>
                <w:szCs w:val="18"/>
              </w:rPr>
              <w:t>业务日志、监控日志</w:t>
            </w:r>
            <w:r>
              <w:rPr>
                <w:rFonts w:hint="eastAsia" w:ascii="Microsoft YaHei" w:hAnsi="Microsoft YaHei"/>
                <w:sz w:val="18"/>
                <w:szCs w:val="18"/>
              </w:rPr>
              <w:t>和</w:t>
            </w:r>
            <w:r>
              <w:rPr>
                <w:rFonts w:hint="eastAsia" w:ascii="Microsoft YaHei" w:hAnsi="Microsoft YaHei"/>
                <w:color w:val="FF0000"/>
                <w:sz w:val="18"/>
                <w:szCs w:val="18"/>
              </w:rPr>
              <w:t>访问日志</w:t>
            </w:r>
            <w:r>
              <w:rPr>
                <w:rFonts w:hint="eastAsia" w:ascii="Microsoft YaHei" w:hAnsi="Microsoft YaHei"/>
                <w:sz w:val="18"/>
                <w:szCs w:val="18"/>
              </w:rPr>
              <w:t>，使用日志我们希望能达到以下目标：对程序运行情况的记录和监控；在必要时可详细了解程序内部的运行状态；对系统性能的影响尽量小。统一蘑菇租房平台各业务线日志记录方式、格式；保证日志格式清晰，内容可追溯、分析；以便在异常、错误发生时能方便、快速地定位业务及系统异常并及时告警、通知相关人员处理，保证线上业务安全、正确、高效地运行。</w:t>
            </w:r>
          </w:p>
        </w:tc>
      </w:tr>
    </w:tbl>
    <w:p>
      <w:pPr>
        <w:pStyle w:val="73"/>
        <w:widowControl w:val="0"/>
        <w:numPr>
          <w:ilvl w:val="0"/>
          <w:numId w:val="34"/>
        </w:numPr>
        <w:ind w:firstLineChars="0"/>
        <w:jc w:val="both"/>
      </w:pPr>
      <w:bookmarkStart w:id="282" w:name="_Toc495785679"/>
      <w:r>
        <w:rPr>
          <w:rFonts w:hint="default"/>
        </w:rPr>
        <w:t>业务日志：按开发人员调试/查证要求，可随意添加的日志。</w:t>
      </w:r>
    </w:p>
    <w:p>
      <w:pPr>
        <w:pStyle w:val="73"/>
        <w:widowControl w:val="0"/>
        <w:numPr>
          <w:ilvl w:val="0"/>
          <w:numId w:val="34"/>
        </w:numPr>
        <w:ind w:firstLineChars="0"/>
        <w:jc w:val="both"/>
        <w:rPr>
          <w:color w:val="FF0000"/>
        </w:rPr>
      </w:pPr>
      <w:r>
        <w:rPr>
          <w:rFonts w:hint="default"/>
          <w:color w:val="FF0000"/>
        </w:rPr>
        <w:t>监控日志：有架构组统一添加，用于查看系统调用性能、慢方法、慢SQL、空where、空limit、返回超过1000条等情况的日志，一般采用aop的方式实现；</w:t>
      </w:r>
    </w:p>
    <w:p>
      <w:pPr>
        <w:pStyle w:val="73"/>
        <w:widowControl w:val="0"/>
        <w:numPr>
          <w:ilvl w:val="0"/>
          <w:numId w:val="34"/>
        </w:numPr>
        <w:ind w:firstLineChars="0"/>
        <w:jc w:val="both"/>
        <w:rPr>
          <w:color w:val="FF0000"/>
        </w:rPr>
      </w:pPr>
      <w:r>
        <w:rPr>
          <w:rFonts w:hint="default"/>
          <w:color w:val="FF0000"/>
        </w:rPr>
        <w:t>访问日志：用户进行统计分析、漏斗分析的日志。</w:t>
      </w:r>
    </w:p>
    <w:p/>
    <w:p>
      <w:r>
        <w:t>业务日志和监控日志的前两个字段都为时间和requestId，后者可以参见5.5.3。</w:t>
      </w:r>
      <w:r>
        <w:rPr>
          <w:rFonts w:hint="default"/>
        </w:rPr>
        <w:t>日志长度：信息以简要为好，不应该输出过多信息【指每个参数的值应该控制在200字符以内】</w:t>
      </w:r>
    </w:p>
    <w:p>
      <w:pPr>
        <w:pStyle w:val="3"/>
      </w:pPr>
      <w:bookmarkStart w:id="283" w:name="_Toc948670754"/>
      <w:bookmarkStart w:id="284" w:name="_Toc571630488"/>
      <w:bookmarkStart w:id="285" w:name="_Toc1813268261"/>
      <w:bookmarkStart w:id="286" w:name="_Toc1273296342"/>
      <w:bookmarkStart w:id="287" w:name="_Toc199179031"/>
      <w:bookmarkStart w:id="288" w:name="_Toc645951696"/>
      <w:r>
        <w:rPr>
          <w:rFonts w:hint="eastAsia"/>
        </w:rPr>
        <w:t>基本原则</w:t>
      </w:r>
      <w:bookmarkEnd w:id="282"/>
      <w:bookmarkEnd w:id="283"/>
      <w:bookmarkEnd w:id="284"/>
      <w:bookmarkEnd w:id="285"/>
      <w:bookmarkEnd w:id="286"/>
      <w:bookmarkEnd w:id="287"/>
      <w:bookmarkEnd w:id="288"/>
    </w:p>
    <w:p>
      <w:pPr>
        <w:pStyle w:val="73"/>
        <w:widowControl w:val="0"/>
        <w:numPr>
          <w:ilvl w:val="0"/>
          <w:numId w:val="35"/>
        </w:numPr>
        <w:ind w:firstLineChars="0"/>
        <w:jc w:val="both"/>
      </w:pPr>
      <w:r>
        <w:rPr>
          <w:rFonts w:hint="eastAsia"/>
        </w:rPr>
        <w:t>日志输出不允许影响系统正常运行；</w:t>
      </w:r>
    </w:p>
    <w:p>
      <w:pPr>
        <w:pStyle w:val="73"/>
        <w:widowControl w:val="0"/>
        <w:numPr>
          <w:ilvl w:val="0"/>
          <w:numId w:val="35"/>
        </w:numPr>
        <w:ind w:firstLineChars="0"/>
        <w:jc w:val="both"/>
        <w:rPr>
          <w:color w:val="FF0000"/>
        </w:rPr>
      </w:pPr>
      <w:r>
        <w:rPr>
          <w:rFonts w:hint="eastAsia"/>
          <w:color w:val="FF0000"/>
        </w:rPr>
        <w:t>日志输出不允许产生安全问题；</w:t>
      </w:r>
    </w:p>
    <w:p>
      <w:pPr>
        <w:pStyle w:val="73"/>
        <w:widowControl w:val="0"/>
        <w:numPr>
          <w:ilvl w:val="0"/>
          <w:numId w:val="35"/>
        </w:numPr>
        <w:ind w:firstLineChars="0"/>
        <w:jc w:val="both"/>
        <w:rPr>
          <w:color w:val="FF0000"/>
        </w:rPr>
      </w:pPr>
      <w:r>
        <w:rPr>
          <w:rFonts w:hint="eastAsia"/>
          <w:color w:val="FF0000"/>
        </w:rPr>
        <w:t>日志不允许输出机密信息；</w:t>
      </w:r>
    </w:p>
    <w:p>
      <w:pPr>
        <w:pStyle w:val="73"/>
        <w:widowControl w:val="0"/>
        <w:numPr>
          <w:ilvl w:val="0"/>
          <w:numId w:val="35"/>
        </w:numPr>
        <w:ind w:firstLineChars="0"/>
        <w:jc w:val="both"/>
      </w:pPr>
      <w:r>
        <w:rPr>
          <w:rFonts w:hint="eastAsia"/>
        </w:rPr>
        <w:t>日志可供开发人员定位问题的真正原因；</w:t>
      </w:r>
    </w:p>
    <w:p>
      <w:pPr>
        <w:pStyle w:val="73"/>
        <w:widowControl w:val="0"/>
        <w:numPr>
          <w:ilvl w:val="0"/>
          <w:numId w:val="35"/>
        </w:numPr>
        <w:ind w:firstLineChars="0"/>
        <w:jc w:val="both"/>
      </w:pPr>
      <w:r>
        <w:rPr>
          <w:rFonts w:hint="eastAsia"/>
        </w:rPr>
        <w:t>日志可供监控系统自动监控与分析；</w:t>
      </w:r>
    </w:p>
    <w:p>
      <w:pPr>
        <w:pStyle w:val="73"/>
        <w:widowControl w:val="0"/>
        <w:numPr>
          <w:ilvl w:val="0"/>
          <w:numId w:val="35"/>
        </w:numPr>
        <w:ind w:firstLineChars="0"/>
        <w:jc w:val="both"/>
      </w:pPr>
      <w:r>
        <w:rPr>
          <w:rFonts w:hint="eastAsia"/>
        </w:rPr>
        <w:t>日志使用符合安全审计要求。</w:t>
      </w:r>
    </w:p>
    <w:p>
      <w:pPr>
        <w:pStyle w:val="3"/>
      </w:pPr>
      <w:bookmarkStart w:id="289" w:name="_Toc884228309"/>
      <w:bookmarkStart w:id="290" w:name="_Toc835711872"/>
      <w:bookmarkStart w:id="291" w:name="_Toc1596108964"/>
      <w:bookmarkStart w:id="292" w:name="_Toc495785680"/>
      <w:bookmarkStart w:id="293" w:name="_Toc1236281054"/>
      <w:bookmarkStart w:id="294" w:name="_Toc1610967639"/>
      <w:bookmarkStart w:id="295" w:name="_Toc124622652"/>
      <w:r>
        <w:rPr>
          <w:rFonts w:hint="eastAsia"/>
        </w:rPr>
        <w:t>规范方案</w:t>
      </w:r>
      <w:bookmarkEnd w:id="289"/>
      <w:bookmarkEnd w:id="290"/>
      <w:bookmarkEnd w:id="291"/>
      <w:bookmarkEnd w:id="292"/>
      <w:bookmarkEnd w:id="293"/>
      <w:bookmarkEnd w:id="294"/>
      <w:bookmarkEnd w:id="295"/>
    </w:p>
    <w:p>
      <w:pPr>
        <w:pStyle w:val="4"/>
      </w:pPr>
      <w:bookmarkStart w:id="296" w:name="_Toc495785681"/>
      <w:bookmarkStart w:id="297" w:name="_Toc1105149792"/>
      <w:bookmarkStart w:id="298" w:name="_Toc507628026"/>
      <w:bookmarkStart w:id="299" w:name="_Toc1483285240"/>
      <w:bookmarkStart w:id="300" w:name="_Toc1007816528"/>
      <w:bookmarkStart w:id="301" w:name="_Toc1039157638"/>
      <w:bookmarkStart w:id="302" w:name="_Toc466724897"/>
      <w:r>
        <w:rPr>
          <w:rFonts w:hint="eastAsia"/>
        </w:rPr>
        <w:t>定义日志常量</w:t>
      </w:r>
      <w:bookmarkEnd w:id="296"/>
      <w:bookmarkEnd w:id="297"/>
      <w:bookmarkEnd w:id="298"/>
      <w:bookmarkEnd w:id="299"/>
      <w:bookmarkEnd w:id="300"/>
      <w:bookmarkEnd w:id="301"/>
      <w:bookmarkEnd w:id="302"/>
    </w:p>
    <w:p>
      <w:r>
        <w:rPr>
          <w:rFonts w:hint="eastAsia"/>
        </w:rPr>
        <w:t>日志变量往往不变，最好定义成final static（常量），名称大写。如：</w:t>
      </w:r>
    </w:p>
    <w:tbl>
      <w:tblPr>
        <w:tblStyle w:val="38"/>
        <w:tblpPr w:leftFromText="180" w:rightFromText="180" w:vertAnchor="text" w:horzAnchor="margin" w:tblpY="23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Courier New" w:hAnsi="Courier New" w:cs="Courier New" w:eastAsiaTheme="minorEastAsia"/>
                <w:sz w:val="20"/>
                <w:szCs w:val="20"/>
              </w:rPr>
            </w:pPr>
            <w:r>
              <w:rPr>
                <w:rFonts w:ascii="Courier New" w:hAnsi="Courier New" w:cs="Courier New" w:eastAsiaTheme="minorEastAsia"/>
                <w:color w:val="FF0000"/>
                <w:sz w:val="20"/>
                <w:szCs w:val="20"/>
              </w:rPr>
              <w:t>static final</w:t>
            </w:r>
            <w:r>
              <w:rPr>
                <w:rFonts w:ascii="Courier New" w:hAnsi="Courier New" w:cs="Courier New" w:eastAsiaTheme="minorEastAsia"/>
                <w:sz w:val="20"/>
                <w:szCs w:val="20"/>
              </w:rPr>
              <w:t xml:space="preserve"> Logger </w:t>
            </w:r>
            <w:r>
              <w:rPr>
                <w:rFonts w:ascii="Courier New" w:hAnsi="Courier New" w:cs="Courier New" w:eastAsiaTheme="minorEastAsia"/>
                <w:color w:val="00B050"/>
                <w:sz w:val="20"/>
                <w:szCs w:val="20"/>
              </w:rPr>
              <w:t>LOGGER</w:t>
            </w:r>
            <w:r>
              <w:rPr>
                <w:rFonts w:ascii="Courier New" w:hAnsi="Courier New" w:cs="Courier New" w:eastAsiaTheme="minorEastAsia"/>
                <w:sz w:val="20"/>
                <w:szCs w:val="20"/>
              </w:rPr>
              <w:t xml:space="preserve"> = Logger.getLogger(XXX.class);</w:t>
            </w:r>
          </w:p>
        </w:tc>
      </w:tr>
    </w:tbl>
    <w:p>
      <w:pPr>
        <w:rPr>
          <w:rFonts w:ascii="SimSun" w:hAnsi="SimSun" w:cs="Arial"/>
          <w:color w:val="333333"/>
        </w:rPr>
      </w:pPr>
    </w:p>
    <w:p>
      <w:pPr>
        <w:rPr>
          <w:rFonts w:ascii="SimSun" w:hAnsi="SimSun" w:cs="Arial"/>
          <w:color w:val="333333"/>
        </w:rPr>
      </w:pPr>
      <w:r>
        <w:rPr>
          <w:rFonts w:hint="eastAsia" w:ascii="SimSun" w:hAnsi="SimSun" w:cs="Arial"/>
          <w:color w:val="333333"/>
        </w:rPr>
        <w:t>蘑菇的日志工具类统一使用蘑菇自己封装的工具类做日志记录，</w:t>
      </w:r>
    </w:p>
    <w:tbl>
      <w:tblPr>
        <w:tblStyle w:val="38"/>
        <w:tblpPr w:leftFromText="180" w:rightFromText="180" w:vertAnchor="text" w:horzAnchor="margin" w:tblpY="26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rPr>
                <w:rFonts w:ascii="Courier New" w:hAnsi="Courier New" w:cs="Courier New" w:eastAsiaTheme="minorEastAsia"/>
                <w:color w:val="FF0000"/>
                <w:sz w:val="20"/>
                <w:szCs w:val="20"/>
              </w:rPr>
            </w:pPr>
            <w:r>
              <w:rPr>
                <w:rFonts w:ascii="Courier New" w:hAnsi="Courier New" w:cs="Courier New" w:eastAsiaTheme="minorEastAsia"/>
                <w:b/>
                <w:bCs/>
                <w:color w:val="FF0000"/>
                <w:sz w:val="20"/>
                <w:szCs w:val="20"/>
              </w:rPr>
              <w:t>import</w:t>
            </w:r>
            <w:r>
              <w:rPr>
                <w:rFonts w:ascii="Courier New" w:hAnsi="Courier New" w:cs="Courier New" w:eastAsiaTheme="minorEastAsia"/>
                <w:color w:val="FF0000"/>
                <w:sz w:val="20"/>
                <w:szCs w:val="20"/>
              </w:rPr>
              <w:t xml:space="preserve"> com.mogoroom.core.util.log.Logger;</w:t>
            </w:r>
          </w:p>
          <w:p>
            <w:pPr>
              <w:rPr>
                <w:rFonts w:ascii="Courier New" w:hAnsi="Courier New" w:cs="Courier New" w:eastAsiaTheme="minorEastAsia"/>
                <w:color w:val="FF0000"/>
                <w:sz w:val="20"/>
                <w:szCs w:val="20"/>
              </w:rPr>
            </w:pPr>
            <w:r>
              <w:rPr>
                <w:rFonts w:ascii="Courier New" w:hAnsi="Courier New" w:cs="Courier New" w:eastAsiaTheme="minorEastAsia"/>
                <w:b/>
                <w:bCs/>
                <w:color w:val="FF0000"/>
                <w:sz w:val="20"/>
                <w:szCs w:val="20"/>
              </w:rPr>
              <w:t>import</w:t>
            </w:r>
            <w:r>
              <w:rPr>
                <w:rFonts w:ascii="Courier New" w:hAnsi="Courier New" w:cs="Courier New" w:eastAsiaTheme="minorEastAsia"/>
                <w:color w:val="FF0000"/>
                <w:sz w:val="20"/>
                <w:szCs w:val="20"/>
              </w:rPr>
              <w:t xml:space="preserve"> com.mogoroom.core.util.log.LoggerFactory;</w:t>
            </w:r>
          </w:p>
          <w:p>
            <w:pPr>
              <w:rPr>
                <w:rFonts w:ascii="Courier New" w:hAnsi="Courier New" w:cs="Courier New" w:eastAsiaTheme="minorEastAsia"/>
                <w:b/>
                <w:bCs/>
                <w:color w:val="7F0055"/>
                <w:sz w:val="20"/>
                <w:szCs w:val="20"/>
              </w:rPr>
            </w:pPr>
          </w:p>
          <w:p>
            <w:pPr>
              <w:rPr>
                <w:rFonts w:ascii="SimSun" w:hAnsi="SimSun" w:eastAsiaTheme="minorEastAsia" w:cstheme="minorBidi"/>
                <w:b/>
                <w:color w:val="FF0000"/>
              </w:rPr>
            </w:pPr>
            <w:r>
              <w:rPr>
                <w:rFonts w:ascii="Courier New" w:hAnsi="Courier New" w:cs="Courier New" w:eastAsiaTheme="minorEastAsia"/>
                <w:b/>
                <w:bCs/>
                <w:color w:val="7F0055"/>
                <w:sz w:val="20"/>
                <w:szCs w:val="20"/>
              </w:rPr>
              <w:t xml:space="preserve">private static final Logger </w:t>
            </w:r>
            <w:r>
              <w:rPr>
                <w:rFonts w:ascii="Courier New" w:hAnsi="Courier New" w:cs="Courier New" w:eastAsiaTheme="minorEastAsia"/>
                <w:color w:val="00B050"/>
                <w:sz w:val="20"/>
                <w:szCs w:val="20"/>
              </w:rPr>
              <w:t>LOGGER</w:t>
            </w:r>
            <w:r>
              <w:rPr>
                <w:rFonts w:ascii="Courier New" w:hAnsi="Courier New" w:cs="Courier New" w:eastAsiaTheme="minorEastAsia"/>
                <w:sz w:val="20"/>
                <w:szCs w:val="20"/>
              </w:rPr>
              <w:t xml:space="preserve"> </w:t>
            </w:r>
            <w:r>
              <w:rPr>
                <w:rFonts w:ascii="Courier New" w:hAnsi="Courier New" w:cs="Courier New" w:eastAsiaTheme="minorEastAsia"/>
                <w:b/>
                <w:bCs/>
                <w:color w:val="7F0055"/>
                <w:sz w:val="20"/>
                <w:szCs w:val="20"/>
              </w:rPr>
              <w:t>= LoggerFactory.getLogger(</w:t>
            </w:r>
            <w:r>
              <w:rPr>
                <w:rFonts w:hint="eastAsia" w:ascii="Courier New" w:hAnsi="Courier New" w:cs="Courier New" w:eastAsiaTheme="minorEastAsia"/>
                <w:b/>
                <w:bCs/>
                <w:color w:val="7F0055"/>
                <w:sz w:val="20"/>
                <w:szCs w:val="20"/>
              </w:rPr>
              <w:t>XXX</w:t>
            </w:r>
            <w:r>
              <w:rPr>
                <w:rFonts w:ascii="Courier New" w:hAnsi="Courier New" w:cs="Courier New" w:eastAsiaTheme="minorEastAsia"/>
                <w:b/>
                <w:bCs/>
                <w:color w:val="7F0055"/>
                <w:sz w:val="20"/>
                <w:szCs w:val="20"/>
              </w:rPr>
              <w:t>.class)</w:t>
            </w:r>
          </w:p>
        </w:tc>
      </w:tr>
    </w:tbl>
    <w:p>
      <w:pPr>
        <w:pStyle w:val="4"/>
      </w:pPr>
      <w:bookmarkStart w:id="303" w:name="_Toc1041165780"/>
      <w:bookmarkStart w:id="304" w:name="_Toc495785682"/>
      <w:bookmarkStart w:id="305" w:name="_Toc1324334674"/>
      <w:bookmarkStart w:id="306" w:name="_Toc1766393201"/>
      <w:bookmarkStart w:id="307" w:name="_Toc732997423"/>
      <w:bookmarkStart w:id="308" w:name="_Toc762690046"/>
      <w:bookmarkStart w:id="309" w:name="_Toc727112286"/>
      <w:r>
        <w:rPr>
          <w:rFonts w:hint="eastAsia"/>
        </w:rPr>
        <w:t>日志分级</w:t>
      </w:r>
      <w:bookmarkEnd w:id="303"/>
      <w:bookmarkEnd w:id="304"/>
      <w:bookmarkEnd w:id="305"/>
      <w:bookmarkEnd w:id="306"/>
      <w:bookmarkEnd w:id="307"/>
      <w:bookmarkEnd w:id="308"/>
      <w:bookmarkEnd w:id="309"/>
    </w:p>
    <w:p>
      <w:r>
        <w:rPr>
          <w:rFonts w:hint="eastAsia"/>
        </w:rPr>
        <w:t>Java的日志框架一般会提供以下日志级别，缺省打开info级别，也就是debug，trace级别的日志在生产环境不会输出，在开发和测试环境可以通过不同的日志配置文件打开debug级别，</w:t>
      </w:r>
      <w:r>
        <w:rPr>
          <w:rFonts w:hint="eastAsia"/>
          <w:color w:val="FF0000"/>
        </w:rPr>
        <w:t>上线后应该设置成info级别</w:t>
      </w:r>
      <w:r>
        <w:rPr>
          <w:rFonts w:hint="eastAsia"/>
        </w:rPr>
        <w:t>。</w:t>
      </w:r>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3"/>
        <w:gridCol w:w="981"/>
        <w:gridCol w:w="6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sz w:val="18"/>
                <w:szCs w:val="18"/>
              </w:rPr>
            </w:pPr>
            <w:r>
              <w:rPr>
                <w:rFonts w:hint="eastAsia" w:eastAsiaTheme="minorEastAsia" w:cstheme="minorBidi"/>
                <w:sz w:val="18"/>
                <w:szCs w:val="18"/>
              </w:rPr>
              <w:t>序号</w:t>
            </w:r>
          </w:p>
        </w:tc>
        <w:tc>
          <w:tcPr>
            <w:tcW w:w="981" w:type="dxa"/>
          </w:tcPr>
          <w:p>
            <w:pPr>
              <w:jc w:val="center"/>
              <w:rPr>
                <w:rFonts w:eastAsiaTheme="minorEastAsia" w:cstheme="minorBidi"/>
                <w:sz w:val="18"/>
                <w:szCs w:val="18"/>
              </w:rPr>
            </w:pPr>
            <w:r>
              <w:rPr>
                <w:rFonts w:hint="eastAsia" w:eastAsiaTheme="minorEastAsia" w:cstheme="minorBidi"/>
                <w:sz w:val="18"/>
                <w:szCs w:val="18"/>
              </w:rPr>
              <w:t>级别</w:t>
            </w:r>
          </w:p>
        </w:tc>
        <w:tc>
          <w:tcPr>
            <w:tcW w:w="6512" w:type="dxa"/>
          </w:tcPr>
          <w:p>
            <w:pPr>
              <w:jc w:val="center"/>
              <w:rPr>
                <w:rFonts w:eastAsiaTheme="minorEastAsia" w:cstheme="minorBidi"/>
                <w:sz w:val="18"/>
                <w:szCs w:val="18"/>
              </w:rPr>
            </w:pPr>
            <w:r>
              <w:rPr>
                <w:rFonts w:hint="eastAsia"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sz w:val="18"/>
                <w:szCs w:val="18"/>
              </w:rPr>
            </w:pPr>
            <w:r>
              <w:rPr>
                <w:rFonts w:hint="eastAsia" w:eastAsiaTheme="minorEastAsia" w:cstheme="minorBidi"/>
                <w:sz w:val="18"/>
                <w:szCs w:val="18"/>
              </w:rPr>
              <w:t>1</w:t>
            </w:r>
          </w:p>
        </w:tc>
        <w:tc>
          <w:tcPr>
            <w:tcW w:w="981" w:type="dxa"/>
          </w:tcPr>
          <w:p>
            <w:pPr>
              <w:jc w:val="center"/>
              <w:rPr>
                <w:rFonts w:eastAsiaTheme="minorEastAsia" w:cstheme="minorBidi"/>
                <w:sz w:val="18"/>
                <w:szCs w:val="18"/>
              </w:rPr>
            </w:pPr>
            <w:r>
              <w:rPr>
                <w:rFonts w:eastAsiaTheme="minorEastAsia" w:cstheme="minorBidi"/>
                <w:sz w:val="18"/>
                <w:szCs w:val="18"/>
              </w:rPr>
              <w:t>fatal</w:t>
            </w:r>
          </w:p>
        </w:tc>
        <w:tc>
          <w:tcPr>
            <w:tcW w:w="6512" w:type="dxa"/>
          </w:tcPr>
          <w:p>
            <w:pPr>
              <w:rPr>
                <w:rFonts w:eastAsiaTheme="minorEastAsia" w:cstheme="minorBidi"/>
                <w:sz w:val="18"/>
                <w:szCs w:val="18"/>
              </w:rPr>
            </w:pPr>
            <w:r>
              <w:rPr>
                <w:rFonts w:hint="eastAsia" w:eastAsiaTheme="minorEastAsia" w:cstheme="minorBidi"/>
                <w:sz w:val="18"/>
                <w:szCs w:val="18"/>
              </w:rPr>
              <w:t>严重的，造成服务中断的错误；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sz w:val="18"/>
                <w:szCs w:val="18"/>
              </w:rPr>
            </w:pPr>
            <w:r>
              <w:rPr>
                <w:rFonts w:hint="eastAsia" w:eastAsiaTheme="minorEastAsia" w:cstheme="minorBidi"/>
                <w:sz w:val="18"/>
                <w:szCs w:val="18"/>
              </w:rPr>
              <w:t>2</w:t>
            </w:r>
          </w:p>
        </w:tc>
        <w:tc>
          <w:tcPr>
            <w:tcW w:w="981" w:type="dxa"/>
          </w:tcPr>
          <w:p>
            <w:pPr>
              <w:jc w:val="center"/>
              <w:rPr>
                <w:rFonts w:eastAsiaTheme="minorEastAsia" w:cstheme="minorBidi"/>
                <w:sz w:val="18"/>
                <w:szCs w:val="18"/>
              </w:rPr>
            </w:pPr>
            <w:r>
              <w:rPr>
                <w:rFonts w:eastAsiaTheme="minorEastAsia" w:cstheme="minorBidi"/>
                <w:sz w:val="18"/>
                <w:szCs w:val="18"/>
              </w:rPr>
              <w:t>error</w:t>
            </w:r>
          </w:p>
        </w:tc>
        <w:tc>
          <w:tcPr>
            <w:tcW w:w="6512" w:type="dxa"/>
          </w:tcPr>
          <w:p>
            <w:pPr>
              <w:rPr>
                <w:rFonts w:eastAsiaTheme="minorEastAsia" w:cstheme="minorBidi"/>
                <w:sz w:val="18"/>
                <w:szCs w:val="18"/>
              </w:rPr>
            </w:pPr>
            <w:r>
              <w:rPr>
                <w:rFonts w:hint="eastAsia" w:eastAsiaTheme="minorEastAsia" w:cstheme="minorBidi"/>
                <w:sz w:val="18"/>
                <w:szCs w:val="18"/>
              </w:rPr>
              <w:t>业务异常和其他运行期错误；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vAlign w:val="center"/>
          </w:tcPr>
          <w:p>
            <w:pPr>
              <w:jc w:val="center"/>
              <w:rPr>
                <w:rFonts w:eastAsiaTheme="minorEastAsia" w:cstheme="minorBidi"/>
                <w:sz w:val="18"/>
                <w:szCs w:val="18"/>
              </w:rPr>
            </w:pPr>
            <w:r>
              <w:rPr>
                <w:rFonts w:hint="eastAsia" w:eastAsiaTheme="minorEastAsia" w:cstheme="minorBidi"/>
                <w:sz w:val="18"/>
                <w:szCs w:val="18"/>
              </w:rPr>
              <w:t>3</w:t>
            </w:r>
          </w:p>
        </w:tc>
        <w:tc>
          <w:tcPr>
            <w:tcW w:w="981" w:type="dxa"/>
            <w:vAlign w:val="center"/>
          </w:tcPr>
          <w:p>
            <w:pPr>
              <w:jc w:val="center"/>
              <w:rPr>
                <w:rFonts w:eastAsiaTheme="minorEastAsia" w:cstheme="minorBidi"/>
                <w:sz w:val="18"/>
                <w:szCs w:val="18"/>
              </w:rPr>
            </w:pPr>
            <w:r>
              <w:rPr>
                <w:rFonts w:eastAsiaTheme="minorEastAsia" w:cstheme="minorBidi"/>
                <w:sz w:val="18"/>
                <w:szCs w:val="18"/>
              </w:rPr>
              <w:t>warn</w:t>
            </w:r>
          </w:p>
        </w:tc>
        <w:tc>
          <w:tcPr>
            <w:tcW w:w="6512" w:type="dxa"/>
            <w:vAlign w:val="center"/>
          </w:tcPr>
          <w:p>
            <w:pPr>
              <w:rPr>
                <w:rFonts w:eastAsiaTheme="minorEastAsia" w:cstheme="minorBidi"/>
                <w:sz w:val="18"/>
                <w:szCs w:val="18"/>
              </w:rPr>
            </w:pPr>
            <w:r>
              <w:rPr>
                <w:rFonts w:hint="eastAsia" w:eastAsiaTheme="minorEastAsia" w:cstheme="minorBidi"/>
                <w:sz w:val="18"/>
                <w:szCs w:val="18"/>
              </w:rPr>
              <w:t>警告信息，如程序调用了一个即将作废的接口，接口的不当使用，运行状态不是期望的但仍可继续处理等；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sz w:val="18"/>
                <w:szCs w:val="18"/>
              </w:rPr>
            </w:pPr>
            <w:r>
              <w:rPr>
                <w:rFonts w:hint="eastAsia" w:eastAsiaTheme="minorEastAsia" w:cstheme="minorBidi"/>
                <w:sz w:val="18"/>
                <w:szCs w:val="18"/>
              </w:rPr>
              <w:t>4</w:t>
            </w:r>
          </w:p>
        </w:tc>
        <w:tc>
          <w:tcPr>
            <w:tcW w:w="981" w:type="dxa"/>
          </w:tcPr>
          <w:p>
            <w:pPr>
              <w:jc w:val="center"/>
              <w:rPr>
                <w:rFonts w:eastAsiaTheme="minorEastAsia" w:cstheme="minorBidi"/>
                <w:sz w:val="18"/>
                <w:szCs w:val="18"/>
              </w:rPr>
            </w:pPr>
            <w:r>
              <w:rPr>
                <w:rFonts w:eastAsiaTheme="minorEastAsia" w:cstheme="minorBidi"/>
                <w:sz w:val="18"/>
                <w:szCs w:val="18"/>
              </w:rPr>
              <w:t>info</w:t>
            </w:r>
          </w:p>
        </w:tc>
        <w:tc>
          <w:tcPr>
            <w:tcW w:w="6512" w:type="dxa"/>
          </w:tcPr>
          <w:p>
            <w:pPr>
              <w:rPr>
                <w:rFonts w:eastAsiaTheme="minorEastAsia" w:cstheme="minorBidi"/>
                <w:sz w:val="18"/>
                <w:szCs w:val="18"/>
              </w:rPr>
            </w:pPr>
            <w:r>
              <w:rPr>
                <w:rFonts w:hint="eastAsia" w:eastAsiaTheme="minorEastAsia" w:cstheme="minorBidi"/>
                <w:sz w:val="18"/>
                <w:szCs w:val="18"/>
              </w:rPr>
              <w:t>有意义的事件信息，如程序启动，关闭事件，收到请求事件等；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sz w:val="18"/>
                <w:szCs w:val="18"/>
              </w:rPr>
            </w:pPr>
            <w:r>
              <w:rPr>
                <w:rFonts w:hint="eastAsia" w:eastAsiaTheme="minorEastAsia" w:cstheme="minorBidi"/>
                <w:sz w:val="18"/>
                <w:szCs w:val="18"/>
              </w:rPr>
              <w:t>5</w:t>
            </w:r>
          </w:p>
        </w:tc>
        <w:tc>
          <w:tcPr>
            <w:tcW w:w="981" w:type="dxa"/>
          </w:tcPr>
          <w:p>
            <w:pPr>
              <w:jc w:val="center"/>
              <w:rPr>
                <w:rFonts w:eastAsiaTheme="minorEastAsia" w:cstheme="minorBidi"/>
                <w:sz w:val="18"/>
                <w:szCs w:val="18"/>
              </w:rPr>
            </w:pPr>
            <w:r>
              <w:rPr>
                <w:rFonts w:eastAsiaTheme="minorEastAsia" w:cstheme="minorBidi"/>
                <w:sz w:val="18"/>
                <w:szCs w:val="18"/>
              </w:rPr>
              <w:t>debug</w:t>
            </w:r>
          </w:p>
        </w:tc>
        <w:tc>
          <w:tcPr>
            <w:tcW w:w="6512" w:type="dxa"/>
          </w:tcPr>
          <w:p>
            <w:pPr>
              <w:rPr>
                <w:rFonts w:eastAsiaTheme="minorEastAsia" w:cstheme="minorBidi"/>
                <w:sz w:val="18"/>
                <w:szCs w:val="18"/>
              </w:rPr>
            </w:pPr>
            <w:r>
              <w:rPr>
                <w:rFonts w:hint="eastAsia" w:eastAsiaTheme="minorEastAsia" w:cstheme="minorBidi"/>
                <w:sz w:val="18"/>
                <w:szCs w:val="18"/>
              </w:rPr>
              <w:t>调试信息，可记录详细的业务处理到哪一步了，以及当前的变量状态；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sz w:val="18"/>
                <w:szCs w:val="18"/>
              </w:rPr>
            </w:pPr>
            <w:r>
              <w:rPr>
                <w:rFonts w:hint="eastAsia" w:eastAsiaTheme="minorEastAsia" w:cstheme="minorBidi"/>
                <w:sz w:val="18"/>
                <w:szCs w:val="18"/>
              </w:rPr>
              <w:t>6</w:t>
            </w:r>
          </w:p>
        </w:tc>
        <w:tc>
          <w:tcPr>
            <w:tcW w:w="981" w:type="dxa"/>
          </w:tcPr>
          <w:p>
            <w:pPr>
              <w:jc w:val="center"/>
              <w:rPr>
                <w:rFonts w:eastAsiaTheme="minorEastAsia" w:cstheme="minorBidi"/>
                <w:sz w:val="18"/>
                <w:szCs w:val="18"/>
              </w:rPr>
            </w:pPr>
            <w:r>
              <w:rPr>
                <w:rFonts w:eastAsiaTheme="minorEastAsia" w:cstheme="minorBidi"/>
                <w:sz w:val="18"/>
                <w:szCs w:val="18"/>
              </w:rPr>
              <w:t>trace</w:t>
            </w:r>
          </w:p>
        </w:tc>
        <w:tc>
          <w:tcPr>
            <w:tcW w:w="6512" w:type="dxa"/>
          </w:tcPr>
          <w:p>
            <w:pPr>
              <w:rPr>
                <w:rFonts w:eastAsiaTheme="minorEastAsia" w:cstheme="minorBidi"/>
                <w:sz w:val="18"/>
                <w:szCs w:val="18"/>
              </w:rPr>
            </w:pPr>
            <w:r>
              <w:rPr>
                <w:rFonts w:hint="eastAsia" w:eastAsiaTheme="minorEastAsia" w:cstheme="minorBidi"/>
                <w:sz w:val="18"/>
                <w:szCs w:val="18"/>
              </w:rPr>
              <w:t>更详细的跟踪信息；</w:t>
            </w:r>
          </w:p>
        </w:tc>
      </w:tr>
    </w:tbl>
    <w:p>
      <w:r>
        <w:t>在程序内</w:t>
      </w:r>
      <w:r>
        <w:rPr>
          <w:rFonts w:hint="eastAsia"/>
        </w:rPr>
        <w:t>应该</w:t>
      </w:r>
      <w:r>
        <w:t>合理使用日志分级:</w:t>
      </w:r>
    </w:p>
    <w:p>
      <w:pPr>
        <w:pStyle w:val="19"/>
        <w:shd w:val="clear" w:color="auto" w:fill="FFFFFF"/>
        <w:wordWrap w:val="0"/>
        <w:spacing w:before="125" w:beforeAutospacing="0" w:after="125" w:afterAutospacing="0" w:line="292" w:lineRule="atLeast"/>
        <w:rPr>
          <w:rFonts w:ascii="Verdana" w:hAnsi="Verdana"/>
          <w:color w:val="393939"/>
          <w:sz w:val="18"/>
          <w:szCs w:val="18"/>
        </w:rPr>
      </w:pPr>
      <w:r>
        <w:rPr>
          <w:rFonts w:ascii="Verdana" w:hAnsi="Verdana"/>
          <w:color w:val="393939"/>
          <w:sz w:val="18"/>
          <w:szCs w:val="18"/>
        </w:rPr>
        <w:drawing>
          <wp:inline distT="0" distB="0" distL="0" distR="0">
            <wp:extent cx="5334000" cy="4699000"/>
            <wp:effectExtent l="19050" t="0" r="0" b="0"/>
            <wp:docPr id="19" name="图片 19" descr="http://img.blog.csdn.net/2015031416365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g.blog.csdn.net/20150314163655420"/>
                    <pic:cNvPicPr>
                      <a:picLocks noChangeAspect="1" noChangeArrowheads="1"/>
                    </pic:cNvPicPr>
                  </pic:nvPicPr>
                  <pic:blipFill>
                    <a:blip r:embed="rId13" cstate="print"/>
                    <a:srcRect/>
                    <a:stretch>
                      <a:fillRect/>
                    </a:stretch>
                  </pic:blipFill>
                  <pic:spPr>
                    <a:xfrm>
                      <a:off x="0" y="0"/>
                      <a:ext cx="5334000" cy="4699000"/>
                    </a:xfrm>
                    <a:prstGeom prst="rect">
                      <a:avLst/>
                    </a:prstGeom>
                    <a:noFill/>
                    <a:ln w="9525">
                      <a:noFill/>
                      <a:miter lim="800000"/>
                      <a:headEnd/>
                      <a:tailEnd/>
                    </a:ln>
                  </pic:spPr>
                </pic:pic>
              </a:graphicData>
            </a:graphic>
          </wp:inline>
        </w:drawing>
      </w:r>
    </w:p>
    <w:p>
      <w:pPr>
        <w:pStyle w:val="19"/>
        <w:shd w:val="clear" w:color="auto" w:fill="FFFFFF"/>
        <w:wordWrap w:val="0"/>
        <w:spacing w:before="125" w:beforeAutospacing="0" w:after="125" w:afterAutospacing="0" w:line="292" w:lineRule="atLeast"/>
        <w:rPr>
          <w:rFonts w:ascii="Verdana" w:hAnsi="Verdana"/>
          <w:color w:val="393939"/>
          <w:sz w:val="18"/>
          <w:szCs w:val="18"/>
        </w:rPr>
      </w:pPr>
    </w:p>
    <w:p>
      <w:pPr>
        <w:keepNext w:val="0"/>
        <w:keepLines w:val="0"/>
        <w:widowControl/>
        <w:suppressLineNumbers w:val="0"/>
        <w:shd w:val="clear" w:fill="FFFFFF"/>
        <w:spacing w:before="0" w:beforeAutospacing="0" w:after="0" w:afterAutospacing="0"/>
        <w:ind w:left="0" w:right="0" w:firstLine="0"/>
        <w:jc w:val="left"/>
        <w:rPr>
          <w:rFonts w:ascii="Arial" w:hAnsi="Arial" w:cs="Arial"/>
          <w:i w:val="0"/>
          <w:caps w:val="0"/>
          <w:color w:val="222222"/>
          <w:spacing w:val="0"/>
          <w:sz w:val="19"/>
          <w:szCs w:val="19"/>
        </w:rPr>
      </w:pPr>
      <w:r>
        <w:rPr>
          <w:rFonts w:hint="default" w:ascii="Arial" w:hAnsi="Arial" w:eastAsia="SimSun" w:cs="Arial"/>
          <w:i w:val="0"/>
          <w:caps w:val="0"/>
          <w:color w:val="222222"/>
          <w:spacing w:val="0"/>
          <w:kern w:val="0"/>
          <w:sz w:val="24"/>
          <w:szCs w:val="24"/>
          <w:shd w:val="clear" w:fill="FFFFFF"/>
          <w:lang w:val="en-US" w:eastAsia="zh-CN" w:bidi="ar"/>
        </w:rPr>
        <w:t>error/fatal</w:t>
      </w:r>
      <w:r>
        <w:rPr>
          <w:rFonts w:ascii="SimSun" w:hAnsi="SimSun" w:eastAsia="SimSun" w:cs="SimSun"/>
          <w:i w:val="0"/>
          <w:caps w:val="0"/>
          <w:color w:val="222222"/>
          <w:spacing w:val="0"/>
          <w:kern w:val="0"/>
          <w:sz w:val="24"/>
          <w:szCs w:val="24"/>
          <w:shd w:val="clear" w:fill="FFFFFF"/>
          <w:lang w:val="en-US" w:eastAsia="zh-CN" w:bidi="ar"/>
        </w:rPr>
        <w:t>级别</w:t>
      </w:r>
      <w:r>
        <w:rPr>
          <w:rFonts w:hint="default" w:ascii="Arial" w:hAnsi="Arial" w:eastAsia="SimSun" w:cs="Arial"/>
          <w:i w:val="0"/>
          <w:caps w:val="0"/>
          <w:color w:val="222222"/>
          <w:spacing w:val="0"/>
          <w:kern w:val="0"/>
          <w:sz w:val="24"/>
          <w:szCs w:val="24"/>
          <w:shd w:val="clear" w:fill="FFFFFF"/>
          <w:lang w:val="en-US" w:eastAsia="zh-CN" w:bidi="ar"/>
        </w:rPr>
        <w:t>的日志，是以需要向技术经理发送告警短信为标准的。我们暂不设置具体的数量要求，以技术经理的手机性能和能支付的短信费用为准。下面是几点说明：</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i w:val="0"/>
          <w:caps w:val="0"/>
          <w:color w:val="222222"/>
          <w:spacing w:val="0"/>
          <w:sz w:val="19"/>
          <w:szCs w:val="19"/>
        </w:rPr>
      </w:pPr>
      <w:r>
        <w:rPr>
          <w:rFonts w:hint="default" w:ascii="Arial" w:hAnsi="Arial" w:eastAsia="SimSun" w:cs="Arial"/>
          <w:i w:val="0"/>
          <w:caps w:val="0"/>
          <w:color w:val="222222"/>
          <w:spacing w:val="0"/>
          <w:kern w:val="0"/>
          <w:sz w:val="24"/>
          <w:szCs w:val="24"/>
          <w:shd w:val="clear" w:fill="FFFFFF"/>
          <w:lang w:val="en-US" w:eastAsia="zh-CN" w:bidi="ar"/>
        </w:rPr>
        <w:t>1.</w:t>
      </w:r>
      <w:r>
        <w:rPr>
          <w:rFonts w:hint="default" w:ascii="Arial" w:hAnsi="Arial" w:cs="Arial"/>
          <w:i w:val="0"/>
          <w:caps w:val="0"/>
          <w:color w:val="222222"/>
          <w:spacing w:val="0"/>
          <w:kern w:val="0"/>
          <w:sz w:val="24"/>
          <w:szCs w:val="24"/>
          <w:shd w:val="clear" w:fill="FFFFFF"/>
          <w:lang w:eastAsia="zh-CN" w:bidi="ar"/>
        </w:rPr>
        <w:t xml:space="preserve"> </w:t>
      </w:r>
      <w:r>
        <w:rPr>
          <w:rFonts w:ascii="SimSun" w:hAnsi="SimSun" w:eastAsia="SimSun" w:cs="SimSun"/>
          <w:i w:val="0"/>
          <w:caps w:val="0"/>
          <w:color w:val="222222"/>
          <w:spacing w:val="0"/>
          <w:kern w:val="0"/>
          <w:sz w:val="24"/>
          <w:szCs w:val="24"/>
          <w:shd w:val="clear" w:fill="FFFFFF"/>
          <w:lang w:val="en-US" w:eastAsia="zh-CN" w:bidi="ar"/>
        </w:rPr>
        <w:t>对于业务过程中的正常分支（产品经理能够画出来的），不允许打印</w:t>
      </w:r>
      <w:r>
        <w:rPr>
          <w:rFonts w:hint="default" w:ascii="Times New Roman" w:hAnsi="Times New Roman" w:eastAsia="SimSun" w:cs="Times New Roman"/>
          <w:i w:val="0"/>
          <w:caps w:val="0"/>
          <w:color w:val="222222"/>
          <w:spacing w:val="0"/>
          <w:kern w:val="0"/>
          <w:sz w:val="24"/>
          <w:szCs w:val="24"/>
          <w:shd w:val="clear" w:fill="FFFFFF"/>
          <w:lang w:val="en-US" w:eastAsia="zh-CN" w:bidi="ar"/>
        </w:rPr>
        <w:t>error/fatal</w:t>
      </w:r>
      <w:r>
        <w:rPr>
          <w:rFonts w:ascii="SimSun" w:hAnsi="SimSun" w:eastAsia="SimSun" w:cs="SimSun"/>
          <w:i w:val="0"/>
          <w:caps w:val="0"/>
          <w:color w:val="222222"/>
          <w:spacing w:val="0"/>
          <w:kern w:val="0"/>
          <w:sz w:val="24"/>
          <w:szCs w:val="24"/>
          <w:shd w:val="clear" w:fill="FFFFFF"/>
          <w:lang w:val="en-US" w:eastAsia="zh-CN" w:bidi="ar"/>
        </w:rPr>
        <w:t>级别的日志。</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i w:val="0"/>
          <w:caps w:val="0"/>
          <w:color w:val="222222"/>
          <w:spacing w:val="0"/>
          <w:sz w:val="19"/>
          <w:szCs w:val="19"/>
        </w:rPr>
      </w:pPr>
      <w:r>
        <w:rPr>
          <w:rFonts w:hint="default" w:ascii="Arial" w:hAnsi="Arial" w:eastAsia="SimSun" w:cs="Arial"/>
          <w:i w:val="0"/>
          <w:caps w:val="0"/>
          <w:color w:val="222222"/>
          <w:spacing w:val="0"/>
          <w:kern w:val="0"/>
          <w:sz w:val="24"/>
          <w:szCs w:val="24"/>
          <w:shd w:val="clear" w:fill="FFFFFF"/>
          <w:lang w:val="en-US" w:eastAsia="zh-CN" w:bidi="ar"/>
        </w:rPr>
        <w:t>比如房东买回的时候：</w:t>
      </w:r>
    </w:p>
    <w:p>
      <w:pPr>
        <w:keepNext w:val="0"/>
        <w:keepLines w:val="0"/>
        <w:widowControl/>
        <w:suppressLineNumbers w:val="0"/>
        <w:shd w:val="clear" w:fill="FFFFFF"/>
        <w:spacing w:before="0" w:beforeAutospacing="0" w:after="0" w:afterAutospacing="0"/>
        <w:ind w:left="420" w:right="0" w:firstLine="0"/>
        <w:jc w:val="left"/>
        <w:rPr>
          <w:rFonts w:hint="default" w:ascii="Arial" w:hAnsi="Arial" w:cs="Arial"/>
          <w:i w:val="0"/>
          <w:caps w:val="0"/>
          <w:color w:val="222222"/>
          <w:spacing w:val="0"/>
          <w:sz w:val="19"/>
          <w:szCs w:val="19"/>
        </w:rPr>
      </w:pPr>
      <w:r>
        <w:rPr>
          <w:rFonts w:ascii="Wingdings" w:hAnsi="Wingdings" w:eastAsia="SimSun" w:cs="Wingdings"/>
          <w:i w:val="0"/>
          <w:caps w:val="0"/>
          <w:color w:val="222222"/>
          <w:spacing w:val="0"/>
          <w:kern w:val="0"/>
          <w:sz w:val="24"/>
          <w:szCs w:val="24"/>
          <w:shd w:val="clear" w:fill="FFFFFF"/>
          <w:lang w:val="en-US" w:eastAsia="zh-CN" w:bidi="ar"/>
        </w:rPr>
        <w:t>l </w:t>
      </w:r>
      <w:r>
        <w:rPr>
          <w:rFonts w:hint="default" w:ascii="Arial" w:hAnsi="Arial" w:eastAsia="SimSun" w:cs="Arial"/>
          <w:i w:val="0"/>
          <w:caps w:val="0"/>
          <w:color w:val="222222"/>
          <w:spacing w:val="0"/>
          <w:kern w:val="0"/>
          <w:sz w:val="24"/>
          <w:szCs w:val="24"/>
          <w:shd w:val="clear" w:fill="FFFFFF"/>
          <w:lang w:val="en-US" w:eastAsia="zh-CN" w:bidi="ar"/>
        </w:rPr>
        <w:t>如果余额足够，则支付买回账单。</w:t>
      </w:r>
    </w:p>
    <w:p>
      <w:pPr>
        <w:keepNext w:val="0"/>
        <w:keepLines w:val="0"/>
        <w:widowControl/>
        <w:suppressLineNumbers w:val="0"/>
        <w:shd w:val="clear" w:fill="FFFFFF"/>
        <w:spacing w:before="0" w:beforeAutospacing="0" w:after="0" w:afterAutospacing="0"/>
        <w:ind w:left="420" w:right="0" w:firstLine="0"/>
        <w:jc w:val="left"/>
        <w:rPr>
          <w:rFonts w:hint="default" w:ascii="Arial" w:hAnsi="Arial" w:cs="Arial"/>
          <w:i w:val="0"/>
          <w:caps w:val="0"/>
          <w:color w:val="222222"/>
          <w:spacing w:val="0"/>
          <w:sz w:val="19"/>
          <w:szCs w:val="19"/>
        </w:rPr>
      </w:pPr>
      <w:r>
        <w:rPr>
          <w:rFonts w:hint="default" w:ascii="Wingdings" w:hAnsi="Wingdings" w:eastAsia="SimSun" w:cs="Wingdings"/>
          <w:i w:val="0"/>
          <w:caps w:val="0"/>
          <w:color w:val="222222"/>
          <w:spacing w:val="0"/>
          <w:kern w:val="0"/>
          <w:sz w:val="24"/>
          <w:szCs w:val="24"/>
          <w:shd w:val="clear" w:fill="FFFFFF"/>
          <w:lang w:val="en-US" w:eastAsia="zh-CN" w:bidi="ar"/>
        </w:rPr>
        <w:t>l </w:t>
      </w:r>
      <w:r>
        <w:rPr>
          <w:rFonts w:hint="default" w:ascii="Arial" w:hAnsi="Arial" w:eastAsia="SimSun" w:cs="Arial"/>
          <w:i w:val="0"/>
          <w:caps w:val="0"/>
          <w:color w:val="222222"/>
          <w:spacing w:val="0"/>
          <w:kern w:val="0"/>
          <w:sz w:val="24"/>
          <w:szCs w:val="24"/>
          <w:shd w:val="clear" w:fill="FFFFFF"/>
          <w:lang w:val="en-US" w:eastAsia="zh-CN" w:bidi="ar"/>
        </w:rPr>
        <w:t>如果余额为</w:t>
      </w:r>
      <w:r>
        <w:rPr>
          <w:rFonts w:hint="default" w:ascii="Times New Roman" w:hAnsi="Times New Roman" w:eastAsia="SimSun" w:cs="Times New Roman"/>
          <w:i w:val="0"/>
          <w:caps w:val="0"/>
          <w:color w:val="222222"/>
          <w:spacing w:val="0"/>
          <w:kern w:val="0"/>
          <w:sz w:val="24"/>
          <w:szCs w:val="24"/>
          <w:shd w:val="clear" w:fill="FFFFFF"/>
          <w:lang w:val="en-US" w:eastAsia="zh-CN" w:bidi="ar"/>
        </w:rPr>
        <w:t>0</w:t>
      </w:r>
      <w:r>
        <w:rPr>
          <w:rFonts w:ascii="SimSun" w:hAnsi="SimSun" w:eastAsia="SimSun" w:cs="SimSun"/>
          <w:i w:val="0"/>
          <w:caps w:val="0"/>
          <w:color w:val="222222"/>
          <w:spacing w:val="0"/>
          <w:kern w:val="0"/>
          <w:sz w:val="24"/>
          <w:szCs w:val="24"/>
          <w:shd w:val="clear" w:fill="FFFFFF"/>
          <w:lang w:val="en-US" w:eastAsia="zh-CN" w:bidi="ar"/>
        </w:rPr>
        <w:t>，则将房东设置为黑名单，不允许提现。</w:t>
      </w:r>
    </w:p>
    <w:p>
      <w:pPr>
        <w:keepNext w:val="0"/>
        <w:keepLines w:val="0"/>
        <w:widowControl/>
        <w:suppressLineNumbers w:val="0"/>
        <w:shd w:val="clear" w:fill="FFFFFF"/>
        <w:spacing w:before="0" w:beforeAutospacing="0" w:after="0" w:afterAutospacing="0"/>
        <w:ind w:left="420" w:right="0" w:firstLine="0"/>
        <w:jc w:val="left"/>
        <w:rPr>
          <w:rFonts w:hint="default" w:ascii="Arial" w:hAnsi="Arial" w:cs="Arial"/>
          <w:i w:val="0"/>
          <w:caps w:val="0"/>
          <w:color w:val="222222"/>
          <w:spacing w:val="0"/>
          <w:sz w:val="19"/>
          <w:szCs w:val="19"/>
        </w:rPr>
      </w:pPr>
      <w:r>
        <w:rPr>
          <w:rFonts w:hint="default" w:ascii="Wingdings" w:hAnsi="Wingdings" w:eastAsia="SimSun" w:cs="Wingdings"/>
          <w:i w:val="0"/>
          <w:caps w:val="0"/>
          <w:color w:val="222222"/>
          <w:spacing w:val="0"/>
          <w:kern w:val="0"/>
          <w:sz w:val="24"/>
          <w:szCs w:val="24"/>
          <w:shd w:val="clear" w:fill="FFFFFF"/>
          <w:lang w:val="en-US" w:eastAsia="zh-CN" w:bidi="ar"/>
        </w:rPr>
        <w:t>l </w:t>
      </w:r>
      <w:r>
        <w:rPr>
          <w:rFonts w:hint="default" w:ascii="Arial" w:hAnsi="Arial" w:eastAsia="SimSun" w:cs="Arial"/>
          <w:i w:val="0"/>
          <w:caps w:val="0"/>
          <w:color w:val="222222"/>
          <w:spacing w:val="0"/>
          <w:kern w:val="0"/>
          <w:sz w:val="24"/>
          <w:szCs w:val="24"/>
          <w:shd w:val="clear" w:fill="FFFFFF"/>
          <w:lang w:val="en-US" w:eastAsia="zh-CN" w:bidi="ar"/>
        </w:rPr>
        <w:t>如果余额为负数，则告警（产品经理肯定不会画这个，因为这个是技术的严重</w:t>
      </w:r>
      <w:r>
        <w:rPr>
          <w:rFonts w:hint="default" w:ascii="Times New Roman" w:hAnsi="Times New Roman" w:eastAsia="SimSun" w:cs="Times New Roman"/>
          <w:i w:val="0"/>
          <w:caps w:val="0"/>
          <w:color w:val="222222"/>
          <w:spacing w:val="0"/>
          <w:kern w:val="0"/>
          <w:sz w:val="24"/>
          <w:szCs w:val="24"/>
          <w:shd w:val="clear" w:fill="FFFFFF"/>
          <w:lang w:val="en-US" w:eastAsia="zh-CN" w:bidi="ar"/>
        </w:rPr>
        <w:t>bug</w:t>
      </w:r>
      <w:r>
        <w:rPr>
          <w:rFonts w:ascii="SimSun" w:hAnsi="SimSun" w:eastAsia="SimSun" w:cs="SimSun"/>
          <w:i w:val="0"/>
          <w:caps w:val="0"/>
          <w:color w:val="222222"/>
          <w:spacing w:val="0"/>
          <w:kern w:val="0"/>
          <w:sz w:val="24"/>
          <w:szCs w:val="24"/>
          <w:shd w:val="clear" w:fill="FFFFFF"/>
          <w:lang w:val="en-US" w:eastAsia="zh-CN" w:bidi="ar"/>
        </w:rPr>
        <w:t>）。</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i w:val="0"/>
          <w:caps w:val="0"/>
          <w:color w:val="222222"/>
          <w:spacing w:val="0"/>
          <w:sz w:val="19"/>
          <w:szCs w:val="19"/>
        </w:rPr>
      </w:pPr>
      <w:r>
        <w:rPr>
          <w:rFonts w:hint="default" w:ascii="Arial" w:hAnsi="Arial" w:eastAsia="SimSun" w:cs="Arial"/>
          <w:i w:val="0"/>
          <w:caps w:val="0"/>
          <w:color w:val="222222"/>
          <w:spacing w:val="0"/>
          <w:kern w:val="0"/>
          <w:sz w:val="24"/>
          <w:szCs w:val="24"/>
          <w:shd w:val="clear" w:fill="FFFFFF"/>
          <w:lang w:val="en-US" w:eastAsia="zh-CN" w:bidi="ar"/>
        </w:rPr>
        <w:t>在上述过程中，余额</w:t>
      </w:r>
      <w:r>
        <w:rPr>
          <w:rFonts w:hint="default" w:ascii="Times New Roman" w:hAnsi="Times New Roman" w:eastAsia="SimSun" w:cs="Times New Roman"/>
          <w:i w:val="0"/>
          <w:caps w:val="0"/>
          <w:color w:val="222222"/>
          <w:spacing w:val="0"/>
          <w:kern w:val="0"/>
          <w:sz w:val="24"/>
          <w:szCs w:val="24"/>
          <w:shd w:val="clear" w:fill="FFFFFF"/>
          <w:lang w:val="en-US" w:eastAsia="zh-CN" w:bidi="ar"/>
        </w:rPr>
        <w:t>&gt;0</w:t>
      </w:r>
      <w:r>
        <w:rPr>
          <w:rFonts w:ascii="SimSun" w:hAnsi="SimSun" w:eastAsia="SimSun" w:cs="SimSun"/>
          <w:i w:val="0"/>
          <w:caps w:val="0"/>
          <w:color w:val="222222"/>
          <w:spacing w:val="0"/>
          <w:kern w:val="0"/>
          <w:sz w:val="24"/>
          <w:szCs w:val="24"/>
          <w:shd w:val="clear" w:fill="FFFFFF"/>
          <w:lang w:val="en-US" w:eastAsia="zh-CN" w:bidi="ar"/>
        </w:rPr>
        <w:t>或者</w:t>
      </w:r>
      <w:r>
        <w:rPr>
          <w:rFonts w:hint="default" w:ascii="Times New Roman" w:hAnsi="Times New Roman" w:eastAsia="SimSun" w:cs="Times New Roman"/>
          <w:i w:val="0"/>
          <w:caps w:val="0"/>
          <w:color w:val="222222"/>
          <w:spacing w:val="0"/>
          <w:kern w:val="0"/>
          <w:sz w:val="24"/>
          <w:szCs w:val="24"/>
          <w:shd w:val="clear" w:fill="FFFFFF"/>
          <w:lang w:val="en-US" w:eastAsia="zh-CN" w:bidi="ar"/>
        </w:rPr>
        <w:t>=0</w:t>
      </w:r>
      <w:r>
        <w:rPr>
          <w:rFonts w:ascii="SimSun" w:hAnsi="SimSun" w:eastAsia="SimSun" w:cs="SimSun"/>
          <w:i w:val="0"/>
          <w:caps w:val="0"/>
          <w:color w:val="222222"/>
          <w:spacing w:val="0"/>
          <w:kern w:val="0"/>
          <w:sz w:val="24"/>
          <w:szCs w:val="24"/>
          <w:shd w:val="clear" w:fill="FFFFFF"/>
          <w:lang w:val="en-US" w:eastAsia="zh-CN" w:bidi="ar"/>
        </w:rPr>
        <w:t>都是正常的业务流转过程，</w:t>
      </w:r>
      <w:r>
        <w:rPr>
          <w:rFonts w:hint="default" w:ascii="Arial" w:hAnsi="Arial" w:eastAsia="SimSun" w:cs="Arial"/>
          <w:i w:val="0"/>
          <w:caps w:val="0"/>
          <w:color w:val="222222"/>
          <w:spacing w:val="0"/>
          <w:kern w:val="0"/>
          <w:sz w:val="24"/>
          <w:szCs w:val="24"/>
          <w:shd w:val="clear" w:fill="FFFFFF"/>
          <w:lang w:val="en-US" w:eastAsia="zh-CN" w:bidi="ar"/>
        </w:rPr>
        <w:t>不允许打印</w:t>
      </w:r>
      <w:r>
        <w:rPr>
          <w:rFonts w:hint="default" w:ascii="Times New Roman" w:hAnsi="Times New Roman" w:eastAsia="SimSun" w:cs="Times New Roman"/>
          <w:i w:val="0"/>
          <w:caps w:val="0"/>
          <w:color w:val="222222"/>
          <w:spacing w:val="0"/>
          <w:kern w:val="0"/>
          <w:sz w:val="24"/>
          <w:szCs w:val="24"/>
          <w:shd w:val="clear" w:fill="FFFFFF"/>
          <w:lang w:val="en-US" w:eastAsia="zh-CN" w:bidi="ar"/>
        </w:rPr>
        <w:t>error/fatal</w:t>
      </w:r>
      <w:r>
        <w:rPr>
          <w:rFonts w:ascii="SimSun" w:hAnsi="SimSun" w:eastAsia="SimSun" w:cs="SimSun"/>
          <w:i w:val="0"/>
          <w:caps w:val="0"/>
          <w:color w:val="222222"/>
          <w:spacing w:val="0"/>
          <w:kern w:val="0"/>
          <w:sz w:val="24"/>
          <w:szCs w:val="24"/>
          <w:shd w:val="clear" w:fill="FFFFFF"/>
          <w:lang w:val="en-US" w:eastAsia="zh-CN" w:bidi="ar"/>
        </w:rPr>
        <w:t>级别的日志</w:t>
      </w:r>
      <w:r>
        <w:rPr>
          <w:rFonts w:hint="default" w:ascii="Arial" w:hAnsi="Arial" w:eastAsia="SimSun" w:cs="Arial"/>
          <w:i w:val="0"/>
          <w:caps w:val="0"/>
          <w:color w:val="222222"/>
          <w:spacing w:val="0"/>
          <w:kern w:val="0"/>
          <w:sz w:val="24"/>
          <w:szCs w:val="24"/>
          <w:shd w:val="clear" w:fill="FFFFFF"/>
          <w:lang w:val="en-US" w:eastAsia="zh-CN" w:bidi="ar"/>
        </w:rPr>
        <w:t>。而如果余额为负数，这是不可能出现的情况，如果开发人员想加强数据跟踪，可以打印error/fatal。</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i w:val="0"/>
          <w:caps w:val="0"/>
          <w:color w:val="222222"/>
          <w:spacing w:val="0"/>
          <w:sz w:val="19"/>
          <w:szCs w:val="19"/>
        </w:rPr>
      </w:pPr>
      <w:r>
        <w:rPr>
          <w:rFonts w:hint="default" w:ascii="Arial" w:hAnsi="Arial" w:eastAsia="SimSun" w:cs="Arial"/>
          <w:i w:val="0"/>
          <w:caps w:val="0"/>
          <w:color w:val="222222"/>
          <w:spacing w:val="0"/>
          <w:kern w:val="0"/>
          <w:sz w:val="24"/>
          <w:szCs w:val="24"/>
          <w:shd w:val="clear" w:fill="FFFFFF"/>
          <w:lang w:val="en-US" w:eastAsia="zh-CN" w:bidi="ar"/>
        </w:rPr>
        <w:t>此外，关于到第三方/中间件的重连，一般可以在N次重连都失败之后，打印error/fatal。</w:t>
      </w:r>
    </w:p>
    <w:p>
      <w:pPr>
        <w:keepNext w:val="0"/>
        <w:keepLines w:val="0"/>
        <w:widowControl/>
        <w:suppressLineNumbers w:val="0"/>
        <w:shd w:val="clear" w:fill="FFFFFF"/>
        <w:spacing w:before="0" w:beforeAutospacing="0" w:after="0" w:afterAutospacing="0"/>
        <w:ind w:left="0" w:right="0" w:firstLine="0"/>
        <w:jc w:val="left"/>
        <w:rPr>
          <w:rFonts w:hint="default" w:ascii="Arial" w:hAnsi="Arial" w:cs="Arial"/>
          <w:i w:val="0"/>
          <w:caps w:val="0"/>
          <w:color w:val="222222"/>
          <w:spacing w:val="0"/>
          <w:sz w:val="19"/>
          <w:szCs w:val="19"/>
        </w:rPr>
      </w:pPr>
      <w:r>
        <w:rPr>
          <w:rFonts w:hint="default" w:ascii="Arial" w:hAnsi="Arial" w:eastAsia="SimSun" w:cs="Arial"/>
          <w:i w:val="0"/>
          <w:caps w:val="0"/>
          <w:color w:val="222222"/>
          <w:spacing w:val="0"/>
          <w:kern w:val="0"/>
          <w:sz w:val="24"/>
          <w:szCs w:val="24"/>
          <w:shd w:val="clear" w:fill="FFFFFF"/>
          <w:lang w:val="en-US" w:eastAsia="zh-CN" w:bidi="ar"/>
        </w:rPr>
        <w:t>2.</w:t>
      </w:r>
      <w:r>
        <w:rPr>
          <w:rFonts w:hint="default" w:ascii="Arial" w:hAnsi="Arial" w:cs="Arial"/>
          <w:i w:val="0"/>
          <w:caps w:val="0"/>
          <w:color w:val="222222"/>
          <w:spacing w:val="0"/>
          <w:kern w:val="0"/>
          <w:sz w:val="24"/>
          <w:szCs w:val="24"/>
          <w:shd w:val="clear" w:fill="FFFFFF"/>
          <w:lang w:eastAsia="zh-CN" w:bidi="ar"/>
        </w:rPr>
        <w:t xml:space="preserve"> </w:t>
      </w:r>
      <w:r>
        <w:rPr>
          <w:rFonts w:hint="default" w:ascii="Arial" w:hAnsi="Arial" w:eastAsia="SimSun" w:cs="Arial"/>
          <w:i w:val="0"/>
          <w:caps w:val="0"/>
          <w:color w:val="222222"/>
          <w:spacing w:val="0"/>
          <w:kern w:val="0"/>
          <w:sz w:val="24"/>
          <w:szCs w:val="24"/>
          <w:shd w:val="clear" w:fill="FFFFFF"/>
          <w:lang w:val="en-US" w:eastAsia="zh-CN" w:bidi="ar"/>
        </w:rPr>
        <w:t>error/fatal</w:t>
      </w:r>
      <w:r>
        <w:rPr>
          <w:rFonts w:ascii="SimSun" w:hAnsi="SimSun" w:eastAsia="SimSun" w:cs="SimSun"/>
          <w:i w:val="0"/>
          <w:caps w:val="0"/>
          <w:color w:val="222222"/>
          <w:spacing w:val="0"/>
          <w:kern w:val="0"/>
          <w:sz w:val="24"/>
          <w:szCs w:val="24"/>
          <w:shd w:val="clear" w:fill="FFFFFF"/>
          <w:lang w:val="en-US" w:eastAsia="zh-CN" w:bidi="ar"/>
        </w:rPr>
        <w:t>级别日志</w:t>
      </w:r>
      <w:r>
        <w:rPr>
          <w:rFonts w:hint="default" w:ascii="Arial" w:hAnsi="Arial" w:eastAsia="SimSun" w:cs="Arial"/>
          <w:i w:val="0"/>
          <w:caps w:val="0"/>
          <w:color w:val="222222"/>
          <w:spacing w:val="0"/>
          <w:kern w:val="0"/>
          <w:sz w:val="24"/>
          <w:szCs w:val="24"/>
          <w:shd w:val="clear" w:fill="FFFFFF"/>
          <w:lang w:val="en-US" w:eastAsia="zh-CN" w:bidi="ar"/>
        </w:rPr>
        <w:t>和异常没有必然关系。即使某些业务流转是通过抓取异常判断的（我们禁止这样写，不过老代码暂时可保留），也可以</w:t>
      </w:r>
      <w:r>
        <w:rPr>
          <w:rFonts w:hint="default" w:ascii="Times New Roman" w:hAnsi="Times New Roman" w:eastAsia="SimSun" w:cs="Times New Roman"/>
          <w:i w:val="0"/>
          <w:caps w:val="0"/>
          <w:color w:val="222222"/>
          <w:spacing w:val="0"/>
          <w:kern w:val="0"/>
          <w:sz w:val="24"/>
          <w:szCs w:val="24"/>
          <w:shd w:val="clear" w:fill="FFFFFF"/>
          <w:lang w:val="en-US" w:eastAsia="zh-CN" w:bidi="ar"/>
        </w:rPr>
        <w:t>catch</w:t>
      </w:r>
      <w:r>
        <w:rPr>
          <w:rFonts w:ascii="SimSun" w:hAnsi="SimSun" w:eastAsia="SimSun" w:cs="SimSun"/>
          <w:i w:val="0"/>
          <w:caps w:val="0"/>
          <w:color w:val="222222"/>
          <w:spacing w:val="0"/>
          <w:kern w:val="0"/>
          <w:sz w:val="24"/>
          <w:szCs w:val="24"/>
          <w:shd w:val="clear" w:fill="FFFFFF"/>
          <w:lang w:val="en-US" w:eastAsia="zh-CN" w:bidi="ar"/>
        </w:rPr>
        <w:t>之后打印</w:t>
      </w:r>
      <w:r>
        <w:rPr>
          <w:rFonts w:hint="default" w:ascii="Times New Roman" w:hAnsi="Times New Roman" w:eastAsia="SimSun" w:cs="Times New Roman"/>
          <w:i w:val="0"/>
          <w:caps w:val="0"/>
          <w:color w:val="222222"/>
          <w:spacing w:val="0"/>
          <w:kern w:val="0"/>
          <w:sz w:val="24"/>
          <w:szCs w:val="24"/>
          <w:shd w:val="clear" w:fill="FFFFFF"/>
          <w:lang w:val="en-US" w:eastAsia="zh-CN" w:bidi="ar"/>
        </w:rPr>
        <w:t>info</w:t>
      </w:r>
      <w:r>
        <w:rPr>
          <w:rFonts w:ascii="SimSun" w:hAnsi="SimSun" w:eastAsia="SimSun" w:cs="SimSun"/>
          <w:i w:val="0"/>
          <w:caps w:val="0"/>
          <w:color w:val="222222"/>
          <w:spacing w:val="0"/>
          <w:kern w:val="0"/>
          <w:sz w:val="24"/>
          <w:szCs w:val="24"/>
          <w:shd w:val="clear" w:fill="FFFFFF"/>
          <w:lang w:val="en-US" w:eastAsia="zh-CN" w:bidi="ar"/>
        </w:rPr>
        <w:t>日志。</w:t>
      </w:r>
    </w:p>
    <w:p>
      <w:pPr>
        <w:pStyle w:val="19"/>
        <w:shd w:val="clear" w:color="auto" w:fill="FFFFFF"/>
        <w:wordWrap w:val="0"/>
        <w:spacing w:before="125" w:beforeAutospacing="0" w:after="125" w:afterAutospacing="0" w:line="292" w:lineRule="atLeast"/>
        <w:rPr>
          <w:rFonts w:ascii="Verdana" w:hAnsi="Verdana"/>
          <w:color w:val="393939"/>
          <w:sz w:val="18"/>
          <w:szCs w:val="18"/>
        </w:rPr>
      </w:pPr>
    </w:p>
    <w:p>
      <w:pPr>
        <w:pStyle w:val="4"/>
      </w:pPr>
      <w:bookmarkStart w:id="310" w:name="_Toc495785683"/>
      <w:bookmarkStart w:id="311" w:name="_Toc1213079547"/>
      <w:bookmarkStart w:id="312" w:name="_Toc1788976047"/>
      <w:bookmarkStart w:id="313" w:name="_Toc1521920946"/>
      <w:bookmarkStart w:id="314" w:name="_Toc1495779164"/>
      <w:bookmarkStart w:id="315" w:name="_Toc183696608"/>
      <w:bookmarkStart w:id="316" w:name="_Toc1344492194"/>
      <w:r>
        <w:t>日志类型</w:t>
      </w:r>
      <w:bookmarkEnd w:id="310"/>
      <w:bookmarkEnd w:id="311"/>
      <w:bookmarkEnd w:id="312"/>
      <w:bookmarkEnd w:id="313"/>
      <w:bookmarkEnd w:id="314"/>
      <w:bookmarkEnd w:id="315"/>
      <w:bookmarkEnd w:id="316"/>
    </w:p>
    <w:p>
      <w:pPr>
        <w:jc w:val="center"/>
      </w:pPr>
      <w:r>
        <w:drawing>
          <wp:inline distT="0" distB="0" distL="0" distR="0">
            <wp:extent cx="3492500" cy="3028950"/>
            <wp:effectExtent l="0" t="0" r="12700" b="0"/>
            <wp:docPr id="17" name="图片 1" descr="监控平台-日志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监控平台-日志类型.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2500" cy="3028950"/>
                    </a:xfrm>
                    <a:prstGeom prst="rect">
                      <a:avLst/>
                    </a:prstGeom>
                  </pic:spPr>
                </pic:pic>
              </a:graphicData>
            </a:graphic>
          </wp:inline>
        </w:drawing>
      </w:r>
    </w:p>
    <w:p>
      <w:pPr>
        <w:pStyle w:val="4"/>
      </w:pPr>
      <w:bookmarkStart w:id="317" w:name="_Toc495785684"/>
      <w:bookmarkStart w:id="318" w:name="_Toc1541966736"/>
      <w:bookmarkStart w:id="319" w:name="_Toc1489559605"/>
      <w:bookmarkStart w:id="320" w:name="_Toc1604361402"/>
      <w:bookmarkStart w:id="321" w:name="_Toc739600939"/>
      <w:bookmarkStart w:id="322" w:name="_Toc369302464"/>
      <w:bookmarkStart w:id="323" w:name="_Toc1907820318"/>
      <w:r>
        <w:rPr>
          <w:rFonts w:hint="eastAsia"/>
        </w:rPr>
        <w:t>统一日志输出格式及分离错误日志</w:t>
      </w:r>
      <w:bookmarkEnd w:id="317"/>
      <w:bookmarkEnd w:id="318"/>
      <w:bookmarkEnd w:id="319"/>
      <w:bookmarkEnd w:id="320"/>
      <w:bookmarkEnd w:id="321"/>
      <w:bookmarkEnd w:id="322"/>
      <w:bookmarkEnd w:id="323"/>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eastAsiaTheme="minorEastAsia" w:cstheme="minorBidi"/>
              </w:rPr>
            </w:pPr>
            <w:r>
              <w:rPr>
                <w:rFonts w:eastAsiaTheme="minorEastAsia" w:cstheme="minorBidi"/>
                <w:color w:val="FF0000"/>
              </w:rPr>
              <w:t>log4j.</w:t>
            </w:r>
            <w:r>
              <w:rPr>
                <w:rFonts w:eastAsiaTheme="minorEastAsia" w:cstheme="minorBidi"/>
              </w:rPr>
              <w:t xml:space="preserve"> </w:t>
            </w:r>
            <w:r>
              <w:rPr>
                <w:rFonts w:eastAsiaTheme="minorEastAsia" w:cstheme="minorBidi"/>
                <w:color w:val="FF0000"/>
              </w:rPr>
              <w:t>rootLogger=INFO, file,</w:t>
            </w:r>
            <w:r>
              <w:rPr>
                <w:rFonts w:hint="eastAsia" w:eastAsiaTheme="minorEastAsia" w:cstheme="minorBidi"/>
                <w:color w:val="FF0000"/>
              </w:rPr>
              <w:t xml:space="preserve"> wF</w:t>
            </w:r>
            <w:r>
              <w:rPr>
                <w:rFonts w:eastAsiaTheme="minorEastAsia" w:cstheme="minorBidi"/>
                <w:color w:val="FF0000"/>
              </w:rPr>
              <w:t>ile</w:t>
            </w:r>
          </w:p>
          <w:p>
            <w:pPr>
              <w:rPr>
                <w:rFonts w:eastAsiaTheme="minorEastAsia" w:cstheme="minorBidi"/>
              </w:rPr>
            </w:pPr>
            <w:r>
              <w:rPr>
                <w:rFonts w:eastAsiaTheme="minorEastAsia" w:cstheme="minorBidi"/>
              </w:rPr>
              <w:t>log4j.appender.file=org.apache.log4j.DailyRollingFileAppender</w:t>
            </w:r>
          </w:p>
          <w:p>
            <w:pPr>
              <w:rPr>
                <w:rFonts w:eastAsiaTheme="minorEastAsia" w:cstheme="minorBidi"/>
              </w:rPr>
            </w:pPr>
            <w:r>
              <w:rPr>
                <w:rFonts w:eastAsiaTheme="minorEastAsia" w:cstheme="minorBidi"/>
              </w:rPr>
              <w:t>log4j.appender.file.DatePattern='_'yyyy-MM-dd-a'.log'</w:t>
            </w:r>
          </w:p>
          <w:p>
            <w:pPr>
              <w:rPr>
                <w:rFonts w:eastAsiaTheme="minorEastAsia" w:cstheme="minorBidi"/>
              </w:rPr>
            </w:pPr>
            <w:r>
              <w:rPr>
                <w:rFonts w:eastAsiaTheme="minorEastAsia" w:cstheme="minorBidi"/>
              </w:rPr>
              <w:t>log4j.appender.file.layout=org.apache.log4j.PatternLayout</w:t>
            </w:r>
          </w:p>
          <w:p>
            <w:pPr>
              <w:rPr>
                <w:rFonts w:eastAsiaTheme="minorEastAsia" w:cstheme="minorBidi"/>
              </w:rPr>
            </w:pPr>
            <w:r>
              <w:rPr>
                <w:rFonts w:eastAsiaTheme="minorEastAsia" w:cstheme="minorBidi"/>
              </w:rPr>
              <w:t>log4j.appender.file.layout.ConversionPattern=%p %d{yyyy-MM-dd HH\:mm\:ss} %C.%M(%L) | %m %n</w:t>
            </w:r>
          </w:p>
        </w:tc>
      </w:tr>
    </w:tbl>
    <w:p/>
    <w:p>
      <w:r>
        <w:rPr>
          <w:rFonts w:hint="eastAsia"/>
        </w:rPr>
        <w:t>分离出错误及告警日志：</w:t>
      </w:r>
    </w:p>
    <w:tbl>
      <w:tblPr>
        <w:tblStyle w:val="38"/>
        <w:tblW w:w="170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Theme="minorEastAsia" w:cstheme="minorBidi"/>
                <w:color w:val="FF0000"/>
              </w:rPr>
            </w:pPr>
            <w:r>
              <w:rPr>
                <w:rFonts w:eastAsiaTheme="minorEastAsia" w:cstheme="minorBidi"/>
                <w:color w:val="FF0000"/>
              </w:rPr>
              <w:t>log4j.appender.</w:t>
            </w:r>
            <w:r>
              <w:rPr>
                <w:rFonts w:hint="eastAsia" w:eastAsiaTheme="minorEastAsia" w:cstheme="minorBidi"/>
                <w:color w:val="FF0000"/>
              </w:rPr>
              <w:t xml:space="preserve"> wF</w:t>
            </w:r>
            <w:r>
              <w:rPr>
                <w:rFonts w:eastAsiaTheme="minorEastAsia" w:cstheme="minorBidi"/>
                <w:color w:val="FF0000"/>
              </w:rPr>
              <w:t>ile.Threshold=</w:t>
            </w:r>
            <w:r>
              <w:rPr>
                <w:rFonts w:hint="eastAsia" w:eastAsiaTheme="minorEastAsia" w:cstheme="minorBidi"/>
                <w:color w:val="FF0000"/>
              </w:rPr>
              <w:t>WARN</w:t>
            </w:r>
          </w:p>
          <w:p>
            <w:pPr>
              <w:rPr>
                <w:rFonts w:eastAsiaTheme="minorEastAsia" w:cstheme="minorBidi"/>
              </w:rPr>
            </w:pPr>
            <w:r>
              <w:rPr>
                <w:rFonts w:eastAsiaTheme="minorEastAsia" w:cstheme="minorBidi"/>
              </w:rPr>
              <w:t>log4j.appender.</w:t>
            </w:r>
            <w:r>
              <w:rPr>
                <w:rFonts w:hint="eastAsia" w:eastAsiaTheme="minorEastAsia" w:cstheme="minorBidi"/>
              </w:rPr>
              <w:t xml:space="preserve"> wF</w:t>
            </w:r>
            <w:r>
              <w:rPr>
                <w:rFonts w:eastAsiaTheme="minorEastAsia" w:cstheme="minorBidi"/>
              </w:rPr>
              <w:t>ile =org.apache.log4j.DailyRollingFileAppender</w:t>
            </w:r>
          </w:p>
          <w:p>
            <w:pPr>
              <w:rPr>
                <w:rFonts w:eastAsiaTheme="minorEastAsia" w:cstheme="minorBidi"/>
              </w:rPr>
            </w:pPr>
            <w:r>
              <w:rPr>
                <w:rFonts w:eastAsiaTheme="minorEastAsia" w:cstheme="minorBidi"/>
              </w:rPr>
              <w:t>log4j.appender.</w:t>
            </w:r>
            <w:r>
              <w:rPr>
                <w:rFonts w:hint="eastAsia" w:eastAsiaTheme="minorEastAsia" w:cstheme="minorBidi"/>
              </w:rPr>
              <w:t xml:space="preserve"> wF</w:t>
            </w:r>
            <w:r>
              <w:rPr>
                <w:rFonts w:eastAsiaTheme="minorEastAsia" w:cstheme="minorBidi"/>
              </w:rPr>
              <w:t>ile.File=</w:t>
            </w:r>
            <w:r>
              <w:rPr>
                <w:rFonts w:eastAsiaTheme="minorEastAsia" w:cstheme="minorBidi"/>
                <w:color w:val="00B050"/>
              </w:rPr>
              <w:t>/data/mogologs/mogoroom-</w:t>
            </w:r>
            <w:r>
              <w:rPr>
                <w:rFonts w:hint="eastAsia" w:eastAsiaTheme="minorEastAsia" w:cstheme="minorBidi"/>
                <w:color w:val="00B050"/>
              </w:rPr>
              <w:t>error</w:t>
            </w:r>
            <w:r>
              <w:rPr>
                <w:rFonts w:eastAsiaTheme="minorEastAsia" w:cstheme="minorBidi"/>
                <w:color w:val="00B050"/>
              </w:rPr>
              <w:t>.log</w:t>
            </w:r>
          </w:p>
          <w:p>
            <w:pPr>
              <w:rPr>
                <w:rFonts w:eastAsiaTheme="minorEastAsia" w:cstheme="minorBidi"/>
              </w:rPr>
            </w:pPr>
            <w:r>
              <w:rPr>
                <w:rFonts w:eastAsiaTheme="minorEastAsia" w:cstheme="minorBidi"/>
              </w:rPr>
              <w:t>log4j.appender.</w:t>
            </w:r>
            <w:r>
              <w:rPr>
                <w:rFonts w:hint="eastAsia" w:eastAsiaTheme="minorEastAsia" w:cstheme="minorBidi"/>
              </w:rPr>
              <w:t xml:space="preserve"> wF</w:t>
            </w:r>
            <w:r>
              <w:rPr>
                <w:rFonts w:eastAsiaTheme="minorEastAsia" w:cstheme="minorBidi"/>
              </w:rPr>
              <w:t>ile.DatePattern='_'yyyy-MM-dd-a'.log'</w:t>
            </w:r>
          </w:p>
          <w:p>
            <w:pPr>
              <w:rPr>
                <w:rFonts w:eastAsiaTheme="minorEastAsia" w:cstheme="minorBidi"/>
              </w:rPr>
            </w:pPr>
            <w:r>
              <w:rPr>
                <w:rFonts w:eastAsiaTheme="minorEastAsia" w:cstheme="minorBidi"/>
              </w:rPr>
              <w:t>log4j.appender.</w:t>
            </w:r>
            <w:r>
              <w:rPr>
                <w:rFonts w:hint="eastAsia" w:eastAsiaTheme="minorEastAsia" w:cstheme="minorBidi"/>
              </w:rPr>
              <w:t xml:space="preserve"> wF</w:t>
            </w:r>
            <w:r>
              <w:rPr>
                <w:rFonts w:eastAsiaTheme="minorEastAsia" w:cstheme="minorBidi"/>
              </w:rPr>
              <w:t>ile.layout=org.apache.log4j.PatternLayout</w:t>
            </w:r>
          </w:p>
          <w:p>
            <w:pPr>
              <w:rPr>
                <w:rFonts w:eastAsiaTheme="minorEastAsia" w:cstheme="minorBidi"/>
              </w:rPr>
            </w:pPr>
            <w:r>
              <w:rPr>
                <w:rFonts w:eastAsiaTheme="minorEastAsia" w:cstheme="minorBidi"/>
              </w:rPr>
              <w:t>log4j.appender.</w:t>
            </w:r>
            <w:r>
              <w:rPr>
                <w:rFonts w:hint="eastAsia" w:eastAsiaTheme="minorEastAsia" w:cstheme="minorBidi"/>
              </w:rPr>
              <w:t xml:space="preserve"> wF</w:t>
            </w:r>
            <w:r>
              <w:rPr>
                <w:rFonts w:eastAsiaTheme="minorEastAsia" w:cstheme="minorBidi"/>
              </w:rPr>
              <w:t>ile.layout.ConversionPattern=%p %d{yyyy-MM-dd HH\:mm\:ss} %C.%M(%L) | %m %n</w:t>
            </w:r>
          </w:p>
        </w:tc>
        <w:tc>
          <w:tcPr>
            <w:tcW w:w="8522" w:type="dxa"/>
          </w:tcPr>
          <w:p>
            <w:pPr>
              <w:rPr>
                <w:rFonts w:eastAsiaTheme="minorEastAsia" w:cstheme="minorBidi"/>
              </w:rPr>
            </w:pPr>
          </w:p>
        </w:tc>
      </w:tr>
    </w:tbl>
    <w:p>
      <w:pPr>
        <w:pStyle w:val="4"/>
      </w:pPr>
      <w:bookmarkStart w:id="324" w:name="_Toc495785685"/>
      <w:bookmarkStart w:id="325" w:name="_Toc1983152852"/>
      <w:bookmarkStart w:id="326" w:name="_Toc1437819537"/>
      <w:bookmarkStart w:id="327" w:name="_Toc1867266526"/>
      <w:bookmarkStart w:id="328" w:name="_Toc2067330623"/>
      <w:bookmarkStart w:id="329" w:name="_Toc1237577063"/>
      <w:bookmarkStart w:id="330" w:name="_Toc594684271"/>
      <w:r>
        <w:rPr>
          <w:rFonts w:hint="eastAsia"/>
        </w:rPr>
        <w:t>日志编码规范</w:t>
      </w:r>
      <w:bookmarkEnd w:id="324"/>
      <w:bookmarkEnd w:id="325"/>
      <w:bookmarkEnd w:id="326"/>
      <w:bookmarkEnd w:id="327"/>
      <w:bookmarkEnd w:id="328"/>
      <w:bookmarkEnd w:id="329"/>
      <w:bookmarkEnd w:id="330"/>
    </w:p>
    <w:p>
      <w:pPr>
        <w:pStyle w:val="19"/>
        <w:shd w:val="clear" w:color="auto" w:fill="FFFFFF"/>
        <w:wordWrap w:val="0"/>
        <w:spacing w:before="0" w:beforeAutospacing="0" w:after="0" w:afterAutospacing="0" w:line="292" w:lineRule="atLeast"/>
        <w:ind w:left="425"/>
        <w:rPr>
          <w:rFonts w:ascii="Verdana" w:hAnsi="Verdana"/>
          <w:color w:val="4C4C4C" w:themeColor="text1"/>
          <w:sz w:val="18"/>
          <w:szCs w:val="18"/>
          <w14:textFill>
            <w14:solidFill>
              <w14:schemeClr w14:val="tx1"/>
            </w14:solidFill>
          </w14:textFill>
        </w:rPr>
      </w:pPr>
      <w:r>
        <w:rPr>
          <w:rFonts w:ascii="Verdana" w:hAnsi="Verdana"/>
          <w:color w:val="4C4C4C" w:themeColor="text1"/>
          <w:sz w:val="18"/>
          <w:szCs w:val="18"/>
          <w14:textFill>
            <w14:solidFill>
              <w14:schemeClr w14:val="tx1"/>
            </w14:solidFill>
          </w14:textFill>
        </w:rPr>
        <w:t>1.</w:t>
      </w:r>
      <w:r>
        <w:rPr>
          <w:rFonts w:hint="eastAsia" w:ascii="Verdana" w:hAnsi="Verdana"/>
          <w:color w:val="4C4C4C" w:themeColor="text1"/>
          <w:sz w:val="18"/>
          <w:szCs w:val="18"/>
          <w14:textFill>
            <w14:solidFill>
              <w14:schemeClr w14:val="tx1"/>
            </w14:solidFill>
          </w14:textFill>
        </w:rPr>
        <w:t xml:space="preserve"> </w:t>
      </w:r>
      <w:r>
        <w:rPr>
          <w:rFonts w:ascii="Verdana" w:hAnsi="Verdana"/>
          <w:color w:val="4C4C4C" w:themeColor="text1"/>
          <w:sz w:val="18"/>
          <w:szCs w:val="18"/>
          <w14:textFill>
            <w14:solidFill>
              <w14:schemeClr w14:val="tx1"/>
            </w14:solidFill>
          </w14:textFill>
        </w:rPr>
        <w:t>在一个对象中通常只使用</w:t>
      </w:r>
      <w:r>
        <w:rPr>
          <w:rFonts w:ascii="Arial" w:hAnsi="Arial" w:cs="Arial"/>
          <w:color w:val="4C4C4C" w:themeColor="text1"/>
          <w:sz w:val="18"/>
          <w:szCs w:val="18"/>
          <w14:textFill>
            <w14:solidFill>
              <w14:schemeClr w14:val="tx1"/>
            </w14:solidFill>
          </w14:textFill>
        </w:rPr>
        <w:t>一个</w:t>
      </w:r>
      <w:r>
        <w:rPr>
          <w:rFonts w:ascii="Verdana" w:hAnsi="Verdana"/>
          <w:color w:val="4C4C4C" w:themeColor="text1"/>
          <w:sz w:val="18"/>
          <w:szCs w:val="18"/>
          <w14:textFill>
            <w14:solidFill>
              <w14:schemeClr w14:val="tx1"/>
            </w14:solidFill>
          </w14:textFill>
        </w:rPr>
        <w:t>Logger对象，</w:t>
      </w:r>
      <w:r>
        <w:rPr>
          <w:rFonts w:ascii="Arial" w:hAnsi="Arial" w:cs="Arial"/>
          <w:color w:val="4C4C4C" w:themeColor="text1"/>
          <w:sz w:val="18"/>
          <w:szCs w:val="18"/>
          <w14:textFill>
            <w14:solidFill>
              <w14:schemeClr w14:val="tx1"/>
            </w14:solidFill>
          </w14:textFill>
        </w:rPr>
        <w:t>Logger应该是static final的，只有在少数需要在构造函数中传递logger的情况下才使用private final。</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4375150" cy="323850"/>
            <wp:effectExtent l="19050" t="0" r="6350" b="0"/>
            <wp:docPr id="18" name="图片 18" descr="http://img.blog.csdn.net/2015031416370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blog.csdn.net/20150314163709819"/>
                    <pic:cNvPicPr>
                      <a:picLocks noChangeAspect="1" noChangeArrowheads="1"/>
                    </pic:cNvPicPr>
                  </pic:nvPicPr>
                  <pic:blipFill>
                    <a:blip r:embed="rId15" cstate="print"/>
                    <a:srcRect/>
                    <a:stretch>
                      <a:fillRect/>
                    </a:stretch>
                  </pic:blipFill>
                  <pic:spPr>
                    <a:xfrm>
                      <a:off x="0" y="0"/>
                      <a:ext cx="4375150" cy="32385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4C4C4C" w:themeColor="text1"/>
          <w:sz w:val="18"/>
          <w:szCs w:val="18"/>
          <w14:textFill>
            <w14:solidFill>
              <w14:schemeClr w14:val="tx1"/>
            </w14:solidFill>
          </w14:textFill>
        </w:rPr>
      </w:pPr>
      <w:r>
        <w:rPr>
          <w:rFonts w:ascii="Verdana" w:hAnsi="Verdana"/>
          <w:color w:val="4C4C4C" w:themeColor="text1"/>
          <w:sz w:val="18"/>
          <w:szCs w:val="18"/>
          <w14:textFill>
            <w14:solidFill>
              <w14:schemeClr w14:val="tx1"/>
            </w14:solidFill>
          </w14:textFill>
        </w:rPr>
        <w:t>2.输出Exceptions的</w:t>
      </w:r>
      <w:r>
        <w:rPr>
          <w:rFonts w:ascii="Arial" w:hAnsi="Arial" w:cs="Arial"/>
          <w:color w:val="4C4C4C" w:themeColor="text1"/>
          <w:sz w:val="18"/>
          <w:szCs w:val="18"/>
          <w14:textFill>
            <w14:solidFill>
              <w14:schemeClr w14:val="tx1"/>
            </w14:solidFill>
          </w14:textFill>
        </w:rPr>
        <w:t>全部</w:t>
      </w:r>
      <w:r>
        <w:rPr>
          <w:rFonts w:ascii="Verdana" w:hAnsi="Verdana"/>
          <w:color w:val="4C4C4C" w:themeColor="text1"/>
          <w:sz w:val="18"/>
          <w:szCs w:val="18"/>
          <w14:textFill>
            <w14:solidFill>
              <w14:schemeClr w14:val="tx1"/>
            </w14:solidFill>
          </w14:textFill>
        </w:rPr>
        <w:t>Throwable信息，因为logger.error(msg)和logger.error(msg,e.getMessage())这样的日志输出方法会丢失掉最重要的StackTrace信息。</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5162550" cy="1276350"/>
            <wp:effectExtent l="19050" t="0" r="0" b="0"/>
            <wp:docPr id="6" name="图片 6" descr="http://img.blog.csdn.net/2015031416384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g.blog.csdn.net/20150314163849278"/>
                    <pic:cNvPicPr>
                      <a:picLocks noChangeAspect="1" noChangeArrowheads="1"/>
                    </pic:cNvPicPr>
                  </pic:nvPicPr>
                  <pic:blipFill>
                    <a:blip r:embed="rId16" cstate="print"/>
                    <a:srcRect/>
                    <a:stretch>
                      <a:fillRect/>
                    </a:stretch>
                  </pic:blipFill>
                  <pic:spPr>
                    <a:xfrm>
                      <a:off x="0" y="0"/>
                      <a:ext cx="5162550" cy="127635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393939"/>
          <w:sz w:val="18"/>
          <w:szCs w:val="18"/>
        </w:rPr>
      </w:pPr>
      <w:r>
        <w:rPr>
          <w:rFonts w:ascii="Verdana" w:hAnsi="Verdana"/>
          <w:color w:val="393939"/>
          <w:sz w:val="18"/>
          <w:szCs w:val="18"/>
        </w:rPr>
        <w:t>3.</w:t>
      </w:r>
      <w:r>
        <w:rPr>
          <w:rFonts w:ascii="Arial" w:hAnsi="Arial" w:cs="Arial"/>
          <w:color w:val="FF0000"/>
          <w:sz w:val="18"/>
          <w:szCs w:val="18"/>
        </w:rPr>
        <w:t>不允许</w:t>
      </w:r>
      <w:r>
        <w:rPr>
          <w:rFonts w:ascii="Verdana" w:hAnsi="Verdana"/>
          <w:color w:val="4C4C4C" w:themeColor="text1"/>
          <w:sz w:val="18"/>
          <w:szCs w:val="18"/>
          <w14:textFill>
            <w14:solidFill>
              <w14:schemeClr w14:val="tx1"/>
            </w14:solidFill>
          </w14:textFill>
        </w:rPr>
        <w:t>记录日志后又抛出异常，因为这样会多次记录日志，</w:t>
      </w:r>
      <w:r>
        <w:rPr>
          <w:rFonts w:ascii="Arial" w:hAnsi="Arial" w:cs="Arial"/>
          <w:color w:val="FF0000"/>
          <w:sz w:val="18"/>
          <w:szCs w:val="18"/>
        </w:rPr>
        <w:t>只允许</w:t>
      </w:r>
      <w:r>
        <w:rPr>
          <w:rFonts w:ascii="Verdana" w:hAnsi="Verdana"/>
          <w:color w:val="4C4C4C" w:themeColor="text1"/>
          <w:sz w:val="18"/>
          <w:szCs w:val="18"/>
          <w14:textFill>
            <w14:solidFill>
              <w14:schemeClr w14:val="tx1"/>
            </w14:solidFill>
          </w14:textFill>
        </w:rPr>
        <w:t>记录一次日志。</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5162550" cy="1162050"/>
            <wp:effectExtent l="19050" t="0" r="0" b="0"/>
            <wp:docPr id="7" name="图片 7" descr="http://img.blog.csdn.net/2015031416390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50314163903459"/>
                    <pic:cNvPicPr>
                      <a:picLocks noChangeAspect="1" noChangeArrowheads="1"/>
                    </pic:cNvPicPr>
                  </pic:nvPicPr>
                  <pic:blipFill>
                    <a:blip r:embed="rId17" cstate="print"/>
                    <a:srcRect/>
                    <a:stretch>
                      <a:fillRect/>
                    </a:stretch>
                  </pic:blipFill>
                  <pic:spPr>
                    <a:xfrm>
                      <a:off x="0" y="0"/>
                      <a:ext cx="5162550" cy="116205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393939"/>
          <w:sz w:val="18"/>
          <w:szCs w:val="18"/>
        </w:rPr>
      </w:pPr>
      <w:r>
        <w:rPr>
          <w:rFonts w:ascii="Arial" w:hAnsi="Arial" w:cs="Arial"/>
          <w:color w:val="000000"/>
          <w:sz w:val="18"/>
          <w:szCs w:val="18"/>
        </w:rPr>
        <w:t>4.</w:t>
      </w:r>
      <w:r>
        <w:rPr>
          <w:rFonts w:ascii="Arial" w:hAnsi="Arial" w:cs="Arial"/>
          <w:color w:val="FF0000"/>
          <w:sz w:val="18"/>
          <w:szCs w:val="18"/>
        </w:rPr>
        <w:t>不允许</w:t>
      </w:r>
      <w:r>
        <w:rPr>
          <w:rFonts w:ascii="Verdana" w:hAnsi="Verdana"/>
          <w:color w:val="4C4C4C" w:themeColor="text1"/>
          <w:sz w:val="18"/>
          <w:szCs w:val="18"/>
          <w14:textFill>
            <w14:solidFill>
              <w14:schemeClr w14:val="tx1"/>
            </w14:solidFill>
          </w14:textFill>
        </w:rPr>
        <w:t>出现System print(包括System.out.println和System.error.println)语句。</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5162550" cy="1270000"/>
            <wp:effectExtent l="19050" t="0" r="0" b="0"/>
            <wp:docPr id="8" name="图片 8" descr="http://img.blog.csdn.net/2015031416375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0314163752362"/>
                    <pic:cNvPicPr>
                      <a:picLocks noChangeAspect="1" noChangeArrowheads="1"/>
                    </pic:cNvPicPr>
                  </pic:nvPicPr>
                  <pic:blipFill>
                    <a:blip r:embed="rId18" cstate="print"/>
                    <a:srcRect/>
                    <a:stretch>
                      <a:fillRect/>
                    </a:stretch>
                  </pic:blipFill>
                  <pic:spPr>
                    <a:xfrm>
                      <a:off x="0" y="0"/>
                      <a:ext cx="5162550" cy="127000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393939"/>
          <w:sz w:val="18"/>
          <w:szCs w:val="18"/>
        </w:rPr>
      </w:pPr>
      <w:r>
        <w:rPr>
          <w:rFonts w:ascii="Verdana" w:hAnsi="Verdana"/>
          <w:color w:val="393939"/>
          <w:sz w:val="18"/>
          <w:szCs w:val="18"/>
        </w:rPr>
        <w:t>5.</w:t>
      </w:r>
      <w:r>
        <w:rPr>
          <w:rFonts w:ascii="Arial" w:hAnsi="Arial" w:cs="Arial"/>
          <w:color w:val="FF0000"/>
          <w:sz w:val="18"/>
          <w:szCs w:val="18"/>
        </w:rPr>
        <w:t>不允许</w:t>
      </w:r>
      <w:r>
        <w:rPr>
          <w:rFonts w:ascii="Verdana" w:hAnsi="Verdana"/>
          <w:color w:val="4C4C4C" w:themeColor="text1"/>
          <w:sz w:val="18"/>
          <w:szCs w:val="18"/>
          <w14:textFill>
            <w14:solidFill>
              <w14:schemeClr w14:val="tx1"/>
            </w14:solidFill>
          </w14:textFill>
        </w:rPr>
        <w:t>出现printStackTrace。</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5162550" cy="1123950"/>
            <wp:effectExtent l="19050" t="0" r="0" b="0"/>
            <wp:docPr id="20" name="图片 20" descr="http://img.blog.csdn.net/2015031416392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50314163929870"/>
                    <pic:cNvPicPr>
                      <a:picLocks noChangeAspect="1" noChangeArrowheads="1"/>
                    </pic:cNvPicPr>
                  </pic:nvPicPr>
                  <pic:blipFill>
                    <a:blip r:embed="rId19" cstate="print"/>
                    <a:srcRect/>
                    <a:stretch>
                      <a:fillRect/>
                    </a:stretch>
                  </pic:blipFill>
                  <pic:spPr>
                    <a:xfrm>
                      <a:off x="0" y="0"/>
                      <a:ext cx="5162550" cy="112395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4C4C4C" w:themeColor="text1"/>
          <w:sz w:val="18"/>
          <w:szCs w:val="18"/>
          <w14:textFill>
            <w14:solidFill>
              <w14:schemeClr w14:val="tx1"/>
            </w14:solidFill>
          </w14:textFill>
        </w:rPr>
      </w:pPr>
      <w:r>
        <w:rPr>
          <w:rFonts w:ascii="Arial" w:hAnsi="Arial" w:cs="Arial"/>
          <w:color w:val="4C4C4C" w:themeColor="text1"/>
          <w:sz w:val="18"/>
          <w:szCs w:val="18"/>
          <w14:textFill>
            <w14:solidFill>
              <w14:schemeClr w14:val="tx1"/>
            </w14:solidFill>
          </w14:textFill>
        </w:rPr>
        <w:t>6.日志性能的考虑，如果代码为核心代码，执行频率非常高，则输出日志建议增加判断，尤其是低级别的输出&lt;debug、info、warn&gt;。debug日志太多后可能会影响性能，有一种改进方法是：</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5168900" cy="666750"/>
            <wp:effectExtent l="19050" t="0" r="0" b="0"/>
            <wp:docPr id="21" name="图片 21" descr="http://img.blog.csdn.net/2015031416394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img.blog.csdn.net/20150314163942552"/>
                    <pic:cNvPicPr>
                      <a:picLocks noChangeAspect="1" noChangeArrowheads="1"/>
                    </pic:cNvPicPr>
                  </pic:nvPicPr>
                  <pic:blipFill>
                    <a:blip r:embed="rId20" cstate="print"/>
                    <a:srcRect/>
                    <a:stretch>
                      <a:fillRect/>
                    </a:stretch>
                  </pic:blipFill>
                  <pic:spPr>
                    <a:xfrm>
                      <a:off x="0" y="0"/>
                      <a:ext cx="5168900" cy="66675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4C4C4C" w:themeColor="text1"/>
          <w:sz w:val="18"/>
          <w:szCs w:val="18"/>
          <w14:textFill>
            <w14:solidFill>
              <w14:schemeClr w14:val="tx1"/>
            </w14:solidFill>
          </w14:textFill>
        </w:rPr>
      </w:pPr>
      <w:r>
        <w:rPr>
          <w:rFonts w:ascii="Arial" w:hAnsi="Arial" w:cs="Arial"/>
          <w:color w:val="4C4C4C" w:themeColor="text1"/>
          <w:sz w:val="18"/>
          <w:szCs w:val="18"/>
          <w14:textFill>
            <w14:solidFill>
              <w14:schemeClr w14:val="tx1"/>
            </w14:solidFill>
          </w14:textFill>
        </w:rPr>
        <w:t>但更好的方法是Slf4j提供的</w:t>
      </w:r>
      <w:r>
        <w:rPr>
          <w:rFonts w:ascii="Verdana" w:hAnsi="Verdana"/>
          <w:color w:val="4C4C4C" w:themeColor="text1"/>
          <w:sz w:val="18"/>
          <w:szCs w:val="18"/>
          <w14:textFill>
            <w14:solidFill>
              <w14:schemeClr w14:val="tx1"/>
            </w14:solidFill>
          </w14:textFill>
        </w:rPr>
        <w:t>最佳实践</w:t>
      </w:r>
      <w:r>
        <w:rPr>
          <w:rFonts w:ascii="Arial" w:hAnsi="Arial" w:cs="Arial"/>
          <w:color w:val="4C4C4C" w:themeColor="text1"/>
          <w:sz w:val="18"/>
          <w:szCs w:val="18"/>
          <w14:textFill>
            <w14:solidFill>
              <w14:schemeClr w14:val="tx1"/>
            </w14:solidFill>
          </w14:textFill>
        </w:rPr>
        <w:t>:</w:t>
      </w:r>
    </w:p>
    <w:p>
      <w:pPr>
        <w:pStyle w:val="19"/>
        <w:shd w:val="clear" w:color="auto" w:fill="FFFFFF"/>
        <w:wordWrap w:val="0"/>
        <w:spacing w:before="125" w:beforeAutospacing="0" w:after="125" w:afterAutospacing="0" w:line="292" w:lineRule="atLeast"/>
        <w:ind w:left="425"/>
        <w:rPr>
          <w:rFonts w:ascii="Verdana" w:hAnsi="Verdana"/>
          <w:color w:val="393939"/>
          <w:sz w:val="18"/>
          <w:szCs w:val="18"/>
        </w:rPr>
      </w:pPr>
      <w:r>
        <w:rPr>
          <w:rFonts w:ascii="Verdana" w:hAnsi="Verdana"/>
          <w:color w:val="393939"/>
          <w:sz w:val="18"/>
          <w:szCs w:val="18"/>
        </w:rPr>
        <w:drawing>
          <wp:inline distT="0" distB="0" distL="0" distR="0">
            <wp:extent cx="5162550" cy="323850"/>
            <wp:effectExtent l="19050" t="0" r="0" b="0"/>
            <wp:docPr id="22" name="图片 11" descr="http://img.blog.csdn.net/2015031416383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http://img.blog.csdn.net/20150314163831580"/>
                    <pic:cNvPicPr>
                      <a:picLocks noChangeAspect="1" noChangeArrowheads="1"/>
                    </pic:cNvPicPr>
                  </pic:nvPicPr>
                  <pic:blipFill>
                    <a:blip r:embed="rId21" cstate="print"/>
                    <a:srcRect/>
                    <a:stretch>
                      <a:fillRect/>
                    </a:stretch>
                  </pic:blipFill>
                  <pic:spPr>
                    <a:xfrm>
                      <a:off x="0" y="0"/>
                      <a:ext cx="5162550" cy="323850"/>
                    </a:xfrm>
                    <a:prstGeom prst="rect">
                      <a:avLst/>
                    </a:prstGeom>
                    <a:noFill/>
                    <a:ln w="9525">
                      <a:noFill/>
                      <a:miter lim="800000"/>
                      <a:headEnd/>
                      <a:tailEnd/>
                    </a:ln>
                  </pic:spPr>
                </pic:pic>
              </a:graphicData>
            </a:graphic>
          </wp:inline>
        </w:drawing>
      </w:r>
    </w:p>
    <w:p>
      <w:pPr>
        <w:pStyle w:val="19"/>
        <w:shd w:val="clear" w:color="auto" w:fill="FFFFFF"/>
        <w:wordWrap w:val="0"/>
        <w:spacing w:before="0" w:beforeAutospacing="0" w:after="0" w:afterAutospacing="0" w:line="292" w:lineRule="atLeast"/>
        <w:ind w:left="425"/>
        <w:rPr>
          <w:rFonts w:ascii="Verdana" w:hAnsi="Verdana"/>
          <w:color w:val="4C4C4C" w:themeColor="text1"/>
          <w:sz w:val="18"/>
          <w:szCs w:val="18"/>
          <w14:textFill>
            <w14:solidFill>
              <w14:schemeClr w14:val="tx1"/>
            </w14:solidFill>
          </w14:textFill>
        </w:rPr>
      </w:pPr>
      <w:r>
        <w:rPr>
          <w:rFonts w:ascii="Arial" w:hAnsi="Arial" w:cs="Arial"/>
          <w:color w:val="4C4C4C" w:themeColor="text1"/>
          <w:sz w:val="18"/>
          <w:szCs w:val="18"/>
          <w14:textFill>
            <w14:solidFill>
              <w14:schemeClr w14:val="tx1"/>
            </w14:solidFill>
          </w14:textFill>
        </w:rPr>
        <w:t>一方面可以减少参数构造的开销，另一方面也不用多写两行代码。</w:t>
      </w:r>
    </w:p>
    <w:p>
      <w:pPr>
        <w:pStyle w:val="19"/>
        <w:shd w:val="clear" w:color="auto" w:fill="FFFFFF"/>
        <w:wordWrap w:val="0"/>
        <w:spacing w:before="0" w:beforeAutospacing="0" w:after="0" w:afterAutospacing="0" w:line="292" w:lineRule="atLeast"/>
        <w:ind w:left="425"/>
        <w:rPr>
          <w:rFonts w:ascii="Verdana" w:hAnsi="Verdana"/>
          <w:color w:val="393939"/>
          <w:sz w:val="18"/>
          <w:szCs w:val="18"/>
        </w:rPr>
      </w:pPr>
    </w:p>
    <w:p>
      <w:pPr>
        <w:pStyle w:val="19"/>
        <w:shd w:val="clear" w:color="auto" w:fill="FFFFFF"/>
        <w:wordWrap w:val="0"/>
        <w:spacing w:before="0" w:beforeAutospacing="0" w:after="0" w:afterAutospacing="0" w:line="292" w:lineRule="atLeast"/>
        <w:ind w:left="425"/>
        <w:rPr>
          <w:rFonts w:ascii="Verdana" w:hAnsi="Verdana"/>
          <w:color w:val="393939"/>
          <w:sz w:val="18"/>
          <w:szCs w:val="18"/>
        </w:rPr>
      </w:pPr>
      <w:r>
        <w:rPr>
          <w:rFonts w:ascii="Verdana" w:hAnsi="Verdana"/>
          <w:color w:val="393939"/>
          <w:sz w:val="18"/>
          <w:szCs w:val="18"/>
        </w:rPr>
        <w:t>7.</w:t>
      </w:r>
      <w:r>
        <w:rPr>
          <w:rFonts w:ascii="Arial" w:hAnsi="Arial" w:cs="Arial"/>
          <w:color w:val="FF0000"/>
          <w:sz w:val="18"/>
          <w:szCs w:val="18"/>
        </w:rPr>
        <w:t>有意义</w:t>
      </w:r>
      <w:r>
        <w:rPr>
          <w:rFonts w:ascii="Verdana" w:hAnsi="Verdana"/>
          <w:color w:val="4C4C4C" w:themeColor="text1"/>
          <w:sz w:val="18"/>
          <w:szCs w:val="18"/>
          <w14:textFill>
            <w14:solidFill>
              <w14:schemeClr w14:val="tx1"/>
            </w14:solidFill>
          </w14:textFill>
        </w:rPr>
        <w:t>的日志</w:t>
      </w:r>
    </w:p>
    <w:p>
      <w:pPr>
        <w:pStyle w:val="19"/>
        <w:shd w:val="clear" w:color="auto" w:fill="FFFFFF"/>
        <w:wordWrap w:val="0"/>
        <w:spacing w:before="125" w:beforeAutospacing="0" w:after="125" w:afterAutospacing="0" w:line="292" w:lineRule="atLeast"/>
        <w:ind w:left="425"/>
        <w:rPr>
          <w:rFonts w:ascii="Verdana" w:hAnsi="Verdana"/>
          <w:color w:val="4C4C4C" w:themeColor="text1"/>
          <w:sz w:val="18"/>
          <w:szCs w:val="18"/>
          <w14:textFill>
            <w14:solidFill>
              <w14:schemeClr w14:val="tx1"/>
            </w14:solidFill>
          </w14:textFill>
        </w:rPr>
      </w:pPr>
      <w:r>
        <w:rPr>
          <w:rFonts w:ascii="Verdana" w:hAnsi="Verdana"/>
          <w:color w:val="4C4C4C" w:themeColor="text1"/>
          <w:sz w:val="18"/>
          <w:szCs w:val="18"/>
          <w14:textFill>
            <w14:solidFill>
              <w14:schemeClr w14:val="tx1"/>
            </w14:solidFill>
          </w14:textFill>
        </w:rPr>
        <w:t>通常情况下在程序日志里记录一些比较有意义的状态数据：程序启动，退出的时间点；程序运行消耗时间；耗时程序的执行进度；重要变量的状态变化。初次之外，在公共的日志里</w:t>
      </w:r>
      <w:r>
        <w:rPr>
          <w:rFonts w:ascii="Arial" w:hAnsi="Arial" w:cs="Arial"/>
          <w:color w:val="4C4C4C" w:themeColor="text1"/>
          <w:sz w:val="18"/>
          <w:szCs w:val="18"/>
          <w14:textFill>
            <w14:solidFill>
              <w14:schemeClr w14:val="tx1"/>
            </w14:solidFill>
          </w14:textFill>
        </w:rPr>
        <w:t>规避</w:t>
      </w:r>
      <w:r>
        <w:rPr>
          <w:rFonts w:ascii="Verdana" w:hAnsi="Verdana"/>
          <w:color w:val="4C4C4C" w:themeColor="text1"/>
          <w:sz w:val="18"/>
          <w:szCs w:val="18"/>
          <w14:textFill>
            <w14:solidFill>
              <w14:schemeClr w14:val="tx1"/>
            </w14:solidFill>
          </w14:textFill>
        </w:rPr>
        <w:t>打印程序的调试或者提示信息。</w:t>
      </w:r>
    </w:p>
    <w:p>
      <w:pPr>
        <w:pStyle w:val="3"/>
      </w:pPr>
      <w:bookmarkStart w:id="331" w:name="_Toc495785686"/>
      <w:bookmarkStart w:id="332" w:name="_Toc568765491"/>
      <w:bookmarkStart w:id="333" w:name="_Toc1622759229"/>
      <w:bookmarkStart w:id="334" w:name="_Toc1070458438"/>
      <w:bookmarkStart w:id="335" w:name="_Toc1967028776"/>
      <w:bookmarkStart w:id="336" w:name="_Toc621019489"/>
      <w:bookmarkStart w:id="337" w:name="_Toc919274407"/>
      <w:r>
        <w:rPr>
          <w:rFonts w:hint="eastAsia"/>
        </w:rPr>
        <w:t>业务日志</w:t>
      </w:r>
      <w:bookmarkEnd w:id="331"/>
      <w:bookmarkEnd w:id="332"/>
      <w:bookmarkEnd w:id="333"/>
      <w:bookmarkEnd w:id="334"/>
      <w:bookmarkEnd w:id="335"/>
      <w:bookmarkEnd w:id="336"/>
      <w:bookmarkEnd w:id="337"/>
    </w:p>
    <w:p>
      <w:pPr>
        <w:pStyle w:val="4"/>
      </w:pPr>
      <w:bookmarkStart w:id="338" w:name="_Toc575856411"/>
      <w:bookmarkStart w:id="339" w:name="_Toc495785687"/>
      <w:bookmarkStart w:id="340" w:name="_Toc1030173006"/>
      <w:bookmarkStart w:id="341" w:name="_Toc771219571"/>
      <w:bookmarkStart w:id="342" w:name="_Toc1279958011"/>
      <w:bookmarkStart w:id="343" w:name="_Toc566472661"/>
      <w:bookmarkStart w:id="344" w:name="_Toc1604815889"/>
      <w:r>
        <w:rPr>
          <w:rFonts w:hint="eastAsia"/>
        </w:rPr>
        <w:t>关键词定义</w:t>
      </w:r>
      <w:bookmarkEnd w:id="338"/>
      <w:bookmarkEnd w:id="339"/>
      <w:bookmarkEnd w:id="340"/>
      <w:bookmarkEnd w:id="341"/>
      <w:bookmarkEnd w:id="342"/>
      <w:bookmarkEnd w:id="343"/>
      <w:bookmarkEnd w:id="344"/>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2780"/>
        <w:gridCol w:w="3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tcPr>
          <w:p>
            <w:pPr>
              <w:jc w:val="center"/>
              <w:rPr>
                <w:rFonts w:eastAsiaTheme="minorEastAsia" w:cstheme="minorBidi"/>
                <w:sz w:val="18"/>
                <w:szCs w:val="18"/>
              </w:rPr>
            </w:pPr>
            <w:r>
              <w:rPr>
                <w:rFonts w:eastAsiaTheme="minorEastAsia" w:cstheme="minorBidi"/>
                <w:sz w:val="18"/>
                <w:szCs w:val="18"/>
              </w:rPr>
              <w:t>名称</w:t>
            </w:r>
          </w:p>
        </w:tc>
        <w:tc>
          <w:tcPr>
            <w:tcW w:w="2780" w:type="dxa"/>
          </w:tcPr>
          <w:p>
            <w:pPr>
              <w:jc w:val="center"/>
              <w:rPr>
                <w:rFonts w:eastAsiaTheme="minorEastAsia" w:cstheme="minorBidi"/>
                <w:sz w:val="18"/>
                <w:szCs w:val="18"/>
              </w:rPr>
            </w:pPr>
            <w:r>
              <w:rPr>
                <w:rFonts w:hint="eastAsia" w:eastAsiaTheme="minorEastAsia" w:cstheme="minorBidi"/>
                <w:sz w:val="18"/>
                <w:szCs w:val="18"/>
              </w:rPr>
              <w:t>定义</w:t>
            </w:r>
          </w:p>
        </w:tc>
        <w:tc>
          <w:tcPr>
            <w:tcW w:w="3898" w:type="dxa"/>
          </w:tcPr>
          <w:p>
            <w:pPr>
              <w:jc w:val="center"/>
              <w:rPr>
                <w:rFonts w:eastAsiaTheme="minorEastAsia" w:cstheme="minorBidi"/>
                <w:sz w:val="18"/>
                <w:szCs w:val="18"/>
              </w:rPr>
            </w:pPr>
            <w:r>
              <w:rPr>
                <w:rFonts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hint="eastAsia" w:eastAsiaTheme="minorEastAsia" w:cstheme="minorBidi"/>
                <w:sz w:val="18"/>
                <w:szCs w:val="18"/>
              </w:rPr>
              <w:t>action</w:t>
            </w:r>
          </w:p>
        </w:tc>
        <w:tc>
          <w:tcPr>
            <w:tcW w:w="2780" w:type="dxa"/>
            <w:vAlign w:val="center"/>
          </w:tcPr>
          <w:p>
            <w:pPr>
              <w:jc w:val="both"/>
              <w:rPr>
                <w:rFonts w:eastAsiaTheme="minorEastAsia" w:cstheme="minorBidi"/>
                <w:sz w:val="18"/>
                <w:szCs w:val="18"/>
              </w:rPr>
            </w:pPr>
            <w:r>
              <w:rPr>
                <w:rFonts w:eastAsiaTheme="minorEastAsia" w:cstheme="minorBidi"/>
                <w:sz w:val="18"/>
                <w:szCs w:val="18"/>
              </w:rPr>
              <w:t>行为</w:t>
            </w:r>
            <w:r>
              <w:rPr>
                <w:rFonts w:hint="eastAsia" w:eastAsiaTheme="minorEastAsia" w:cstheme="minorBidi"/>
                <w:sz w:val="18"/>
                <w:szCs w:val="18"/>
              </w:rPr>
              <w:t>[</w:t>
            </w:r>
            <w:r>
              <w:rPr>
                <w:rFonts w:hint="eastAsia" w:ascii="Courier New" w:hAnsi="Courier New" w:cs="Courier New" w:eastAsiaTheme="minorEastAsia"/>
                <w:color w:val="FF0000"/>
                <w:sz w:val="18"/>
                <w:szCs w:val="18"/>
              </w:rPr>
              <w:t>Warn,</w:t>
            </w:r>
            <w:r>
              <w:rPr>
                <w:rFonts w:ascii="Courier New" w:hAnsi="Courier New" w:cs="Courier New" w:eastAsiaTheme="minorEastAsia"/>
                <w:color w:val="FF0000"/>
                <w:sz w:val="18"/>
                <w:szCs w:val="18"/>
              </w:rPr>
              <w:t xml:space="preserve"> Error</w:t>
            </w:r>
            <w:r>
              <w:rPr>
                <w:rFonts w:hint="eastAsia" w:ascii="Courier New" w:hAnsi="Courier New" w:cs="Courier New" w:eastAsiaTheme="minorEastAsia"/>
                <w:color w:val="FF0000"/>
                <w:sz w:val="18"/>
                <w:szCs w:val="18"/>
              </w:rPr>
              <w:t>, Monitor, Get,Post,Delete</w:t>
            </w:r>
            <w:r>
              <w:rPr>
                <w:rFonts w:hint="eastAsia" w:eastAsiaTheme="minorEastAsia" w:cstheme="minorBidi"/>
                <w:sz w:val="18"/>
                <w:szCs w:val="18"/>
              </w:rPr>
              <w:t>]</w:t>
            </w:r>
          </w:p>
        </w:tc>
        <w:tc>
          <w:tcPr>
            <w:tcW w:w="3898" w:type="dxa"/>
            <w:vAlign w:val="center"/>
          </w:tcPr>
          <w:p>
            <w:pPr>
              <w:jc w:val="both"/>
              <w:rPr>
                <w:rFonts w:eastAsiaTheme="minorEastAsia" w:cstheme="minorBidi"/>
                <w:sz w:val="18"/>
                <w:szCs w:val="18"/>
              </w:rPr>
            </w:pPr>
            <w:r>
              <w:rPr>
                <w:rFonts w:eastAsiaTheme="minorEastAsia" w:cstheme="minorBidi"/>
                <w:sz w:val="18"/>
                <w:szCs w:val="18"/>
              </w:rPr>
              <w:t>日志头部关键词</w:t>
            </w:r>
            <w:r>
              <w:rPr>
                <w:rFonts w:hint="eastAsia" w:eastAsiaTheme="minorEastAsia" w:cstheme="minorBidi"/>
                <w:sz w:val="18"/>
                <w:szCs w:val="18"/>
              </w:rPr>
              <w:t>，便于数据分类、定位、解析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hint="eastAsia" w:eastAsiaTheme="minorEastAsia" w:cstheme="minorBidi"/>
                <w:sz w:val="18"/>
                <w:szCs w:val="18"/>
              </w:rPr>
              <w:t>type</w:t>
            </w:r>
          </w:p>
        </w:tc>
        <w:tc>
          <w:tcPr>
            <w:tcW w:w="2780" w:type="dxa"/>
            <w:vAlign w:val="center"/>
          </w:tcPr>
          <w:p>
            <w:pPr>
              <w:jc w:val="both"/>
              <w:rPr>
                <w:rFonts w:eastAsiaTheme="minorEastAsia" w:cstheme="minorBidi"/>
                <w:sz w:val="18"/>
                <w:szCs w:val="18"/>
              </w:rPr>
            </w:pPr>
            <w:r>
              <w:rPr>
                <w:rFonts w:eastAsiaTheme="minorEastAsia" w:cstheme="minorBidi"/>
                <w:sz w:val="18"/>
                <w:szCs w:val="18"/>
              </w:rPr>
              <w:t>类型</w:t>
            </w:r>
          </w:p>
        </w:tc>
        <w:tc>
          <w:tcPr>
            <w:tcW w:w="3898" w:type="dxa"/>
            <w:vAlign w:val="center"/>
          </w:tcPr>
          <w:p>
            <w:pPr>
              <w:jc w:val="both"/>
              <w:rPr>
                <w:rFonts w:eastAsiaTheme="minorEastAsia" w:cstheme="minorBidi"/>
                <w:sz w:val="18"/>
                <w:szCs w:val="18"/>
              </w:rPr>
            </w:pPr>
            <w:r>
              <w:rPr>
                <w:rFonts w:eastAsiaTheme="minorEastAsia" w:cstheme="minorBidi"/>
                <w:sz w:val="18"/>
                <w:szCs w:val="18"/>
              </w:rPr>
              <w:t>类似key</w:t>
            </w:r>
            <w:r>
              <w:rPr>
                <w:rFonts w:hint="eastAsia" w:eastAsiaTheme="minorEastAsia" w:cstheme="minorBidi"/>
                <w:sz w:val="18"/>
                <w:szCs w:val="18"/>
              </w:rPr>
              <w:t>，区分不同类型的指标数据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hint="eastAsia" w:eastAsiaTheme="minorEastAsia" w:cstheme="minorBidi"/>
                <w:sz w:val="18"/>
                <w:szCs w:val="18"/>
              </w:rPr>
              <w:t>time</w:t>
            </w:r>
          </w:p>
        </w:tc>
        <w:tc>
          <w:tcPr>
            <w:tcW w:w="2780" w:type="dxa"/>
            <w:vAlign w:val="center"/>
          </w:tcPr>
          <w:p>
            <w:pPr>
              <w:jc w:val="both"/>
              <w:rPr>
                <w:rFonts w:eastAsiaTheme="minorEastAsia" w:cstheme="minorBidi"/>
                <w:sz w:val="18"/>
                <w:szCs w:val="18"/>
              </w:rPr>
            </w:pPr>
            <w:r>
              <w:rPr>
                <w:rFonts w:eastAsiaTheme="minorEastAsia" w:cstheme="minorBidi"/>
                <w:sz w:val="18"/>
                <w:szCs w:val="18"/>
              </w:rPr>
              <w:t>时间</w:t>
            </w:r>
            <w:r>
              <w:rPr>
                <w:rFonts w:hint="eastAsia" w:eastAsiaTheme="minorEastAsia" w:cstheme="minorBidi"/>
                <w:sz w:val="18"/>
                <w:szCs w:val="18"/>
              </w:rPr>
              <w:t>，</w:t>
            </w:r>
            <w:r>
              <w:rPr>
                <w:rFonts w:eastAsiaTheme="minorEastAsia" w:cstheme="minorBidi"/>
                <w:sz w:val="18"/>
                <w:szCs w:val="18"/>
              </w:rPr>
              <w:t>单位</w:t>
            </w:r>
            <w:r>
              <w:rPr>
                <w:rFonts w:hint="eastAsia" w:eastAsiaTheme="minorEastAsia" w:cstheme="minorBidi"/>
                <w:sz w:val="18"/>
                <w:szCs w:val="18"/>
              </w:rPr>
              <w:t>：</w:t>
            </w:r>
            <w:r>
              <w:rPr>
                <w:rFonts w:eastAsiaTheme="minorEastAsia" w:cstheme="minorBidi"/>
                <w:sz w:val="18"/>
                <w:szCs w:val="18"/>
              </w:rPr>
              <w:t>毫秒</w:t>
            </w:r>
          </w:p>
        </w:tc>
        <w:tc>
          <w:tcPr>
            <w:tcW w:w="3898" w:type="dxa"/>
            <w:vAlign w:val="center"/>
          </w:tcPr>
          <w:p>
            <w:pPr>
              <w:jc w:val="both"/>
              <w:rPr>
                <w:rFonts w:eastAsiaTheme="minorEastAsia" w:cstheme="minorBidi"/>
                <w:sz w:val="18"/>
                <w:szCs w:val="18"/>
              </w:rPr>
            </w:pPr>
            <w:r>
              <w:rPr>
                <w:rFonts w:eastAsiaTheme="minorEastAsia" w:cstheme="minorBidi"/>
                <w:sz w:val="18"/>
                <w:szCs w:val="18"/>
              </w:rPr>
              <w:t>日志输出的时间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hint="eastAsia" w:eastAsiaTheme="minorEastAsia" w:cstheme="minorBidi"/>
                <w:sz w:val="18"/>
                <w:szCs w:val="18"/>
              </w:rPr>
              <w:t>module</w:t>
            </w:r>
          </w:p>
        </w:tc>
        <w:tc>
          <w:tcPr>
            <w:tcW w:w="2780" w:type="dxa"/>
            <w:vAlign w:val="center"/>
          </w:tcPr>
          <w:p>
            <w:pPr>
              <w:jc w:val="both"/>
              <w:rPr>
                <w:rFonts w:eastAsiaTheme="minorEastAsia" w:cstheme="minorBidi"/>
                <w:sz w:val="18"/>
                <w:szCs w:val="18"/>
              </w:rPr>
            </w:pPr>
            <w:r>
              <w:rPr>
                <w:rFonts w:eastAsiaTheme="minorEastAsia" w:cstheme="minorBidi"/>
                <w:sz w:val="18"/>
                <w:szCs w:val="18"/>
              </w:rPr>
              <w:t>业务模块</w:t>
            </w:r>
          </w:p>
        </w:tc>
        <w:tc>
          <w:tcPr>
            <w:tcW w:w="3898" w:type="dxa"/>
            <w:vAlign w:val="center"/>
          </w:tcPr>
          <w:p>
            <w:pPr>
              <w:jc w:val="both"/>
              <w:rPr>
                <w:rFonts w:eastAsiaTheme="minorEastAsia" w:cstheme="minorBidi"/>
                <w:sz w:val="18"/>
                <w:szCs w:val="18"/>
              </w:rPr>
            </w:pPr>
            <w:r>
              <w:rPr>
                <w:rFonts w:hint="eastAsia" w:eastAsiaTheme="minorEastAsia" w:cstheme="minorBidi"/>
                <w:sz w:val="18"/>
                <w:szCs w:val="18"/>
              </w:rPr>
              <w:t>微</w:t>
            </w:r>
            <w:r>
              <w:rPr>
                <w:rFonts w:eastAsiaTheme="minorEastAsia" w:cstheme="minorBidi"/>
                <w:sz w:val="18"/>
                <w:szCs w:val="18"/>
              </w:rPr>
              <w:t>服务后对应的</w:t>
            </w:r>
            <w:r>
              <w:rPr>
                <w:rFonts w:hint="eastAsia" w:eastAsiaTheme="minorEastAsia" w:cstheme="minorBidi"/>
                <w:sz w:val="18"/>
                <w:szCs w:val="18"/>
              </w:rPr>
              <w:t>业务</w:t>
            </w:r>
            <w:r>
              <w:rPr>
                <w:rFonts w:eastAsiaTheme="minorEastAsia" w:cstheme="minorBidi"/>
                <w:sz w:val="18"/>
                <w:szCs w:val="18"/>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eastAsiaTheme="minorEastAsia" w:cstheme="minorBidi"/>
                <w:sz w:val="18"/>
                <w:szCs w:val="18"/>
              </w:rPr>
              <w:t>bizType</w:t>
            </w:r>
          </w:p>
        </w:tc>
        <w:tc>
          <w:tcPr>
            <w:tcW w:w="2780" w:type="dxa"/>
            <w:vAlign w:val="center"/>
          </w:tcPr>
          <w:p>
            <w:pPr>
              <w:jc w:val="both"/>
              <w:rPr>
                <w:rFonts w:eastAsiaTheme="minorEastAsia" w:cstheme="minorBidi"/>
                <w:sz w:val="18"/>
                <w:szCs w:val="18"/>
              </w:rPr>
            </w:pPr>
            <w:r>
              <w:rPr>
                <w:rFonts w:eastAsiaTheme="minorEastAsia" w:cstheme="minorBidi"/>
                <w:sz w:val="18"/>
                <w:szCs w:val="18"/>
              </w:rPr>
              <w:t>业务类型</w:t>
            </w:r>
          </w:p>
        </w:tc>
        <w:tc>
          <w:tcPr>
            <w:tcW w:w="3898" w:type="dxa"/>
            <w:vAlign w:val="center"/>
          </w:tcPr>
          <w:p>
            <w:pPr>
              <w:jc w:val="both"/>
              <w:rPr>
                <w:rFonts w:eastAsiaTheme="minorEastAsia" w:cstheme="minorBidi"/>
                <w:sz w:val="18"/>
                <w:szCs w:val="18"/>
              </w:rPr>
            </w:pPr>
            <w:r>
              <w:rPr>
                <w:rFonts w:eastAsiaTheme="minorEastAsia" w:cstheme="minorBidi"/>
                <w:sz w:val="18"/>
                <w:szCs w:val="18"/>
              </w:rPr>
              <w:t>参考</w:t>
            </w:r>
            <w:r>
              <w:rPr>
                <w:rFonts w:ascii="Courier New" w:hAnsi="Courier New" w:cs="Courier New" w:eastAsiaTheme="minorEastAsia"/>
                <w:color w:val="000000"/>
                <w:sz w:val="18"/>
                <w:szCs w:val="18"/>
              </w:rPr>
              <w:t>CommBusiTypeEnum</w:t>
            </w:r>
            <w:r>
              <w:rPr>
                <w:rFonts w:hint="eastAsia" w:ascii="Courier New" w:hAnsi="Courier New" w:cs="Courier New" w:eastAsiaTheme="minorEastAsia"/>
                <w:color w:val="000000"/>
                <w:sz w:val="18"/>
                <w:szCs w:val="18"/>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eastAsiaTheme="minorEastAsia" w:cstheme="minorBidi"/>
                <w:sz w:val="18"/>
                <w:szCs w:val="18"/>
              </w:rPr>
              <w:t>params</w:t>
            </w:r>
          </w:p>
        </w:tc>
        <w:tc>
          <w:tcPr>
            <w:tcW w:w="2780" w:type="dxa"/>
            <w:vAlign w:val="center"/>
          </w:tcPr>
          <w:p>
            <w:pPr>
              <w:jc w:val="both"/>
              <w:rPr>
                <w:rFonts w:eastAsiaTheme="minorEastAsia" w:cstheme="minorBidi"/>
                <w:sz w:val="18"/>
                <w:szCs w:val="18"/>
              </w:rPr>
            </w:pPr>
            <w:r>
              <w:rPr>
                <w:rFonts w:eastAsiaTheme="minorEastAsia" w:cstheme="minorBidi"/>
                <w:sz w:val="18"/>
                <w:szCs w:val="18"/>
              </w:rPr>
              <w:t>方法参数</w:t>
            </w:r>
            <w:r>
              <w:rPr>
                <w:rFonts w:hint="eastAsia" w:eastAsiaTheme="minorEastAsia" w:cstheme="minorBidi"/>
                <w:sz w:val="18"/>
                <w:szCs w:val="18"/>
              </w:rPr>
              <w:t>，</w:t>
            </w:r>
            <w:r>
              <w:rPr>
                <w:rFonts w:eastAsiaTheme="minorEastAsia" w:cstheme="minorBidi"/>
                <w:sz w:val="18"/>
                <w:szCs w:val="18"/>
              </w:rPr>
              <w:t>输入参数</w:t>
            </w:r>
          </w:p>
        </w:tc>
        <w:tc>
          <w:tcPr>
            <w:tcW w:w="3898" w:type="dxa"/>
            <w:vAlign w:val="center"/>
          </w:tcPr>
          <w:p>
            <w:pPr>
              <w:jc w:val="both"/>
              <w:rPr>
                <w:rFonts w:eastAsiaTheme="minorEastAsia" w:cstheme="minorBid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hint="eastAsia" w:eastAsiaTheme="minorEastAsia" w:cstheme="minorBidi"/>
                <w:sz w:val="18"/>
                <w:szCs w:val="18"/>
              </w:rPr>
              <w:t>msg</w:t>
            </w:r>
          </w:p>
        </w:tc>
        <w:tc>
          <w:tcPr>
            <w:tcW w:w="2780" w:type="dxa"/>
            <w:vAlign w:val="center"/>
          </w:tcPr>
          <w:p>
            <w:pPr>
              <w:jc w:val="both"/>
              <w:rPr>
                <w:rFonts w:eastAsiaTheme="minorEastAsia" w:cstheme="minorBidi"/>
                <w:sz w:val="18"/>
                <w:szCs w:val="18"/>
              </w:rPr>
            </w:pPr>
            <w:r>
              <w:rPr>
                <w:rFonts w:eastAsiaTheme="minorEastAsia" w:cstheme="minorBidi"/>
                <w:sz w:val="18"/>
                <w:szCs w:val="18"/>
              </w:rPr>
              <w:t>日志内容</w:t>
            </w:r>
          </w:p>
        </w:tc>
        <w:tc>
          <w:tcPr>
            <w:tcW w:w="3898" w:type="dxa"/>
            <w:vAlign w:val="center"/>
          </w:tcPr>
          <w:p>
            <w:pPr>
              <w:jc w:val="both"/>
              <w:rPr>
                <w:rFonts w:eastAsiaTheme="minorEastAsia" w:cstheme="minorBid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sz w:val="18"/>
                <w:szCs w:val="18"/>
              </w:rPr>
            </w:pPr>
            <w:r>
              <w:rPr>
                <w:rFonts w:hint="eastAsia" w:eastAsiaTheme="minorEastAsia" w:cstheme="minorBidi"/>
                <w:color w:val="00B050"/>
                <w:sz w:val="18"/>
                <w:szCs w:val="18"/>
              </w:rPr>
              <w:t>errCode</w:t>
            </w:r>
          </w:p>
        </w:tc>
        <w:tc>
          <w:tcPr>
            <w:tcW w:w="2780" w:type="dxa"/>
            <w:vAlign w:val="center"/>
          </w:tcPr>
          <w:p>
            <w:pPr>
              <w:jc w:val="both"/>
              <w:rPr>
                <w:rFonts w:eastAsiaTheme="minorEastAsia" w:cstheme="minorBidi"/>
                <w:sz w:val="18"/>
                <w:szCs w:val="18"/>
              </w:rPr>
            </w:pPr>
            <w:r>
              <w:rPr>
                <w:rFonts w:hint="eastAsia" w:eastAsiaTheme="minorEastAsia" w:cstheme="minorBidi"/>
                <w:sz w:val="18"/>
                <w:szCs w:val="18"/>
              </w:rPr>
              <w:t>异常</w:t>
            </w:r>
            <w:r>
              <w:rPr>
                <w:rFonts w:eastAsiaTheme="minorEastAsia" w:cstheme="minorBidi"/>
                <w:sz w:val="18"/>
                <w:szCs w:val="18"/>
              </w:rPr>
              <w:t>编码</w:t>
            </w:r>
          </w:p>
        </w:tc>
        <w:tc>
          <w:tcPr>
            <w:tcW w:w="3898" w:type="dxa"/>
            <w:vAlign w:val="center"/>
          </w:tcPr>
          <w:p>
            <w:pPr>
              <w:jc w:val="both"/>
              <w:rPr>
                <w:rFonts w:eastAsiaTheme="minorEastAsia" w:cstheme="minorBid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8" w:type="dxa"/>
            <w:vAlign w:val="center"/>
          </w:tcPr>
          <w:p>
            <w:pPr>
              <w:jc w:val="both"/>
              <w:rPr>
                <w:rFonts w:eastAsiaTheme="minorEastAsia" w:cstheme="minorBidi"/>
                <w:color w:val="00B050"/>
                <w:sz w:val="18"/>
                <w:szCs w:val="18"/>
              </w:rPr>
            </w:pPr>
            <w:r>
              <w:rPr>
                <w:rFonts w:hint="eastAsia" w:eastAsiaTheme="minorEastAsia" w:cstheme="minorBidi"/>
                <w:color w:val="00B050"/>
                <w:sz w:val="18"/>
                <w:szCs w:val="18"/>
              </w:rPr>
              <w:t>errMsg</w:t>
            </w:r>
          </w:p>
        </w:tc>
        <w:tc>
          <w:tcPr>
            <w:tcW w:w="2780" w:type="dxa"/>
            <w:vAlign w:val="center"/>
          </w:tcPr>
          <w:p>
            <w:pPr>
              <w:jc w:val="both"/>
              <w:rPr>
                <w:rFonts w:eastAsiaTheme="minorEastAsia" w:cstheme="minorBidi"/>
                <w:sz w:val="18"/>
                <w:szCs w:val="18"/>
              </w:rPr>
            </w:pPr>
            <w:r>
              <w:rPr>
                <w:rFonts w:hint="eastAsia" w:eastAsiaTheme="minorEastAsia" w:cstheme="minorBidi"/>
                <w:sz w:val="18"/>
                <w:szCs w:val="18"/>
              </w:rPr>
              <w:t>异常信息</w:t>
            </w:r>
            <w:r>
              <w:rPr>
                <w:rFonts w:eastAsiaTheme="minorEastAsia" w:cstheme="minorBidi"/>
                <w:sz w:val="18"/>
                <w:szCs w:val="18"/>
              </w:rPr>
              <w:t>说明</w:t>
            </w:r>
          </w:p>
        </w:tc>
        <w:tc>
          <w:tcPr>
            <w:tcW w:w="3898" w:type="dxa"/>
            <w:vAlign w:val="center"/>
          </w:tcPr>
          <w:p>
            <w:pPr>
              <w:jc w:val="both"/>
              <w:rPr>
                <w:rFonts w:eastAsiaTheme="minorEastAsia" w:cstheme="minorBidi"/>
                <w:sz w:val="18"/>
                <w:szCs w:val="18"/>
              </w:rPr>
            </w:pPr>
          </w:p>
        </w:tc>
      </w:tr>
    </w:tbl>
    <w:p>
      <w:pPr>
        <w:pStyle w:val="4"/>
      </w:pPr>
      <w:bookmarkStart w:id="345" w:name="_Toc1477959140"/>
      <w:bookmarkStart w:id="346" w:name="_Toc144335262"/>
      <w:bookmarkStart w:id="347" w:name="_Toc838659096"/>
      <w:bookmarkStart w:id="348" w:name="_Toc495785688"/>
      <w:bookmarkStart w:id="349" w:name="_Toc1764845612"/>
      <w:bookmarkStart w:id="350" w:name="_Toc309368904"/>
      <w:bookmarkStart w:id="351" w:name="_Toc2057676682"/>
      <w:r>
        <w:rPr>
          <w:rFonts w:hint="eastAsia"/>
        </w:rPr>
        <w:t>业务日志格式</w:t>
      </w:r>
      <w:bookmarkEnd w:id="345"/>
      <w:bookmarkEnd w:id="346"/>
      <w:bookmarkEnd w:id="347"/>
      <w:bookmarkEnd w:id="348"/>
      <w:bookmarkEnd w:id="349"/>
      <w:bookmarkEnd w:id="350"/>
      <w:bookmarkEnd w:id="351"/>
    </w:p>
    <w:p>
      <w:pPr>
        <w:ind w:firstLine="240" w:firstLineChars="100"/>
        <w:rPr>
          <w:rFonts w:hint="eastAsia" w:ascii="Times New Roman" w:hAnsi="Times New Roman" w:cs="Times New Roman"/>
          <w:color w:val="auto"/>
          <w:sz w:val="24"/>
          <w:szCs w:val="24"/>
          <w:rPrChange w:id="3849" w:author="sc" w:date="2018-08-02T19:45:39Z">
            <w:rPr>
              <w:rFonts w:ascii="Courier New" w:hAnsi="Courier New" w:cs="Courier New"/>
              <w:color w:val="000000"/>
              <w:sz w:val="20"/>
              <w:szCs w:val="20"/>
            </w:rPr>
          </w:rPrChange>
        </w:rPr>
      </w:pPr>
      <w:r>
        <w:rPr>
          <w:rFonts w:hint="eastAsia"/>
        </w:rPr>
        <w:t>在调用</w:t>
      </w:r>
      <w:r>
        <w:t>Façade</w:t>
      </w:r>
      <w:r>
        <w:rPr>
          <w:rFonts w:hint="eastAsia"/>
        </w:rPr>
        <w:t>、以及各业务的服务接口时，在其所调用的方法中，需在方法调用前、调用返回、执行出错时，记录日志信息，</w:t>
      </w:r>
      <w:r>
        <w:rPr>
          <w:rFonts w:hint="eastAsia" w:ascii="Times New Roman" w:hAnsi="Times New Roman" w:cs="Times New Roman"/>
          <w:color w:val="auto"/>
          <w:sz w:val="24"/>
          <w:szCs w:val="24"/>
          <w:rPrChange w:id="3850" w:author="sc" w:date="2018-08-02T19:45:39Z">
            <w:rPr>
              <w:rFonts w:ascii="Courier New" w:hAnsi="Courier New" w:cs="Courier New"/>
              <w:color w:val="000000"/>
              <w:sz w:val="20"/>
              <w:szCs w:val="20"/>
            </w:rPr>
          </w:rPrChange>
        </w:rPr>
        <w:t xml:space="preserve"> </w:t>
      </w:r>
      <w:r>
        <w:rPr>
          <w:rFonts w:hint="eastAsia" w:ascii="Times New Roman" w:hAnsi="Times New Roman" w:cs="Times New Roman"/>
          <w:color w:val="auto"/>
          <w:sz w:val="24"/>
          <w:szCs w:val="24"/>
          <w:rPrChange w:id="3851" w:author="sc" w:date="2018-08-02T19:45:39Z">
            <w:rPr>
              <w:rFonts w:hint="eastAsia" w:ascii="Courier New" w:hAnsi="Courier New" w:cs="Courier New"/>
              <w:color w:val="000000"/>
              <w:sz w:val="20"/>
              <w:szCs w:val="20"/>
            </w:rPr>
          </w:rPrChange>
        </w:rPr>
        <w:t>其具体日志信息需包括:</w:t>
      </w:r>
    </w:p>
    <w:p>
      <w:pPr>
        <w:ind w:firstLine="200" w:firstLineChars="100"/>
        <w:rPr>
          <w:del w:id="3852" w:author="sc" w:date="2018-08-02T19:45:45Z"/>
          <w:rFonts w:ascii="Courier New" w:hAnsi="Courier New" w:cs="Courier New"/>
          <w:color w:val="000000"/>
          <w:sz w:val="20"/>
          <w:szCs w:val="20"/>
        </w:rPr>
      </w:pPr>
    </w:p>
    <w:p>
      <w:pPr>
        <w:pStyle w:val="73"/>
        <w:widowControl w:val="0"/>
        <w:numPr>
          <w:ilvl w:val="0"/>
          <w:numId w:val="36"/>
        </w:numPr>
        <w:ind w:firstLineChars="0"/>
        <w:jc w:val="both"/>
        <w:rPr>
          <w:rFonts w:ascii="Courier New" w:hAnsi="Courier New" w:cs="Courier New"/>
          <w:color w:val="000000"/>
          <w:sz w:val="20"/>
          <w:szCs w:val="20"/>
        </w:rPr>
      </w:pPr>
      <w:r>
        <w:rPr>
          <w:rFonts w:hint="eastAsia" w:ascii="Courier New" w:hAnsi="Courier New" w:cs="Courier New"/>
          <w:color w:val="000000"/>
          <w:sz w:val="20"/>
          <w:szCs w:val="20"/>
        </w:rPr>
        <w:t>业务模块(module)</w:t>
      </w:r>
    </w:p>
    <w:p>
      <w:pPr>
        <w:pStyle w:val="73"/>
        <w:widowControl w:val="0"/>
        <w:numPr>
          <w:ilvl w:val="0"/>
          <w:numId w:val="36"/>
        </w:numPr>
        <w:ind w:firstLineChars="0"/>
        <w:jc w:val="both"/>
        <w:rPr>
          <w:rFonts w:ascii="Courier New" w:hAnsi="Courier New" w:cs="Courier New"/>
          <w:color w:val="000000"/>
          <w:sz w:val="20"/>
          <w:szCs w:val="20"/>
        </w:rPr>
      </w:pPr>
      <w:r>
        <w:rPr>
          <w:rFonts w:hint="eastAsia" w:ascii="Courier New" w:hAnsi="Courier New" w:cs="Courier New"/>
          <w:color w:val="000000"/>
          <w:sz w:val="20"/>
          <w:szCs w:val="20"/>
        </w:rPr>
        <w:t>业务编码(bizType)</w:t>
      </w:r>
    </w:p>
    <w:p>
      <w:pPr>
        <w:pStyle w:val="73"/>
        <w:widowControl w:val="0"/>
        <w:numPr>
          <w:ilvl w:val="0"/>
          <w:numId w:val="36"/>
        </w:numPr>
        <w:ind w:firstLineChars="0"/>
        <w:jc w:val="both"/>
        <w:rPr>
          <w:rFonts w:ascii="Courier New" w:hAnsi="Courier New" w:cs="Courier New"/>
          <w:color w:val="000000"/>
          <w:sz w:val="20"/>
          <w:szCs w:val="20"/>
        </w:rPr>
      </w:pPr>
      <w:r>
        <w:rPr>
          <w:rFonts w:hint="eastAsia" w:ascii="Courier New" w:hAnsi="Courier New" w:cs="Courier New"/>
          <w:color w:val="000000"/>
          <w:sz w:val="20"/>
          <w:szCs w:val="20"/>
        </w:rPr>
        <w:t>参数信息(params)</w:t>
      </w:r>
    </w:p>
    <w:p>
      <w:pPr>
        <w:pStyle w:val="73"/>
        <w:widowControl w:val="0"/>
        <w:numPr>
          <w:ilvl w:val="0"/>
          <w:numId w:val="36"/>
        </w:numPr>
        <w:ind w:firstLineChars="0"/>
        <w:jc w:val="both"/>
        <w:rPr>
          <w:rFonts w:ascii="Courier New" w:hAnsi="Courier New" w:cs="Courier New"/>
          <w:color w:val="000000"/>
          <w:sz w:val="20"/>
          <w:szCs w:val="20"/>
        </w:rPr>
      </w:pPr>
      <w:r>
        <w:rPr>
          <w:rFonts w:hint="eastAsia" w:ascii="Courier New" w:hAnsi="Courier New" w:cs="Courier New"/>
          <w:color w:val="000000"/>
          <w:sz w:val="20"/>
          <w:szCs w:val="20"/>
        </w:rPr>
        <w:t>异常编码，异常信息</w:t>
      </w:r>
    </w:p>
    <w:p>
      <w:pPr>
        <w:pStyle w:val="73"/>
        <w:widowControl w:val="0"/>
        <w:numPr>
          <w:ilvl w:val="0"/>
          <w:numId w:val="36"/>
        </w:numPr>
        <w:ind w:firstLineChars="0"/>
        <w:jc w:val="both"/>
      </w:pPr>
      <w:r>
        <w:rPr>
          <w:rFonts w:hint="eastAsia" w:ascii="Courier New" w:hAnsi="Courier New" w:cs="Courier New"/>
          <w:color w:val="000000"/>
          <w:sz w:val="20"/>
          <w:szCs w:val="20"/>
        </w:rPr>
        <w:t>告警信息，其它附加信息等</w:t>
      </w:r>
    </w:p>
    <w:p>
      <w:pPr>
        <w:pStyle w:val="73"/>
        <w:ind w:left="560" w:firstLine="0" w:firstLineChars="0"/>
        <w:rPr>
          <w:ins w:id="3853" w:author="sc" w:date="2018-08-02T19:45:26Z"/>
        </w:rPr>
      </w:pPr>
    </w:p>
    <w:p>
      <w:pPr>
        <w:ind w:firstLine="240" w:firstLineChars="100"/>
        <w:rPr>
          <w:ins w:id="3855" w:author="sc" w:date="2018-08-02T19:45:30Z"/>
          <w:rFonts w:hint="eastAsia" w:ascii="Times New Roman" w:hAnsi="Times New Roman" w:cs="Times New Roman"/>
          <w:color w:val="auto"/>
          <w:sz w:val="24"/>
          <w:szCs w:val="24"/>
          <w:rPrChange w:id="3856" w:author="sc" w:date="2018-08-02T19:45:43Z">
            <w:rPr>
              <w:ins w:id="3857" w:author="sc" w:date="2018-08-02T19:45:30Z"/>
              <w:rFonts w:hint="default" w:ascii="Courier New" w:hAnsi="Courier New" w:cs="Courier New"/>
              <w:color w:val="000000"/>
              <w:sz w:val="20"/>
              <w:szCs w:val="20"/>
            </w:rPr>
          </w:rPrChange>
        </w:rPr>
        <w:pPrChange w:id="3854" w:author="sc" w:date="2018-08-02T19:45:43Z">
          <w:pPr>
            <w:ind w:firstLine="200" w:firstLineChars="100"/>
          </w:pPr>
        </w:pPrChange>
      </w:pPr>
      <w:ins w:id="3858" w:author="sc" w:date="2018-08-02T19:45:30Z">
        <w:r>
          <w:rPr>
            <w:rFonts w:hint="eastAsia" w:ascii="Times New Roman" w:hAnsi="Times New Roman" w:cs="Times New Roman"/>
            <w:color w:val="auto"/>
            <w:sz w:val="24"/>
            <w:szCs w:val="24"/>
            <w:rPrChange w:id="3859" w:author="sc" w:date="2018-08-02T19:45:43Z">
              <w:rPr>
                <w:rFonts w:ascii="Courier New" w:hAnsi="Courier New" w:cs="Courier New"/>
                <w:color w:val="000000"/>
                <w:sz w:val="20"/>
                <w:szCs w:val="20"/>
              </w:rPr>
            </w:rPrChange>
          </w:rPr>
          <w:t>【强制】</w:t>
        </w:r>
      </w:ins>
      <w:ins w:id="3860" w:author="sc" w:date="2018-08-02T19:45:30Z">
        <w:r>
          <w:rPr>
            <w:rFonts w:hint="eastAsia" w:ascii="Times New Roman" w:hAnsi="Times New Roman" w:cs="Times New Roman"/>
            <w:color w:val="auto"/>
            <w:sz w:val="24"/>
            <w:szCs w:val="24"/>
            <w:rPrChange w:id="3861" w:author="sc" w:date="2018-08-02T19:45:43Z">
              <w:rPr>
                <w:rFonts w:hint="default" w:ascii="Courier New" w:hAnsi="Courier New" w:cs="Courier New"/>
                <w:color w:val="000000"/>
                <w:sz w:val="20"/>
                <w:szCs w:val="20"/>
              </w:rPr>
            </w:rPrChange>
          </w:rPr>
          <w:t>业务错误日志级别统一使用waring 级别，对业务产生阻塞的使用error级别，方便在日志系统中做监控</w:t>
        </w:r>
      </w:ins>
    </w:p>
    <w:p>
      <w:pPr>
        <w:pStyle w:val="73"/>
        <w:ind w:left="560" w:firstLine="0" w:firstLineChars="0"/>
      </w:pPr>
    </w:p>
    <w:p>
      <w:pPr>
        <w:ind w:left="200"/>
      </w:pPr>
      <w:r>
        <w:rPr>
          <w:rFonts w:hint="eastAsia"/>
        </w:rPr>
        <w:t>日志格式为：</w:t>
      </w:r>
    </w:p>
    <w:tbl>
      <w:tblPr>
        <w:tblStyle w:val="38"/>
        <w:tblW w:w="727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936"/>
        <w:gridCol w:w="1003"/>
        <w:gridCol w:w="902"/>
        <w:gridCol w:w="1075"/>
        <w:gridCol w:w="662"/>
        <w:gridCol w:w="1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 w:type="dxa"/>
          </w:tcPr>
          <w:p>
            <w:pPr>
              <w:jc w:val="center"/>
              <w:rPr>
                <w:rFonts w:eastAsiaTheme="minorEastAsia" w:cstheme="minorBidi"/>
              </w:rPr>
            </w:pPr>
            <w:r>
              <w:rPr>
                <w:rFonts w:hint="eastAsia" w:eastAsiaTheme="minorEastAsia" w:cstheme="minorBidi"/>
              </w:rPr>
              <w:t>action</w:t>
            </w:r>
          </w:p>
        </w:tc>
        <w:tc>
          <w:tcPr>
            <w:tcW w:w="936" w:type="dxa"/>
          </w:tcPr>
          <w:p>
            <w:pPr>
              <w:jc w:val="center"/>
              <w:rPr>
                <w:rFonts w:eastAsiaTheme="minorEastAsia" w:cstheme="minorBidi"/>
              </w:rPr>
            </w:pPr>
            <w:r>
              <w:rPr>
                <w:rFonts w:hint="eastAsia" w:eastAsiaTheme="minorEastAsia" w:cstheme="minorBidi"/>
              </w:rPr>
              <w:t xml:space="preserve">module </w:t>
            </w:r>
          </w:p>
        </w:tc>
        <w:tc>
          <w:tcPr>
            <w:tcW w:w="1003" w:type="dxa"/>
          </w:tcPr>
          <w:p>
            <w:pPr>
              <w:jc w:val="center"/>
              <w:rPr>
                <w:rFonts w:eastAsiaTheme="minorEastAsia" w:cstheme="minorBidi"/>
              </w:rPr>
            </w:pPr>
            <w:r>
              <w:rPr>
                <w:rFonts w:eastAsiaTheme="minorEastAsia" w:cstheme="minorBidi"/>
              </w:rPr>
              <w:t>bizType</w:t>
            </w:r>
          </w:p>
        </w:tc>
        <w:tc>
          <w:tcPr>
            <w:tcW w:w="902" w:type="dxa"/>
          </w:tcPr>
          <w:p>
            <w:pPr>
              <w:jc w:val="center"/>
              <w:rPr>
                <w:rFonts w:eastAsiaTheme="minorEastAsia" w:cstheme="minorBidi"/>
              </w:rPr>
            </w:pPr>
            <w:r>
              <w:rPr>
                <w:rFonts w:hint="eastAsia" w:eastAsiaTheme="minorEastAsia" w:cstheme="minorBidi"/>
              </w:rPr>
              <w:t>time</w:t>
            </w:r>
          </w:p>
        </w:tc>
        <w:tc>
          <w:tcPr>
            <w:tcW w:w="1075" w:type="dxa"/>
          </w:tcPr>
          <w:p>
            <w:pPr>
              <w:jc w:val="center"/>
              <w:rPr>
                <w:rFonts w:eastAsiaTheme="minorEastAsia" w:cstheme="minorBidi"/>
              </w:rPr>
            </w:pPr>
            <w:r>
              <w:rPr>
                <w:rFonts w:eastAsiaTheme="minorEastAsia" w:cstheme="minorBidi"/>
              </w:rPr>
              <w:t>params</w:t>
            </w:r>
          </w:p>
        </w:tc>
        <w:tc>
          <w:tcPr>
            <w:tcW w:w="662" w:type="dxa"/>
          </w:tcPr>
          <w:p>
            <w:pPr>
              <w:jc w:val="center"/>
              <w:rPr>
                <w:rFonts w:eastAsiaTheme="minorEastAsia" w:cstheme="minorBidi"/>
              </w:rPr>
            </w:pPr>
            <w:r>
              <w:rPr>
                <w:rFonts w:hint="eastAsia" w:eastAsiaTheme="minorEastAsia" w:cstheme="minorBidi"/>
              </w:rPr>
              <w:t>msg</w:t>
            </w:r>
          </w:p>
        </w:tc>
        <w:tc>
          <w:tcPr>
            <w:tcW w:w="1811" w:type="dxa"/>
          </w:tcPr>
          <w:p>
            <w:pPr>
              <w:jc w:val="center"/>
              <w:rPr>
                <w:rFonts w:eastAsiaTheme="minorEastAsia" w:cstheme="minorBidi"/>
                <w:color w:val="00B050"/>
              </w:rPr>
            </w:pPr>
            <w:r>
              <w:rPr>
                <w:rFonts w:hint="eastAsia" w:eastAsiaTheme="minorEastAsia" w:cstheme="minorBidi"/>
                <w:color w:val="00B050"/>
              </w:rPr>
              <w:t>[errCode-errMsg]</w:t>
            </w:r>
          </w:p>
        </w:tc>
      </w:tr>
    </w:tbl>
    <w:p>
      <w:pPr>
        <w:pStyle w:val="73"/>
        <w:ind w:left="560" w:firstLine="0" w:firstLineChars="0"/>
      </w:pPr>
    </w:p>
    <w:p>
      <w:pPr>
        <w:ind w:left="200"/>
      </w:pPr>
      <w:r>
        <w:rPr>
          <w:rFonts w:hint="eastAsia"/>
        </w:rPr>
        <w:t>信息记录</w:t>
      </w:r>
      <w:r>
        <w:t>：</w:t>
      </w:r>
    </w:p>
    <w:tbl>
      <w:tblPr>
        <w:tblStyle w:val="38"/>
        <w:tblW w:w="841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0" w:type="dxa"/>
          </w:tcPr>
          <w:p>
            <w:pPr>
              <w:ind w:left="200"/>
              <w:rPr>
                <w:rFonts w:ascii="Consolas" w:hAnsi="Consolas" w:cs="Consolas" w:eastAsiaTheme="minorEastAsia"/>
                <w:color w:val="000000"/>
                <w:sz w:val="15"/>
                <w:szCs w:val="15"/>
              </w:rPr>
            </w:pPr>
            <w:r>
              <w:rPr>
                <w:rFonts w:hint="eastAsia" w:ascii="Courier New" w:hAnsi="Courier New" w:cs="Courier New" w:eastAsiaTheme="minorEastAsia"/>
                <w:color w:val="FF0000"/>
                <w:sz w:val="18"/>
                <w:szCs w:val="18"/>
              </w:rPr>
              <w:t>|Info</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${module}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${bizType}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${params}</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msg</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hint="eastAsia" w:ascii="Courier New" w:hAnsi="Courier New" w:cs="Courier New" w:eastAsiaTheme="minorEastAsia"/>
                <w:color w:val="00B050"/>
                <w:sz w:val="18"/>
                <w:szCs w:val="18"/>
              </w:rPr>
              <w:t>[${errCode-errMsg}]</w:t>
            </w:r>
          </w:p>
        </w:tc>
      </w:tr>
    </w:tbl>
    <w:p>
      <w:pPr>
        <w:ind w:left="200"/>
      </w:pPr>
    </w:p>
    <w:p>
      <w:pPr>
        <w:ind w:left="200"/>
      </w:pPr>
      <w:r>
        <w:t>运行</w:t>
      </w:r>
      <w:r>
        <w:rPr>
          <w:rFonts w:hint="eastAsia"/>
        </w:rPr>
        <w:t>告警</w:t>
      </w:r>
      <w:r>
        <w:t>：</w:t>
      </w:r>
    </w:p>
    <w:tbl>
      <w:tblPr>
        <w:tblStyle w:val="38"/>
        <w:tblW w:w="841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0" w:type="dxa"/>
          </w:tcPr>
          <w:p>
            <w:pPr>
              <w:ind w:left="200"/>
              <w:rPr>
                <w:rFonts w:ascii="Consolas" w:hAnsi="Consolas" w:cs="Consolas" w:eastAsiaTheme="minorEastAsia"/>
                <w:color w:val="000000"/>
                <w:sz w:val="15"/>
                <w:szCs w:val="15"/>
              </w:rPr>
            </w:pPr>
            <w:r>
              <w:rPr>
                <w:rFonts w:hint="eastAsia" w:ascii="Courier New" w:hAnsi="Courier New" w:cs="Courier New" w:eastAsiaTheme="minorEastAsia"/>
                <w:color w:val="FF0000"/>
                <w:sz w:val="18"/>
                <w:szCs w:val="18"/>
              </w:rPr>
              <w:t>|Warn</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${module}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${bizType}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${params}</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msg</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hint="eastAsia" w:ascii="Courier New" w:hAnsi="Courier New" w:cs="Courier New" w:eastAsiaTheme="minorEastAsia"/>
                <w:color w:val="00B050"/>
                <w:sz w:val="18"/>
                <w:szCs w:val="18"/>
              </w:rPr>
              <w:t>[${errCode-errMsg}]</w:t>
            </w:r>
          </w:p>
        </w:tc>
      </w:tr>
    </w:tbl>
    <w:p>
      <w:pPr>
        <w:ind w:left="200"/>
      </w:pPr>
    </w:p>
    <w:p>
      <w:pPr>
        <w:ind w:left="200"/>
      </w:pPr>
      <w:r>
        <w:t>运行错误：</w:t>
      </w:r>
    </w:p>
    <w:tbl>
      <w:tblPr>
        <w:tblStyle w:val="38"/>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ind w:left="200"/>
              <w:rPr>
                <w:rFonts w:ascii="Consolas" w:hAnsi="Consolas" w:cs="Consolas" w:eastAsiaTheme="minorEastAsia"/>
                <w:color w:val="000000"/>
                <w:sz w:val="15"/>
                <w:szCs w:val="15"/>
              </w:rPr>
            </w:pPr>
            <w:r>
              <w:rPr>
                <w:rFonts w:hint="eastAsia" w:ascii="Courier New" w:hAnsi="Courier New" w:cs="Courier New" w:eastAsiaTheme="minorEastAsia"/>
                <w:color w:val="FF0000"/>
                <w:sz w:val="18"/>
                <w:szCs w:val="18"/>
              </w:rPr>
              <w:t>|</w:t>
            </w:r>
            <w:r>
              <w:rPr>
                <w:rFonts w:ascii="Courier New" w:hAnsi="Courier New" w:cs="Courier New" w:eastAsiaTheme="minorEastAsia"/>
                <w:color w:val="FF0000"/>
                <w:sz w:val="18"/>
                <w:szCs w:val="18"/>
              </w:rPr>
              <w:t>Error</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${module}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${bizType}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${params}</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msg</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|${errCode-errMsg}</w:t>
            </w:r>
          </w:p>
        </w:tc>
      </w:tr>
    </w:tbl>
    <w:p>
      <w:pPr>
        <w:pStyle w:val="4"/>
      </w:pPr>
      <w:bookmarkStart w:id="352" w:name="_Toc858267690"/>
      <w:bookmarkStart w:id="353" w:name="_Toc1620123858"/>
      <w:bookmarkStart w:id="354" w:name="_Toc495785689"/>
      <w:bookmarkStart w:id="355" w:name="_Toc372871048"/>
      <w:bookmarkStart w:id="356" w:name="_Toc84978655"/>
      <w:bookmarkStart w:id="357" w:name="_Toc2014628383"/>
      <w:bookmarkStart w:id="358" w:name="_Toc1753413821"/>
      <w:r>
        <w:rPr>
          <w:rFonts w:hint="eastAsia"/>
        </w:rPr>
        <w:t>示例代码</w:t>
      </w:r>
      <w:bookmarkEnd w:id="352"/>
      <w:bookmarkEnd w:id="353"/>
      <w:bookmarkEnd w:id="354"/>
      <w:bookmarkEnd w:id="355"/>
      <w:bookmarkEnd w:id="356"/>
      <w:bookmarkEnd w:id="357"/>
      <w:bookmarkEnd w:id="358"/>
    </w:p>
    <w:tbl>
      <w:tblPr>
        <w:tblStyle w:val="38"/>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88" w:type="dxa"/>
          </w:tcPr>
          <w:p>
            <w:pPr>
              <w:autoSpaceDE w:val="0"/>
              <w:autoSpaceDN w:val="0"/>
              <w:adjustRightInd w:val="0"/>
              <w:rPr>
                <w:rFonts w:ascii="Courier New" w:hAnsi="Courier New" w:cs="Courier New" w:eastAsiaTheme="minorEastAsia"/>
                <w:sz w:val="16"/>
                <w:szCs w:val="16"/>
              </w:rPr>
            </w:pPr>
            <w:r>
              <w:rPr>
                <w:rFonts w:ascii="Courier New" w:hAnsi="Courier New" w:cs="Courier New" w:eastAsiaTheme="minorEastAsia"/>
                <w:sz w:val="16"/>
                <w:szCs w:val="16"/>
              </w:rPr>
              <w:t>public ResultContext confirmBill(ServiceContext serviceContext) {</w:t>
            </w:r>
          </w:p>
          <w:p>
            <w:pPr>
              <w:autoSpaceDE w:val="0"/>
              <w:autoSpaceDN w:val="0"/>
              <w:adjustRightInd w:val="0"/>
              <w:rPr>
                <w:rFonts w:ascii="Courier New" w:hAnsi="Courier New" w:cs="Courier New" w:eastAsiaTheme="minorEastAsia"/>
                <w:sz w:val="16"/>
                <w:szCs w:val="16"/>
              </w:rPr>
            </w:pPr>
            <w:r>
              <w:rPr>
                <w:rFonts w:ascii="Courier New" w:hAnsi="Courier New" w:cs="Courier New" w:eastAsiaTheme="minorEastAsia"/>
                <w:sz w:val="16"/>
                <w:szCs w:val="16"/>
              </w:rPr>
              <w:t xml:space="preserve"> ResultContext resultContext = null;</w:t>
            </w:r>
          </w:p>
          <w:p>
            <w:pPr>
              <w:autoSpaceDE w:val="0"/>
              <w:autoSpaceDN w:val="0"/>
              <w:adjustRightInd w:val="0"/>
              <w:rPr>
                <w:rFonts w:ascii="Courier New" w:hAnsi="Courier New" w:cs="Courier New" w:eastAsiaTheme="minorEastAsia"/>
                <w:sz w:val="16"/>
                <w:szCs w:val="16"/>
              </w:rPr>
            </w:pPr>
            <w:r>
              <w:rPr>
                <w:rFonts w:hint="eastAsia" w:ascii="Courier New" w:hAnsi="Courier New" w:cs="Courier New" w:eastAsiaTheme="minorEastAsia"/>
                <w:color w:val="00B050"/>
                <w:sz w:val="16"/>
                <w:szCs w:val="16"/>
              </w:rPr>
              <w:t xml:space="preserve"> </w:t>
            </w:r>
            <w:r>
              <w:rPr>
                <w:rFonts w:ascii="Courier New" w:hAnsi="Courier New" w:cs="Courier New" w:eastAsiaTheme="minorEastAsia"/>
                <w:sz w:val="16"/>
                <w:szCs w:val="16"/>
              </w:rPr>
              <w:t xml:space="preserve"> try {            </w:t>
            </w:r>
          </w:p>
          <w:p>
            <w:pPr>
              <w:autoSpaceDE w:val="0"/>
              <w:autoSpaceDN w:val="0"/>
              <w:adjustRightInd w:val="0"/>
              <w:rPr>
                <w:rFonts w:ascii="Courier New" w:hAnsi="Courier New" w:cs="Courier New" w:eastAsiaTheme="minorEastAsia"/>
                <w:sz w:val="16"/>
                <w:szCs w:val="16"/>
              </w:rPr>
            </w:pPr>
            <w:r>
              <w:rPr>
                <w:rFonts w:ascii="Courier New" w:hAnsi="Courier New" w:cs="Courier New" w:eastAsiaTheme="minorEastAsia"/>
                <w:sz w:val="16"/>
                <w:szCs w:val="16"/>
              </w:rPr>
              <w:t xml:space="preserve">  resultContext = billServiceImpl.confirmBill(serviceContext);</w:t>
            </w:r>
          </w:p>
          <w:p>
            <w:pPr>
              <w:autoSpaceDE w:val="0"/>
              <w:autoSpaceDN w:val="0"/>
              <w:adjustRightInd w:val="0"/>
              <w:rPr>
                <w:rFonts w:ascii="Courier New" w:hAnsi="Courier New" w:cs="Courier New" w:eastAsiaTheme="minorEastAsia"/>
                <w:sz w:val="16"/>
                <w:szCs w:val="16"/>
              </w:rPr>
            </w:pPr>
            <w:r>
              <w:rPr>
                <w:rFonts w:ascii="Courier New" w:hAnsi="Courier New" w:cs="Courier New" w:eastAsiaTheme="minorEastAsia"/>
                <w:sz w:val="16"/>
                <w:szCs w:val="16"/>
              </w:rPr>
              <w:t xml:space="preserve"> } catch (MogoException e){  </w:t>
            </w:r>
          </w:p>
          <w:p>
            <w:pPr>
              <w:autoSpaceDE w:val="0"/>
              <w:autoSpaceDN w:val="0"/>
              <w:adjustRightInd w:val="0"/>
              <w:rPr>
                <w:rFonts w:ascii="Courier New" w:hAnsi="Courier New" w:cs="Courier New" w:eastAsiaTheme="minorEastAsia"/>
                <w:sz w:val="16"/>
                <w:szCs w:val="16"/>
              </w:rPr>
            </w:pPr>
            <w:r>
              <w:rPr>
                <w:rFonts w:hint="eastAsia" w:ascii="Courier New" w:hAnsi="Courier New" w:cs="Courier New" w:eastAsiaTheme="minorEastAsia"/>
                <w:sz w:val="16"/>
                <w:szCs w:val="16"/>
              </w:rPr>
              <w:t xml:space="preserve">  </w:t>
            </w:r>
            <w:r>
              <w:rPr>
                <w:rFonts w:hint="eastAsia" w:ascii="Courier New" w:hAnsi="Courier New" w:cs="Courier New" w:eastAsiaTheme="minorEastAsia"/>
                <w:color w:val="00B050"/>
                <w:sz w:val="16"/>
                <w:szCs w:val="16"/>
              </w:rPr>
              <w:t>// 记录业务异常信息</w:t>
            </w:r>
          </w:p>
          <w:p>
            <w:pPr>
              <w:autoSpaceDE w:val="0"/>
              <w:autoSpaceDN w:val="0"/>
              <w:adjustRightInd w:val="0"/>
              <w:rPr>
                <w:rFonts w:ascii="Courier New" w:hAnsi="Courier New" w:cs="Courier New" w:eastAsiaTheme="minorEastAsia"/>
                <w:color w:val="FF0000"/>
                <w:sz w:val="16"/>
                <w:szCs w:val="16"/>
              </w:rPr>
            </w:pPr>
            <w:r>
              <w:rPr>
                <w:rFonts w:ascii="Courier New" w:hAnsi="Courier New" w:cs="Courier New" w:eastAsiaTheme="minorEastAsia"/>
                <w:color w:val="FF0000"/>
                <w:sz w:val="16"/>
                <w:szCs w:val="16"/>
              </w:rPr>
              <w:t>logger.error(”</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Error</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${module}</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${bizType}</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w:t>
            </w:r>
            <w:r>
              <w:rPr>
                <w:rFonts w:hint="eastAsia" w:ascii="Courier New" w:hAnsi="Courier New" w:cs="Courier New" w:eastAsiaTheme="minorEastAsia"/>
                <w:color w:val="FF0000"/>
                <w:sz w:val="16"/>
                <w:szCs w:val="16"/>
              </w:rPr>
              <w:t>time</w:t>
            </w:r>
            <w:r>
              <w:rPr>
                <w:rFonts w:ascii="Courier New" w:hAnsi="Courier New" w:cs="Courier New" w:eastAsiaTheme="minorEastAsia"/>
                <w:color w:val="FF0000"/>
                <w:sz w:val="16"/>
                <w:szCs w:val="16"/>
              </w:rPr>
              <w:t>}</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${params}</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${e.getMessage()}</w:t>
            </w:r>
            <w:r>
              <w:rPr>
                <w:rFonts w:hint="eastAsia" w:ascii="Courier New" w:hAnsi="Courier New" w:cs="Courier New" w:eastAsiaTheme="minorEastAsia"/>
                <w:color w:val="FF0000"/>
                <w:sz w:val="16"/>
                <w:szCs w:val="16"/>
              </w:rPr>
              <w:t>|</w:t>
            </w:r>
            <w:r>
              <w:rPr>
                <w:rFonts w:ascii="Courier New" w:hAnsi="Courier New" w:cs="Courier New" w:eastAsiaTheme="minorEastAsia"/>
                <w:color w:val="FF0000"/>
                <w:sz w:val="16"/>
                <w:szCs w:val="16"/>
              </w:rPr>
              <w:t>${errCode-errMsg}”);</w:t>
            </w:r>
            <w:r>
              <w:rPr>
                <w:rFonts w:hint="eastAsia" w:ascii="Courier New" w:hAnsi="Courier New" w:cs="Courier New" w:eastAsiaTheme="minorEastAsia"/>
                <w:sz w:val="16"/>
                <w:szCs w:val="16"/>
              </w:rPr>
              <w:t xml:space="preserve"> </w:t>
            </w:r>
          </w:p>
          <w:p>
            <w:pPr>
              <w:autoSpaceDE w:val="0"/>
              <w:autoSpaceDN w:val="0"/>
              <w:adjustRightInd w:val="0"/>
              <w:rPr>
                <w:rFonts w:ascii="Courier New" w:hAnsi="Courier New" w:cs="Courier New" w:eastAsiaTheme="minorEastAsia"/>
                <w:color w:val="0070C0"/>
                <w:sz w:val="16"/>
                <w:szCs w:val="16"/>
              </w:rPr>
            </w:pPr>
            <w:r>
              <w:rPr>
                <w:rFonts w:ascii="Courier New" w:hAnsi="Courier New" w:cs="Courier New" w:eastAsiaTheme="minorEastAsia"/>
                <w:sz w:val="16"/>
                <w:szCs w:val="16"/>
              </w:rPr>
              <w:t xml:space="preserve">  } </w:t>
            </w:r>
          </w:p>
          <w:p>
            <w:pPr>
              <w:autoSpaceDE w:val="0"/>
              <w:autoSpaceDN w:val="0"/>
              <w:adjustRightInd w:val="0"/>
              <w:rPr>
                <w:rFonts w:ascii="Courier New" w:hAnsi="Courier New" w:cs="Courier New" w:eastAsiaTheme="minorEastAsia"/>
                <w:sz w:val="16"/>
                <w:szCs w:val="16"/>
              </w:rPr>
            </w:pPr>
            <w:r>
              <w:rPr>
                <w:rFonts w:ascii="Courier New" w:hAnsi="Courier New" w:cs="Courier New" w:eastAsiaTheme="minorEastAsia"/>
                <w:sz w:val="16"/>
                <w:szCs w:val="16"/>
              </w:rPr>
              <w:t>}</w:t>
            </w:r>
          </w:p>
        </w:tc>
      </w:tr>
    </w:tbl>
    <w:p>
      <w:pPr>
        <w:ind w:left="720" w:hanging="720" w:hangingChars="400"/>
        <w:rPr>
          <w:rFonts w:ascii="Courier New" w:hAnsi="Courier New" w:cs="Courier New"/>
          <w:color w:val="FF0000"/>
          <w:sz w:val="18"/>
          <w:szCs w:val="18"/>
        </w:rPr>
      </w:pPr>
    </w:p>
    <w:p>
      <w:pPr>
        <w:ind w:left="720" w:hanging="720" w:hangingChars="400"/>
        <w:rPr>
          <w:rFonts w:ascii="Courier New" w:hAnsi="Courier New" w:cs="Courier New"/>
          <w:color w:val="FF0000"/>
          <w:sz w:val="18"/>
          <w:szCs w:val="18"/>
        </w:rPr>
      </w:pPr>
      <w:r>
        <w:rPr>
          <w:rFonts w:hint="eastAsia" w:ascii="Courier New" w:hAnsi="Courier New" w:cs="Courier New"/>
          <w:color w:val="FF0000"/>
          <w:sz w:val="18"/>
          <w:szCs w:val="18"/>
        </w:rPr>
        <w:t>注：(1) 具体日志记录方式请参考以上代码标红处。</w:t>
      </w:r>
    </w:p>
    <w:p>
      <w:pPr>
        <w:ind w:left="360" w:hanging="360" w:hangingChars="200"/>
        <w:rPr>
          <w:rFonts w:ascii="Courier New" w:hAnsi="Courier New" w:cs="Courier New"/>
          <w:color w:val="FF0000"/>
          <w:sz w:val="18"/>
          <w:szCs w:val="18"/>
        </w:rPr>
      </w:pPr>
      <w:r>
        <w:rPr>
          <w:rFonts w:hint="eastAsia" w:ascii="Courier New" w:hAnsi="Courier New" w:cs="Courier New"/>
          <w:color w:val="FF0000"/>
          <w:sz w:val="18"/>
          <w:szCs w:val="18"/>
        </w:rPr>
        <w:t xml:space="preserve">    (2) 另模块编码与业务编码请参考</w:t>
      </w:r>
      <w:r>
        <w:rPr>
          <w:rFonts w:ascii="Courier New" w:hAnsi="Courier New" w:cs="Courier New"/>
          <w:color w:val="FF0000"/>
          <w:sz w:val="18"/>
          <w:szCs w:val="18"/>
        </w:rPr>
        <w:t>BusiTypeEnum类</w:t>
      </w:r>
      <w:r>
        <w:rPr>
          <w:rFonts w:hint="eastAsia" w:ascii="Courier New" w:hAnsi="Courier New" w:cs="Courier New"/>
          <w:color w:val="FF0000"/>
          <w:sz w:val="18"/>
          <w:szCs w:val="18"/>
        </w:rPr>
        <w:t>。</w:t>
      </w:r>
    </w:p>
    <w:p>
      <w:pPr>
        <w:ind w:left="360" w:hanging="360" w:hangingChars="200"/>
        <w:rPr>
          <w:rFonts w:ascii="Courier New" w:hAnsi="Courier New" w:cs="Courier New"/>
          <w:color w:val="FF0000"/>
          <w:sz w:val="18"/>
          <w:szCs w:val="18"/>
        </w:rPr>
      </w:pPr>
      <w:r>
        <w:rPr>
          <w:rFonts w:hint="eastAsia" w:ascii="Courier New" w:hAnsi="Courier New" w:cs="Courier New"/>
          <w:color w:val="FF0000"/>
          <w:sz w:val="18"/>
          <w:szCs w:val="18"/>
        </w:rPr>
        <w:t xml:space="preserve">    (3) 如参数中存在敏感信息，则不可在日志中记录。</w:t>
      </w:r>
    </w:p>
    <w:p>
      <w:pPr>
        <w:pStyle w:val="3"/>
      </w:pPr>
      <w:bookmarkStart w:id="359" w:name="_Toc421303439"/>
      <w:bookmarkStart w:id="360" w:name="_Toc495785690"/>
      <w:bookmarkStart w:id="361" w:name="_Toc1644283338"/>
      <w:bookmarkStart w:id="362" w:name="_Toc8815875"/>
      <w:bookmarkStart w:id="363" w:name="_Toc160793594"/>
      <w:bookmarkStart w:id="364" w:name="_Toc1444854544"/>
      <w:bookmarkStart w:id="365" w:name="_Toc1969746296"/>
      <w:r>
        <w:rPr>
          <w:rFonts w:hint="eastAsia"/>
        </w:rPr>
        <w:t>监控日志</w:t>
      </w:r>
      <w:bookmarkEnd w:id="359"/>
      <w:bookmarkEnd w:id="360"/>
      <w:bookmarkEnd w:id="361"/>
      <w:bookmarkEnd w:id="362"/>
      <w:bookmarkEnd w:id="363"/>
      <w:bookmarkEnd w:id="364"/>
      <w:bookmarkEnd w:id="365"/>
    </w:p>
    <w:p>
      <w:pPr>
        <w:rPr>
          <w:rFonts w:ascii="Consolas" w:hAnsi="Consolas" w:cs="Consolas" w:eastAsiaTheme="minorEastAsia"/>
          <w:color w:val="000000"/>
        </w:rPr>
      </w:pPr>
      <w:r>
        <w:rPr>
          <w:rFonts w:hint="eastAsia"/>
        </w:rPr>
        <w:t>全局统一名称：</w:t>
      </w:r>
      <w:r>
        <w:rPr>
          <w:color w:val="FF0000"/>
        </w:rPr>
        <w:t>com.mogoroom.util.log.MonitorLogger</w:t>
      </w: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Theme="minorEastAsia" w:cstheme="minorBidi"/>
              </w:rPr>
            </w:pPr>
            <w:r>
              <w:rPr>
                <w:rFonts w:eastAsiaTheme="minorEastAsia" w:cstheme="minorBidi"/>
              </w:rPr>
              <w:t xml:space="preserve"># Custom monitor logs </w:t>
            </w:r>
          </w:p>
          <w:p>
            <w:pPr>
              <w:rPr>
                <w:rFonts w:eastAsiaTheme="minorEastAsia" w:cstheme="minorBidi"/>
              </w:rPr>
            </w:pPr>
            <w:r>
              <w:rPr>
                <w:rFonts w:eastAsiaTheme="minorEastAsia" w:cstheme="minorBidi"/>
              </w:rPr>
              <w:t>log4j.logger.</w:t>
            </w:r>
            <w:r>
              <w:rPr>
                <w:rFonts w:eastAsiaTheme="minorEastAsia" w:cstheme="minorBidi"/>
                <w:color w:val="FF0000"/>
              </w:rPr>
              <w:t>com.mogoroom.util.log.MonitorLogger</w:t>
            </w:r>
            <w:r>
              <w:rPr>
                <w:rFonts w:eastAsiaTheme="minorEastAsia" w:cstheme="minorBidi"/>
              </w:rPr>
              <w:t>=info,monitor</w:t>
            </w:r>
          </w:p>
          <w:p>
            <w:pPr>
              <w:rPr>
                <w:rFonts w:eastAsiaTheme="minorEastAsia" w:cstheme="minorBidi"/>
              </w:rPr>
            </w:pPr>
            <w:r>
              <w:rPr>
                <w:rFonts w:eastAsiaTheme="minorEastAsia" w:cstheme="minorBidi"/>
              </w:rPr>
              <w:t>log4j.appender.monitor=org.apache.log4j.DailyRollingFileAppender</w:t>
            </w:r>
          </w:p>
          <w:p>
            <w:pPr>
              <w:rPr>
                <w:rFonts w:eastAsiaTheme="minorEastAsia" w:cstheme="minorBidi"/>
              </w:rPr>
            </w:pPr>
            <w:r>
              <w:rPr>
                <w:rFonts w:eastAsiaTheme="minorEastAsia" w:cstheme="minorBidi"/>
              </w:rPr>
              <w:t>log4j.appender.monitor.DatePattern='_'yyyy-MM-dd-a'.log'</w:t>
            </w:r>
          </w:p>
          <w:p>
            <w:pPr>
              <w:rPr>
                <w:rFonts w:eastAsiaTheme="minorEastAsia" w:cstheme="minorBidi"/>
              </w:rPr>
            </w:pPr>
            <w:r>
              <w:rPr>
                <w:rFonts w:eastAsiaTheme="minorEastAsia" w:cstheme="minorBidi"/>
              </w:rPr>
              <w:t>log4j.appender.monitor.layout=org.apache.log4j.PatternLayout</w:t>
            </w:r>
          </w:p>
          <w:p>
            <w:pPr>
              <w:rPr>
                <w:rFonts w:eastAsiaTheme="minorEastAsia" w:cstheme="minorBidi"/>
              </w:rPr>
            </w:pPr>
            <w:r>
              <w:rPr>
                <w:rFonts w:eastAsiaTheme="minorEastAsia" w:cstheme="minorBidi"/>
              </w:rPr>
              <w:t>log4j.appender.monitor.File=</w:t>
            </w:r>
            <w:r>
              <w:rPr>
                <w:rFonts w:eastAsiaTheme="minorEastAsia" w:cstheme="minorBidi"/>
                <w:color w:val="00B050"/>
              </w:rPr>
              <w:t>/data/mogologs/mogoroom-monitor.log</w:t>
            </w:r>
          </w:p>
          <w:p>
            <w:pPr>
              <w:rPr>
                <w:rFonts w:eastAsiaTheme="minorEastAsia" w:cstheme="minorBidi"/>
              </w:rPr>
            </w:pPr>
            <w:r>
              <w:rPr>
                <w:rFonts w:eastAsiaTheme="minorEastAsia" w:cstheme="minorBidi"/>
              </w:rPr>
              <w:t>log4j.appender.monitor.layout.ConversionPattern=%p %d{yyyy-MM-dd HH\:mm\:ss} %C.%M(%L) | %m %n</w:t>
            </w:r>
          </w:p>
        </w:tc>
      </w:tr>
    </w:tbl>
    <w:p/>
    <w:tbl>
      <w:tblPr>
        <w:tblStyle w:val="38"/>
        <w:tblpPr w:leftFromText="180" w:rightFromText="180" w:vertAnchor="text" w:horzAnchor="margin" w:tblpY="13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835"/>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center"/>
              <w:rPr>
                <w:rFonts w:eastAsiaTheme="minorEastAsia" w:cstheme="minorBidi"/>
              </w:rPr>
            </w:pPr>
            <w:r>
              <w:rPr>
                <w:rFonts w:eastAsiaTheme="minorEastAsia" w:cstheme="minorBidi"/>
              </w:rPr>
              <w:t>指标</w:t>
            </w:r>
          </w:p>
        </w:tc>
        <w:tc>
          <w:tcPr>
            <w:tcW w:w="2835" w:type="dxa"/>
          </w:tcPr>
          <w:p>
            <w:pPr>
              <w:jc w:val="center"/>
              <w:rPr>
                <w:rFonts w:eastAsiaTheme="minorEastAsia" w:cstheme="minorBidi"/>
              </w:rPr>
            </w:pPr>
            <w:r>
              <w:rPr>
                <w:rFonts w:eastAsiaTheme="minorEastAsia" w:cstheme="minorBidi"/>
              </w:rPr>
              <w:t>说明</w:t>
            </w:r>
          </w:p>
        </w:tc>
        <w:tc>
          <w:tcPr>
            <w:tcW w:w="4019" w:type="dxa"/>
          </w:tcPr>
          <w:p>
            <w:pPr>
              <w:jc w:val="center"/>
              <w:rPr>
                <w:rFonts w:eastAsiaTheme="minorEastAsia" w:cstheme="minorBidi"/>
              </w:rPr>
            </w:pPr>
            <w:r>
              <w:rPr>
                <w:rFonts w:eastAsiaTheme="minorEastAsia" w:cstheme="minorBidi"/>
              </w:rPr>
              <w:t>收集途径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eastAsiaTheme="minorEastAsia" w:cstheme="minorBidi"/>
                <w:sz w:val="18"/>
                <w:szCs w:val="18"/>
              </w:rPr>
              <w:t>PV</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Page View</w:t>
            </w:r>
          </w:p>
        </w:tc>
        <w:tc>
          <w:tcPr>
            <w:tcW w:w="4019" w:type="dxa"/>
            <w:vAlign w:val="center"/>
          </w:tcPr>
          <w:p>
            <w:pPr>
              <w:jc w:val="both"/>
              <w:rPr>
                <w:rFonts w:eastAsiaTheme="minorEastAsia" w:cstheme="minorBidi"/>
                <w:sz w:val="18"/>
                <w:szCs w:val="18"/>
              </w:rPr>
            </w:pPr>
            <w:r>
              <w:rPr>
                <w:rFonts w:eastAsiaTheme="minorEastAsia" w:cstheme="minorBidi"/>
                <w:sz w:val="18"/>
                <w:szCs w:val="18"/>
              </w:rPr>
              <w:t>日志埋点</w:t>
            </w:r>
            <w:r>
              <w:rPr>
                <w:rFonts w:hint="eastAsia" w:eastAsiaTheme="minorEastAsia" w:cstheme="minorBidi"/>
                <w:sz w:val="18"/>
                <w:szCs w:val="18"/>
              </w:rPr>
              <w:t>，独立页URL访问日志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eastAsiaTheme="minorEastAsia" w:cstheme="minorBidi"/>
                <w:sz w:val="18"/>
                <w:szCs w:val="18"/>
              </w:rPr>
              <w:t>UV</w:t>
            </w:r>
          </w:p>
        </w:tc>
        <w:tc>
          <w:tcPr>
            <w:tcW w:w="2835" w:type="dxa"/>
            <w:vAlign w:val="center"/>
          </w:tcPr>
          <w:p>
            <w:pPr>
              <w:jc w:val="both"/>
              <w:rPr>
                <w:rFonts w:eastAsiaTheme="minorEastAsia" w:cstheme="minorBidi"/>
                <w:sz w:val="18"/>
                <w:szCs w:val="18"/>
              </w:rPr>
            </w:pPr>
            <w:r>
              <w:rPr>
                <w:rFonts w:eastAsiaTheme="minorEastAsia" w:cstheme="minorBidi"/>
                <w:sz w:val="18"/>
                <w:szCs w:val="18"/>
              </w:rPr>
              <w:t>Unique Visitor</w:t>
            </w:r>
          </w:p>
        </w:tc>
        <w:tc>
          <w:tcPr>
            <w:tcW w:w="4019" w:type="dxa"/>
            <w:vAlign w:val="center"/>
          </w:tcPr>
          <w:p>
            <w:pPr>
              <w:jc w:val="both"/>
              <w:rPr>
                <w:rFonts w:eastAsiaTheme="minorEastAsia" w:cstheme="minorBidi"/>
                <w:sz w:val="18"/>
                <w:szCs w:val="18"/>
              </w:rPr>
            </w:pPr>
            <w:r>
              <w:rPr>
                <w:rFonts w:eastAsiaTheme="minorEastAsia" w:cstheme="minorBidi"/>
                <w:sz w:val="18"/>
                <w:szCs w:val="18"/>
              </w:rPr>
              <w:t>日志埋点</w:t>
            </w:r>
            <w:r>
              <w:rPr>
                <w:rFonts w:hint="eastAsia" w:eastAsiaTheme="minorEastAsia" w:cstheme="minorBidi"/>
                <w:sz w:val="18"/>
                <w:szCs w:val="18"/>
              </w:rPr>
              <w:t>，</w:t>
            </w:r>
            <w:r>
              <w:rPr>
                <w:rFonts w:eastAsiaTheme="minorEastAsia" w:cstheme="minorBidi"/>
                <w:sz w:val="18"/>
                <w:szCs w:val="18"/>
              </w:rPr>
              <w:t>Token数量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eastAsiaTheme="minorEastAsia" w:cstheme="minorBidi"/>
                <w:sz w:val="18"/>
                <w:szCs w:val="18"/>
              </w:rPr>
              <w:t>TPS</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T</w:t>
            </w:r>
            <w:r>
              <w:rPr>
                <w:rFonts w:eastAsiaTheme="minorEastAsia" w:cstheme="minorBidi"/>
                <w:sz w:val="18"/>
                <w:szCs w:val="18"/>
              </w:rPr>
              <w:t xml:space="preserve">ransactions </w:t>
            </w:r>
            <w:r>
              <w:rPr>
                <w:rFonts w:hint="eastAsia" w:eastAsiaTheme="minorEastAsia" w:cstheme="minorBidi"/>
                <w:sz w:val="18"/>
                <w:szCs w:val="18"/>
              </w:rPr>
              <w:t>P</w:t>
            </w:r>
            <w:r>
              <w:rPr>
                <w:rFonts w:eastAsiaTheme="minorEastAsia" w:cstheme="minorBidi"/>
                <w:sz w:val="18"/>
                <w:szCs w:val="18"/>
              </w:rPr>
              <w:t xml:space="preserve">er </w:t>
            </w:r>
            <w:r>
              <w:rPr>
                <w:rFonts w:hint="eastAsia" w:eastAsiaTheme="minorEastAsia" w:cstheme="minorBidi"/>
                <w:sz w:val="18"/>
                <w:szCs w:val="18"/>
              </w:rPr>
              <w:t>S</w:t>
            </w:r>
            <w:r>
              <w:rPr>
                <w:rFonts w:eastAsiaTheme="minorEastAsia" w:cstheme="minorBidi"/>
                <w:sz w:val="18"/>
                <w:szCs w:val="18"/>
              </w:rPr>
              <w:t>econd</w:t>
            </w:r>
          </w:p>
        </w:tc>
        <w:tc>
          <w:tcPr>
            <w:tcW w:w="4019" w:type="dxa"/>
            <w:vAlign w:val="center"/>
          </w:tcPr>
          <w:p>
            <w:pPr>
              <w:jc w:val="both"/>
              <w:rPr>
                <w:rFonts w:eastAsiaTheme="minorEastAsia" w:cstheme="minorBidi"/>
                <w:sz w:val="18"/>
                <w:szCs w:val="18"/>
              </w:rPr>
            </w:pPr>
            <w:r>
              <w:rPr>
                <w:rFonts w:eastAsiaTheme="minorEastAsia" w:cstheme="minorBidi"/>
                <w:sz w:val="18"/>
                <w:szCs w:val="18"/>
              </w:rPr>
              <w:t>日志埋点</w:t>
            </w:r>
            <w:r>
              <w:rPr>
                <w:rFonts w:hint="eastAsia" w:eastAsiaTheme="minorEastAsia" w:cstheme="minorBidi"/>
                <w:sz w:val="18"/>
                <w:szCs w:val="18"/>
              </w:rPr>
              <w:t>，</w:t>
            </w:r>
            <w:r>
              <w:rPr>
                <w:rFonts w:eastAsiaTheme="minorEastAsia" w:cstheme="minorBidi"/>
                <w:sz w:val="18"/>
                <w:szCs w:val="18"/>
              </w:rPr>
              <w:t>每秒URL访问量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App在线租客</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App</w:t>
            </w:r>
            <w:r>
              <w:rPr>
                <w:rFonts w:eastAsiaTheme="minorEastAsia" w:cstheme="minorBidi"/>
                <w:sz w:val="18"/>
                <w:szCs w:val="18"/>
              </w:rPr>
              <w:t>在线活跃租客数量</w:t>
            </w:r>
          </w:p>
        </w:tc>
        <w:tc>
          <w:tcPr>
            <w:tcW w:w="4019" w:type="dxa"/>
            <w:vAlign w:val="center"/>
          </w:tcPr>
          <w:p>
            <w:pPr>
              <w:jc w:val="both"/>
              <w:rPr>
                <w:rFonts w:eastAsiaTheme="minorEastAsia" w:cstheme="minorBidi"/>
                <w:sz w:val="18"/>
                <w:szCs w:val="18"/>
              </w:rPr>
            </w:pPr>
            <w:r>
              <w:rPr>
                <w:rFonts w:hint="eastAsia" w:eastAsiaTheme="minorEastAsia" w:cstheme="minorBidi"/>
                <w:sz w:val="18"/>
                <w:szCs w:val="18"/>
              </w:rPr>
              <w:t>日志埋点，</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statAppOnlineRenter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Web在线租客</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Web</w:t>
            </w:r>
            <w:r>
              <w:rPr>
                <w:rFonts w:eastAsiaTheme="minorEastAsia" w:cstheme="minorBidi"/>
                <w:sz w:val="18"/>
                <w:szCs w:val="18"/>
              </w:rPr>
              <w:t>在线活跃租客数量</w:t>
            </w:r>
          </w:p>
        </w:tc>
        <w:tc>
          <w:tcPr>
            <w:tcW w:w="4019" w:type="dxa"/>
            <w:vAlign w:val="center"/>
          </w:tcPr>
          <w:p>
            <w:pPr>
              <w:jc w:val="both"/>
              <w:rPr>
                <w:rFonts w:eastAsiaTheme="minorEastAsia" w:cstheme="minorBidi"/>
                <w:sz w:val="18"/>
                <w:szCs w:val="18"/>
              </w:rPr>
            </w:pPr>
            <w:r>
              <w:rPr>
                <w:rFonts w:hint="eastAsia" w:eastAsiaTheme="minorEastAsia" w:cstheme="minorBidi"/>
                <w:sz w:val="18"/>
                <w:szCs w:val="18"/>
              </w:rPr>
              <w:t>日志埋点，</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statWebOnlineRenter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App在线房东</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App</w:t>
            </w:r>
            <w:r>
              <w:rPr>
                <w:rFonts w:eastAsiaTheme="minorEastAsia" w:cstheme="minorBidi"/>
                <w:sz w:val="18"/>
                <w:szCs w:val="18"/>
              </w:rPr>
              <w:t>在线活跃</w:t>
            </w:r>
            <w:r>
              <w:rPr>
                <w:rFonts w:hint="eastAsia" w:eastAsiaTheme="minorEastAsia" w:cstheme="minorBidi"/>
                <w:sz w:val="18"/>
                <w:szCs w:val="18"/>
              </w:rPr>
              <w:t>房东</w:t>
            </w:r>
            <w:r>
              <w:rPr>
                <w:rFonts w:eastAsiaTheme="minorEastAsia" w:cstheme="minorBidi"/>
                <w:sz w:val="18"/>
                <w:szCs w:val="18"/>
              </w:rPr>
              <w:t>数量</w:t>
            </w:r>
          </w:p>
        </w:tc>
        <w:tc>
          <w:tcPr>
            <w:tcW w:w="4019" w:type="dxa"/>
            <w:vAlign w:val="center"/>
          </w:tcPr>
          <w:p>
            <w:pPr>
              <w:jc w:val="both"/>
              <w:rPr>
                <w:rFonts w:eastAsiaTheme="minorEastAsia" w:cstheme="minorBidi"/>
                <w:sz w:val="18"/>
                <w:szCs w:val="18"/>
              </w:rPr>
            </w:pPr>
            <w:r>
              <w:rPr>
                <w:rFonts w:hint="eastAsia" w:eastAsiaTheme="minorEastAsia" w:cstheme="minorBidi"/>
                <w:sz w:val="18"/>
                <w:szCs w:val="18"/>
              </w:rPr>
              <w:t>日志埋点，</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statAppOnlineLandlord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Web在线房东</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Web</w:t>
            </w:r>
            <w:r>
              <w:rPr>
                <w:rFonts w:eastAsiaTheme="minorEastAsia" w:cstheme="minorBidi"/>
                <w:sz w:val="18"/>
                <w:szCs w:val="18"/>
              </w:rPr>
              <w:t>在线活跃</w:t>
            </w:r>
            <w:r>
              <w:rPr>
                <w:rFonts w:hint="eastAsia" w:eastAsiaTheme="minorEastAsia" w:cstheme="minorBidi"/>
                <w:sz w:val="18"/>
                <w:szCs w:val="18"/>
              </w:rPr>
              <w:t>房东</w:t>
            </w:r>
            <w:r>
              <w:rPr>
                <w:rFonts w:eastAsiaTheme="minorEastAsia" w:cstheme="minorBidi"/>
                <w:sz w:val="18"/>
                <w:szCs w:val="18"/>
              </w:rPr>
              <w:t>数量</w:t>
            </w:r>
          </w:p>
        </w:tc>
        <w:tc>
          <w:tcPr>
            <w:tcW w:w="4019" w:type="dxa"/>
            <w:vAlign w:val="center"/>
          </w:tcPr>
          <w:p>
            <w:pPr>
              <w:jc w:val="both"/>
              <w:rPr>
                <w:rFonts w:eastAsiaTheme="minorEastAsia" w:cstheme="minorBidi"/>
                <w:sz w:val="18"/>
                <w:szCs w:val="18"/>
              </w:rPr>
            </w:pPr>
            <w:r>
              <w:rPr>
                <w:rFonts w:hint="eastAsia" w:eastAsiaTheme="minorEastAsia" w:cstheme="minorBidi"/>
                <w:sz w:val="18"/>
                <w:szCs w:val="18"/>
              </w:rPr>
              <w:t>日志埋点，</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statWebOnlineLandlord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发房量</w:t>
            </w:r>
          </w:p>
        </w:tc>
        <w:tc>
          <w:tcPr>
            <w:tcW w:w="2835" w:type="dxa"/>
            <w:vAlign w:val="center"/>
          </w:tcPr>
          <w:p>
            <w:pPr>
              <w:jc w:val="both"/>
              <w:rPr>
                <w:rFonts w:eastAsiaTheme="minorEastAsia" w:cstheme="minorBidi"/>
                <w:sz w:val="18"/>
                <w:szCs w:val="18"/>
              </w:rPr>
            </w:pPr>
            <w:r>
              <w:rPr>
                <w:rFonts w:eastAsiaTheme="minorEastAsia" w:cstheme="minorBidi"/>
                <w:sz w:val="18"/>
                <w:szCs w:val="18"/>
              </w:rPr>
              <w:t>新发布房源数量</w:t>
            </w:r>
          </w:p>
        </w:tc>
        <w:tc>
          <w:tcPr>
            <w:tcW w:w="4019" w:type="dxa"/>
            <w:vAlign w:val="center"/>
          </w:tcPr>
          <w:p>
            <w:pPr>
              <w:jc w:val="both"/>
              <w:rPr>
                <w:rFonts w:eastAsiaTheme="minorEastAsia" w:cstheme="minorBidi"/>
                <w:sz w:val="18"/>
                <w:szCs w:val="18"/>
              </w:rPr>
            </w:pPr>
            <w:r>
              <w:rPr>
                <w:rFonts w:hint="eastAsia" w:eastAsiaTheme="minorEastAsia" w:cstheme="minorBidi"/>
                <w:sz w:val="18"/>
                <w:szCs w:val="18"/>
              </w:rPr>
              <w:t>日志埋点，</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statIssueRoom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慢方法</w:t>
            </w:r>
          </w:p>
        </w:tc>
        <w:tc>
          <w:tcPr>
            <w:tcW w:w="2835" w:type="dxa"/>
            <w:vAlign w:val="center"/>
          </w:tcPr>
          <w:p>
            <w:pPr>
              <w:jc w:val="both"/>
              <w:rPr>
                <w:rFonts w:eastAsiaTheme="minorEastAsia" w:cstheme="minorBidi"/>
                <w:sz w:val="18"/>
                <w:szCs w:val="18"/>
              </w:rPr>
            </w:pPr>
            <w:r>
              <w:rPr>
                <w:rFonts w:eastAsiaTheme="minorEastAsia" w:cstheme="minorBidi"/>
                <w:sz w:val="18"/>
                <w:szCs w:val="18"/>
              </w:rPr>
              <w:t>执行时长超过</w:t>
            </w:r>
            <w:r>
              <w:rPr>
                <w:rFonts w:hint="eastAsia" w:eastAsiaTheme="minorEastAsia" w:cstheme="minorBidi"/>
                <w:sz w:val="18"/>
                <w:szCs w:val="18"/>
              </w:rPr>
              <w:t>3000毫秒的方法</w:t>
            </w:r>
          </w:p>
        </w:tc>
        <w:tc>
          <w:tcPr>
            <w:tcW w:w="4019" w:type="dxa"/>
            <w:vAlign w:val="center"/>
          </w:tcPr>
          <w:p>
            <w:pPr>
              <w:jc w:val="both"/>
              <w:rPr>
                <w:rFonts w:eastAsiaTheme="minorEastAsia" w:cstheme="minorBidi"/>
                <w:sz w:val="18"/>
                <w:szCs w:val="18"/>
              </w:rPr>
            </w:pPr>
            <w:r>
              <w:rPr>
                <w:rFonts w:eastAsiaTheme="minorEastAsia" w:cstheme="minorBidi"/>
                <w:sz w:val="18"/>
                <w:szCs w:val="18"/>
              </w:rPr>
              <w:t>日志埋点</w:t>
            </w:r>
            <w:r>
              <w:rPr>
                <w:rFonts w:hint="eastAsia" w:eastAsiaTheme="minorEastAsia" w:cstheme="minorBidi"/>
                <w:sz w:val="18"/>
                <w:szCs w:val="18"/>
              </w:rPr>
              <w:t>，</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slowMethod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慢SQL</w:t>
            </w:r>
          </w:p>
        </w:tc>
        <w:tc>
          <w:tcPr>
            <w:tcW w:w="2835" w:type="dxa"/>
            <w:vAlign w:val="center"/>
          </w:tcPr>
          <w:p>
            <w:pPr>
              <w:jc w:val="both"/>
              <w:rPr>
                <w:rFonts w:eastAsiaTheme="minorEastAsia" w:cstheme="minorBidi"/>
                <w:sz w:val="18"/>
                <w:szCs w:val="18"/>
              </w:rPr>
            </w:pPr>
            <w:r>
              <w:rPr>
                <w:rFonts w:eastAsiaTheme="minorEastAsia" w:cstheme="minorBidi"/>
                <w:sz w:val="18"/>
                <w:szCs w:val="18"/>
              </w:rPr>
              <w:t>执行时长超过</w:t>
            </w:r>
            <w:r>
              <w:rPr>
                <w:rFonts w:hint="eastAsia" w:eastAsiaTheme="minorEastAsia" w:cstheme="minorBidi"/>
                <w:sz w:val="18"/>
                <w:szCs w:val="18"/>
              </w:rPr>
              <w:t>3000毫秒的方法</w:t>
            </w:r>
          </w:p>
        </w:tc>
        <w:tc>
          <w:tcPr>
            <w:tcW w:w="4019" w:type="dxa"/>
            <w:vAlign w:val="center"/>
          </w:tcPr>
          <w:p>
            <w:pPr>
              <w:jc w:val="both"/>
              <w:rPr>
                <w:rFonts w:eastAsiaTheme="minorEastAsia" w:cstheme="minorBidi"/>
                <w:sz w:val="18"/>
                <w:szCs w:val="18"/>
              </w:rPr>
            </w:pPr>
            <w:r>
              <w:rPr>
                <w:rFonts w:eastAsiaTheme="minorEastAsia" w:cstheme="minorBidi"/>
                <w:sz w:val="18"/>
                <w:szCs w:val="18"/>
              </w:rPr>
              <w:t>日志埋点</w:t>
            </w:r>
            <w:r>
              <w:rPr>
                <w:rFonts w:hint="eastAsia" w:eastAsiaTheme="minorEastAsia" w:cstheme="minorBidi"/>
                <w:sz w:val="18"/>
                <w:szCs w:val="18"/>
              </w:rPr>
              <w:t>，</w:t>
            </w:r>
            <w:r>
              <w:rPr>
                <w:rFonts w:hint="eastAsia" w:ascii="Courier New" w:hAnsi="Courier New" w:cs="Courier New" w:eastAsiaTheme="minorEastAsia"/>
                <w:color w:val="000000"/>
                <w:sz w:val="18"/>
                <w:szCs w:val="18"/>
              </w:rPr>
              <w:t>type</w:t>
            </w:r>
            <w:r>
              <w:rPr>
                <w:rFonts w:hint="eastAsia" w:eastAsiaTheme="minorEastAsia" w:cstheme="minorBidi"/>
                <w:color w:val="4C4C4C" w:themeColor="text1"/>
                <w:sz w:val="18"/>
                <w:szCs w:val="18"/>
                <w14:textFill>
                  <w14:solidFill>
                    <w14:schemeClr w14:val="tx1"/>
                  </w14:solidFill>
                </w14:textFill>
              </w:rPr>
              <w:t>：</w:t>
            </w:r>
            <w:r>
              <w:rPr>
                <w:rFonts w:hint="eastAsia" w:eastAsiaTheme="minorEastAsia" w:cstheme="minorBidi"/>
                <w:color w:val="C00000"/>
                <w:sz w:val="18"/>
                <w:szCs w:val="18"/>
              </w:rPr>
              <w:t>slowSql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异常数</w:t>
            </w:r>
          </w:p>
        </w:tc>
        <w:tc>
          <w:tcPr>
            <w:tcW w:w="2835" w:type="dxa"/>
            <w:vAlign w:val="center"/>
          </w:tcPr>
          <w:p>
            <w:pPr>
              <w:jc w:val="both"/>
              <w:rPr>
                <w:rFonts w:eastAsiaTheme="minorEastAsia" w:cstheme="minorBidi"/>
                <w:sz w:val="18"/>
                <w:szCs w:val="18"/>
              </w:rPr>
            </w:pPr>
            <w:r>
              <w:rPr>
                <w:rFonts w:eastAsiaTheme="minorEastAsia" w:cstheme="minorBidi"/>
                <w:sz w:val="18"/>
                <w:szCs w:val="18"/>
              </w:rPr>
              <w:t>检查型异常和非检查型异常出现的总次数</w:t>
            </w:r>
          </w:p>
        </w:tc>
        <w:tc>
          <w:tcPr>
            <w:tcW w:w="4019" w:type="dxa"/>
            <w:vAlign w:val="center"/>
          </w:tcPr>
          <w:p>
            <w:pPr>
              <w:jc w:val="both"/>
              <w:rPr>
                <w:rFonts w:eastAsiaTheme="minorEastAsia" w:cstheme="minorBidi"/>
                <w:sz w:val="18"/>
                <w:szCs w:val="18"/>
              </w:rPr>
            </w:pPr>
            <w:r>
              <w:rPr>
                <w:rFonts w:eastAsiaTheme="minorEastAsia" w:cstheme="minorBidi"/>
                <w:sz w:val="18"/>
                <w:szCs w:val="18"/>
              </w:rPr>
              <w:t>日志埋点</w:t>
            </w:r>
            <w:r>
              <w:rPr>
                <w:rFonts w:hint="eastAsia" w:eastAsiaTheme="minorEastAsia" w:cstheme="minorBidi"/>
                <w:sz w:val="18"/>
                <w:szCs w:val="18"/>
              </w:rPr>
              <w:t>，</w:t>
            </w:r>
            <w:r>
              <w:rPr>
                <w:rFonts w:eastAsiaTheme="minorEastAsia" w:cstheme="minorBidi"/>
                <w:sz w:val="18"/>
                <w:szCs w:val="18"/>
              </w:rPr>
              <w:t>统计</w:t>
            </w:r>
          </w:p>
        </w:tc>
      </w:tr>
    </w:tbl>
    <w:p>
      <w:pPr>
        <w:pStyle w:val="4"/>
      </w:pPr>
      <w:bookmarkStart w:id="366" w:name="_Toc1941630314"/>
      <w:bookmarkStart w:id="367" w:name="_Toc281290357"/>
      <w:bookmarkStart w:id="368" w:name="_Toc673975297"/>
      <w:bookmarkStart w:id="369" w:name="_Toc1202438183"/>
      <w:bookmarkStart w:id="370" w:name="_Toc495785691"/>
      <w:bookmarkStart w:id="371" w:name="_Toc1699743585"/>
      <w:bookmarkStart w:id="372" w:name="_Toc757055569"/>
      <w:r>
        <w:rPr>
          <w:rFonts w:hint="eastAsia"/>
        </w:rPr>
        <w:t>监控指标</w:t>
      </w:r>
      <w:bookmarkEnd w:id="366"/>
      <w:bookmarkEnd w:id="367"/>
      <w:bookmarkEnd w:id="368"/>
      <w:bookmarkEnd w:id="369"/>
      <w:bookmarkEnd w:id="370"/>
      <w:bookmarkEnd w:id="371"/>
      <w:bookmarkEnd w:id="372"/>
    </w:p>
    <w:p>
      <w:pPr>
        <w:pStyle w:val="4"/>
      </w:pPr>
      <w:bookmarkStart w:id="373" w:name="_Toc1242268006"/>
      <w:bookmarkStart w:id="374" w:name="_Toc495785692"/>
      <w:bookmarkStart w:id="375" w:name="_Toc428065662"/>
      <w:bookmarkStart w:id="376" w:name="_Toc387423441"/>
      <w:bookmarkStart w:id="377" w:name="_Toc1965806740"/>
      <w:bookmarkStart w:id="378" w:name="_Toc1211627201"/>
      <w:bookmarkStart w:id="379" w:name="_Toc246160194"/>
      <w:r>
        <w:rPr>
          <w:rFonts w:hint="eastAsia"/>
        </w:rPr>
        <w:t>监控日志格式</w:t>
      </w:r>
      <w:bookmarkEnd w:id="373"/>
      <w:bookmarkEnd w:id="374"/>
      <w:bookmarkEnd w:id="375"/>
      <w:bookmarkEnd w:id="376"/>
      <w:bookmarkEnd w:id="377"/>
      <w:bookmarkEnd w:id="378"/>
      <w:bookmarkEnd w:id="379"/>
    </w:p>
    <w:tbl>
      <w:tblPr>
        <w:tblStyle w:val="38"/>
        <w:tblpPr w:leftFromText="180" w:rightFromText="180" w:vertAnchor="text" w:horzAnchor="margin" w:tblpY="266"/>
        <w:tblW w:w="61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3"/>
        <w:gridCol w:w="678"/>
        <w:gridCol w:w="936"/>
        <w:gridCol w:w="993"/>
        <w:gridCol w:w="870"/>
        <w:gridCol w:w="864"/>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tcPr>
          <w:p>
            <w:pPr>
              <w:jc w:val="center"/>
              <w:rPr>
                <w:rFonts w:eastAsiaTheme="minorEastAsia" w:cstheme="minorBidi"/>
              </w:rPr>
            </w:pPr>
            <w:r>
              <w:rPr>
                <w:rFonts w:hint="eastAsia" w:eastAsiaTheme="minorEastAsia" w:cstheme="minorBidi"/>
              </w:rPr>
              <w:t>action</w:t>
            </w:r>
          </w:p>
        </w:tc>
        <w:tc>
          <w:tcPr>
            <w:tcW w:w="678" w:type="dxa"/>
          </w:tcPr>
          <w:p>
            <w:pPr>
              <w:jc w:val="center"/>
              <w:rPr>
                <w:rFonts w:eastAsiaTheme="minorEastAsia" w:cstheme="minorBidi"/>
              </w:rPr>
            </w:pPr>
            <w:r>
              <w:rPr>
                <w:rFonts w:hint="eastAsia" w:eastAsiaTheme="minorEastAsia" w:cstheme="minorBidi"/>
              </w:rPr>
              <w:t>type</w:t>
            </w:r>
          </w:p>
        </w:tc>
        <w:tc>
          <w:tcPr>
            <w:tcW w:w="936" w:type="dxa"/>
          </w:tcPr>
          <w:p>
            <w:pPr>
              <w:jc w:val="center"/>
              <w:rPr>
                <w:rFonts w:eastAsiaTheme="minorEastAsia" w:cstheme="minorBidi"/>
              </w:rPr>
            </w:pPr>
            <w:r>
              <w:rPr>
                <w:rFonts w:eastAsiaTheme="minorEastAsia" w:cstheme="minorBidi"/>
              </w:rPr>
              <w:t>module</w:t>
            </w:r>
          </w:p>
        </w:tc>
        <w:tc>
          <w:tcPr>
            <w:tcW w:w="993" w:type="dxa"/>
          </w:tcPr>
          <w:p>
            <w:pPr>
              <w:jc w:val="center"/>
              <w:rPr>
                <w:rFonts w:eastAsiaTheme="minorEastAsia" w:cstheme="minorBidi"/>
              </w:rPr>
            </w:pPr>
            <w:r>
              <w:rPr>
                <w:rFonts w:hint="eastAsia" w:eastAsiaTheme="minorEastAsia" w:cstheme="minorBidi"/>
              </w:rPr>
              <w:t>channel</w:t>
            </w:r>
          </w:p>
        </w:tc>
        <w:tc>
          <w:tcPr>
            <w:tcW w:w="870" w:type="dxa"/>
          </w:tcPr>
          <w:p>
            <w:pPr>
              <w:jc w:val="center"/>
              <w:rPr>
                <w:rFonts w:eastAsiaTheme="minorEastAsia" w:cstheme="minorBidi"/>
              </w:rPr>
            </w:pPr>
            <w:r>
              <w:rPr>
                <w:rFonts w:hint="eastAsia" w:eastAsiaTheme="minorEastAsia" w:cstheme="minorBidi"/>
              </w:rPr>
              <w:t>time</w:t>
            </w:r>
          </w:p>
        </w:tc>
        <w:tc>
          <w:tcPr>
            <w:tcW w:w="864" w:type="dxa"/>
          </w:tcPr>
          <w:p>
            <w:pPr>
              <w:jc w:val="center"/>
              <w:rPr>
                <w:rFonts w:eastAsiaTheme="minorEastAsia" w:cstheme="minorBidi"/>
              </w:rPr>
            </w:pPr>
            <w:r>
              <w:rPr>
                <w:rFonts w:hint="eastAsia" w:eastAsiaTheme="minorEastAsia" w:cstheme="minorBidi"/>
              </w:rPr>
              <w:t>value</w:t>
            </w:r>
          </w:p>
        </w:tc>
        <w:tc>
          <w:tcPr>
            <w:tcW w:w="992" w:type="dxa"/>
          </w:tcPr>
          <w:p>
            <w:pPr>
              <w:jc w:val="center"/>
              <w:rPr>
                <w:rFonts w:eastAsiaTheme="minorEastAsia" w:cstheme="minorBidi"/>
              </w:rPr>
            </w:pPr>
            <w:r>
              <w:rPr>
                <w:rFonts w:hint="eastAsia" w:eastAsiaTheme="minorEastAsia" w:cstheme="minorBidi"/>
              </w:rPr>
              <w:t>msg</w:t>
            </w:r>
          </w:p>
        </w:tc>
      </w:tr>
    </w:tbl>
    <w:p>
      <w:pPr>
        <w:ind w:left="360" w:hanging="360" w:hangingChars="200"/>
        <w:rPr>
          <w:rFonts w:ascii="Courier New" w:hAnsi="Courier New" w:cs="Courier New"/>
          <w:color w:val="FF0000"/>
          <w:sz w:val="18"/>
          <w:szCs w:val="18"/>
        </w:rPr>
      </w:pPr>
      <w:r>
        <w:rPr>
          <w:rFonts w:hint="eastAsia" w:ascii="Courier New" w:hAnsi="Courier New" w:cs="Courier New"/>
          <w:color w:val="FF0000"/>
          <w:sz w:val="18"/>
          <w:szCs w:val="18"/>
        </w:rPr>
        <w:t xml:space="preserve">                                  </w:t>
      </w:r>
    </w:p>
    <w:p>
      <w:pPr>
        <w:ind w:left="360" w:hanging="360" w:hangingChars="200"/>
        <w:rPr>
          <w:rFonts w:ascii="Courier New" w:hAnsi="Courier New" w:cs="Courier New"/>
          <w:color w:val="FF0000"/>
          <w:sz w:val="18"/>
          <w:szCs w:val="18"/>
        </w:rPr>
      </w:pPr>
      <w:r>
        <w:rPr>
          <w:rFonts w:hint="eastAsia" w:ascii="Courier New" w:hAnsi="Courier New" w:cs="Courier New"/>
          <w:color w:val="FF0000"/>
          <w:sz w:val="18"/>
          <w:szCs w:val="18"/>
        </w:rPr>
        <w:t xml:space="preserve">                                  </w:t>
      </w:r>
    </w:p>
    <w:p>
      <w:pPr>
        <w:ind w:left="360" w:hanging="360" w:hangingChars="200"/>
        <w:rPr>
          <w:rFonts w:ascii="Courier New" w:hAnsi="Courier New" w:cs="Courier New"/>
          <w:color w:val="000000"/>
          <w:sz w:val="18"/>
          <w:szCs w:val="18"/>
        </w:rPr>
      </w:pPr>
      <w:r>
        <w:rPr>
          <w:rFonts w:hint="eastAsia" w:ascii="Courier New" w:hAnsi="Courier New" w:cs="Courier New"/>
          <w:color w:val="FF0000"/>
          <w:sz w:val="18"/>
          <w:szCs w:val="18"/>
        </w:rPr>
        <w:t>|Monitor</w:t>
      </w:r>
      <w:r>
        <w:rPr>
          <w:rFonts w:hint="eastAsia" w:ascii="Courier New" w:hAnsi="Courier New" w:cs="Courier New"/>
          <w:color w:val="000000"/>
          <w:sz w:val="18"/>
          <w:szCs w:val="18"/>
        </w:rPr>
        <w:t>|</w:t>
      </w:r>
      <w:r>
        <w:rPr>
          <w:rFonts w:ascii="Courier New" w:hAnsi="Courier New" w:cs="Courier New"/>
          <w:color w:val="000000"/>
          <w:sz w:val="18"/>
          <w:szCs w:val="18"/>
        </w:rPr>
        <w:t>${</w:t>
      </w:r>
      <w:r>
        <w:rPr>
          <w:rFonts w:hint="eastAsia" w:ascii="Courier New" w:hAnsi="Courier New" w:cs="Courier New"/>
          <w:color w:val="000000"/>
          <w:sz w:val="18"/>
          <w:szCs w:val="18"/>
        </w:rPr>
        <w:t>type</w:t>
      </w:r>
      <w:r>
        <w:rPr>
          <w:rFonts w:ascii="Courier New" w:hAnsi="Courier New" w:cs="Courier New"/>
          <w:color w:val="000000"/>
          <w:sz w:val="18"/>
          <w:szCs w:val="18"/>
        </w:rPr>
        <w:t>}</w:t>
      </w:r>
      <w:r>
        <w:rPr>
          <w:rFonts w:hint="eastAsia" w:ascii="Courier New" w:hAnsi="Courier New" w:cs="Courier New"/>
          <w:color w:val="000000"/>
          <w:sz w:val="18"/>
          <w:szCs w:val="18"/>
        </w:rPr>
        <w:t>|</w:t>
      </w:r>
      <w:r>
        <w:rPr>
          <w:rFonts w:ascii="Courier New" w:hAnsi="Courier New" w:cs="Courier New"/>
          <w:color w:val="000000"/>
          <w:sz w:val="18"/>
          <w:szCs w:val="18"/>
        </w:rPr>
        <w:t>${module}</w:t>
      </w:r>
      <w:r>
        <w:rPr>
          <w:rFonts w:hint="eastAsia" w:ascii="Courier New" w:hAnsi="Courier New" w:cs="Courier New"/>
          <w:color w:val="000000"/>
          <w:sz w:val="18"/>
          <w:szCs w:val="18"/>
        </w:rPr>
        <w:t>|</w:t>
      </w:r>
      <w:r>
        <w:rPr>
          <w:rFonts w:ascii="Courier New" w:hAnsi="Courier New" w:cs="Courier New"/>
          <w:color w:val="000000"/>
          <w:sz w:val="18"/>
          <w:szCs w:val="18"/>
        </w:rPr>
        <w:t>${</w:t>
      </w:r>
      <w:r>
        <w:rPr>
          <w:rFonts w:hint="eastAsia" w:ascii="Courier New" w:hAnsi="Courier New" w:cs="Courier New"/>
          <w:color w:val="000000"/>
          <w:sz w:val="18"/>
          <w:szCs w:val="18"/>
        </w:rPr>
        <w:t>channel</w:t>
      </w:r>
      <w:r>
        <w:rPr>
          <w:rFonts w:ascii="Courier New" w:hAnsi="Courier New" w:cs="Courier New"/>
          <w:color w:val="000000"/>
          <w:sz w:val="18"/>
          <w:szCs w:val="18"/>
        </w:rPr>
        <w:t>}</w:t>
      </w:r>
      <w:r>
        <w:rPr>
          <w:rFonts w:hint="eastAsia" w:ascii="Courier New" w:hAnsi="Courier New" w:cs="Courier New"/>
          <w:color w:val="000000"/>
          <w:sz w:val="18"/>
          <w:szCs w:val="18"/>
        </w:rPr>
        <w:t>|</w:t>
      </w:r>
      <w:r>
        <w:rPr>
          <w:rFonts w:ascii="Courier New" w:hAnsi="Courier New" w:cs="Courier New"/>
          <w:color w:val="000000"/>
          <w:sz w:val="18"/>
          <w:szCs w:val="18"/>
        </w:rPr>
        <w:t>${</w:t>
      </w:r>
      <w:r>
        <w:rPr>
          <w:rFonts w:hint="eastAsia" w:ascii="Courier New" w:hAnsi="Courier New" w:cs="Courier New"/>
          <w:color w:val="000000"/>
          <w:sz w:val="18"/>
          <w:szCs w:val="18"/>
        </w:rPr>
        <w:t>time</w:t>
      </w:r>
      <w:r>
        <w:rPr>
          <w:rFonts w:ascii="Courier New" w:hAnsi="Courier New" w:cs="Courier New"/>
          <w:color w:val="000000"/>
          <w:sz w:val="18"/>
          <w:szCs w:val="18"/>
        </w:rPr>
        <w:t>}</w:t>
      </w:r>
      <w:r>
        <w:rPr>
          <w:rFonts w:hint="eastAsia" w:ascii="Courier New" w:hAnsi="Courier New" w:cs="Courier New"/>
          <w:color w:val="000000"/>
          <w:sz w:val="18"/>
          <w:szCs w:val="18"/>
        </w:rPr>
        <w:t>|</w:t>
      </w:r>
      <w:r>
        <w:rPr>
          <w:rFonts w:ascii="Courier New" w:hAnsi="Courier New" w:cs="Courier New"/>
          <w:color w:val="000000"/>
          <w:sz w:val="18"/>
          <w:szCs w:val="18"/>
        </w:rPr>
        <w:t>${</w:t>
      </w:r>
      <w:r>
        <w:rPr>
          <w:rFonts w:hint="eastAsia" w:ascii="Courier New" w:hAnsi="Courier New" w:cs="Courier New"/>
          <w:color w:val="000000"/>
          <w:sz w:val="18"/>
          <w:szCs w:val="18"/>
        </w:rPr>
        <w:t>value</w:t>
      </w:r>
      <w:r>
        <w:rPr>
          <w:rFonts w:ascii="Courier New" w:hAnsi="Courier New" w:cs="Courier New"/>
          <w:color w:val="000000"/>
          <w:sz w:val="18"/>
          <w:szCs w:val="18"/>
        </w:rPr>
        <w:t>}</w:t>
      </w:r>
      <w:r>
        <w:rPr>
          <w:rFonts w:hint="eastAsia" w:ascii="Courier New" w:hAnsi="Courier New" w:cs="Courier New"/>
          <w:color w:val="000000"/>
          <w:sz w:val="18"/>
          <w:szCs w:val="18"/>
        </w:rPr>
        <w:t>|</w:t>
      </w:r>
      <w:r>
        <w:rPr>
          <w:rFonts w:ascii="Courier New" w:hAnsi="Courier New" w:cs="Courier New"/>
          <w:color w:val="000000"/>
          <w:sz w:val="18"/>
          <w:szCs w:val="18"/>
        </w:rPr>
        <w:t>${</w:t>
      </w:r>
      <w:r>
        <w:rPr>
          <w:rFonts w:hint="eastAsia" w:ascii="Courier New" w:hAnsi="Courier New" w:cs="Courier New"/>
          <w:color w:val="000000"/>
          <w:sz w:val="18"/>
          <w:szCs w:val="18"/>
        </w:rPr>
        <w:t>msg</w:t>
      </w:r>
      <w:r>
        <w:rPr>
          <w:rFonts w:ascii="Courier New" w:hAnsi="Courier New" w:cs="Courier New"/>
          <w:color w:val="000000"/>
          <w:sz w:val="18"/>
          <w:szCs w:val="18"/>
        </w:rPr>
        <w:t>}</w:t>
      </w:r>
    </w:p>
    <w:p>
      <w:pPr>
        <w:ind w:left="360" w:hanging="360" w:hangingChars="200"/>
        <w:rPr>
          <w:rFonts w:ascii="Courier New" w:hAnsi="Courier New" w:cs="Courier New"/>
          <w:color w:val="000000"/>
          <w:sz w:val="18"/>
          <w:szCs w:val="18"/>
        </w:rPr>
      </w:pPr>
    </w:p>
    <w:p>
      <w:pPr>
        <w:pStyle w:val="4"/>
        <w:ind w:left="360" w:hanging="562" w:hangingChars="200"/>
        <w:rPr>
          <w:rFonts w:hint="eastAsia" w:ascii="Times New Roman" w:hAnsi="Times New Roman" w:cs="Times New Roman"/>
          <w:color w:val="000000"/>
          <w:sz w:val="28"/>
          <w:szCs w:val="32"/>
        </w:rPr>
      </w:pPr>
      <w:bookmarkStart w:id="380" w:name="_Toc1422754374"/>
      <w:bookmarkStart w:id="381" w:name="_Toc826374927"/>
      <w:bookmarkStart w:id="382" w:name="_Toc262920125"/>
      <w:bookmarkStart w:id="383" w:name="_Toc1023864980"/>
      <w:bookmarkStart w:id="384" w:name="_Toc21436538"/>
      <w:r>
        <w:rPr>
          <w:rFonts w:hint="eastAsia" w:ascii="Times New Roman" w:hAnsi="Times New Roman" w:cs="Times New Roman"/>
          <w:color w:val="000000"/>
          <w:sz w:val="28"/>
          <w:szCs w:val="32"/>
        </w:rPr>
        <w:t>监控日志实现说明</w:t>
      </w:r>
      <w:bookmarkEnd w:id="380"/>
      <w:bookmarkEnd w:id="381"/>
      <w:bookmarkEnd w:id="382"/>
      <w:bookmarkEnd w:id="383"/>
      <w:bookmarkEnd w:id="384"/>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1.慢方法</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mogoroom-util/com.mogoroom.util.minitor.InvokeAspect拦截了从controller、facade、service、dao所有层与层之间的方法调用。</w:t>
      </w:r>
    </w:p>
    <w:p>
      <w:pPr>
        <w:ind w:left="360" w:hanging="360" w:hangingChars="200"/>
        <w:rPr>
          <w:rFonts w:hint="default" w:ascii="Courier New" w:hAnsi="Courier New" w:cs="Courier New"/>
          <w:color w:val="000000"/>
          <w:sz w:val="18"/>
          <w:szCs w:val="18"/>
        </w:rPr>
      </w:pP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2.慢SQL</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mogoroom-util/com.mogoroom.page.PagePlugin 拦截了所有的sql执行记录sql的执行时间。 监控字段说明：</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monitor|${type}|${module}|${channel}|${time}|${value}|${msg}</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monitor|监控类型|模块|渠道|时间戳|监控值|监控描述|</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RequestId使用mogoroom-appcommon/com.mogoroom.appcommon.intercepter/</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从nginx获取requestid然后绑定到当前系统ThreadLocal，后续直接获取，</w:t>
      </w:r>
    </w:p>
    <w:p>
      <w:pPr>
        <w:ind w:left="360" w:hanging="360" w:hangingChars="200"/>
        <w:rPr>
          <w:rFonts w:hint="default" w:ascii="Courier New" w:hAnsi="Courier New" w:cs="Courier New"/>
          <w:color w:val="000000"/>
          <w:sz w:val="18"/>
          <w:szCs w:val="18"/>
        </w:rPr>
      </w:pP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3.慢索引监控</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慢索引通过explain 分析sql执行计划记录到运维系统分析，埋点：mogoroom-util/com.mogoroom.util.minitor.IndexMonitor</w:t>
      </w:r>
    </w:p>
    <w:p>
      <w:pPr>
        <w:ind w:left="360" w:hanging="360" w:hangingChars="200"/>
        <w:rPr>
          <w:rFonts w:hint="default" w:ascii="Courier New" w:hAnsi="Courier New" w:cs="Courier New"/>
          <w:color w:val="000000"/>
          <w:sz w:val="18"/>
          <w:szCs w:val="18"/>
        </w:rPr>
      </w:pPr>
      <w:r>
        <w:rPr>
          <w:rFonts w:hint="default" w:ascii="Courier New" w:hAnsi="Courier New" w:cs="Courier New"/>
          <w:color w:val="000000"/>
          <w:sz w:val="18"/>
          <w:szCs w:val="18"/>
        </w:rPr>
        <w:t>日志记录地址：sysconfig.logMinuteIndexUrl=埋点服务器地址</w:t>
      </w:r>
    </w:p>
    <w:p>
      <w:pPr>
        <w:ind w:left="360" w:hanging="360" w:hangingChars="200"/>
        <w:rPr>
          <w:ins w:id="3862" w:author="sc" w:date="2018-08-02T19:43:44Z"/>
          <w:rFonts w:hint="default" w:ascii="Courier New" w:hAnsi="Courier New" w:cs="Courier New"/>
          <w:color w:val="000000"/>
          <w:sz w:val="18"/>
          <w:szCs w:val="18"/>
        </w:rPr>
      </w:pPr>
    </w:p>
    <w:p>
      <w:pPr>
        <w:ind w:left="360" w:hanging="360" w:hangingChars="200"/>
        <w:rPr>
          <w:rFonts w:hint="default" w:ascii="Courier New" w:hAnsi="Courier New" w:cs="Courier New"/>
          <w:color w:val="000000"/>
          <w:sz w:val="18"/>
          <w:szCs w:val="18"/>
        </w:rPr>
      </w:pPr>
      <w:ins w:id="3863" w:author="sc" w:date="2018-08-02T19:43:51Z">
        <w:r>
          <w:rPr>
            <w:rFonts w:hint="default" w:ascii="Courier New" w:hAnsi="Courier New" w:cs="Courier New"/>
            <w:color w:val="000000"/>
            <w:sz w:val="18"/>
            <w:szCs w:val="18"/>
          </w:rPr>
          <w:t>4.</w:t>
        </w:r>
      </w:ins>
      <w:ins w:id="3864" w:author="sc" w:date="2018-08-02T19:43:54Z">
        <w:r>
          <w:rPr>
            <w:rFonts w:hint="default" w:ascii="Courier New" w:hAnsi="Courier New" w:cs="Courier New"/>
            <w:color w:val="000000"/>
            <w:sz w:val="18"/>
            <w:szCs w:val="18"/>
          </w:rPr>
          <w:t>【</w:t>
        </w:r>
      </w:ins>
      <w:ins w:id="3865" w:author="sc" w:date="2018-08-02T19:43:57Z">
        <w:r>
          <w:rPr>
            <w:rFonts w:hint="default" w:ascii="Courier New" w:hAnsi="Courier New" w:cs="Courier New"/>
            <w:color w:val="000000"/>
            <w:sz w:val="18"/>
            <w:szCs w:val="18"/>
          </w:rPr>
          <w:t>强制</w:t>
        </w:r>
      </w:ins>
      <w:ins w:id="3866" w:author="sc" w:date="2018-08-02T19:43:54Z">
        <w:r>
          <w:rPr>
            <w:rFonts w:hint="default" w:ascii="Courier New" w:hAnsi="Courier New" w:cs="Courier New"/>
            <w:color w:val="000000"/>
            <w:sz w:val="18"/>
            <w:szCs w:val="18"/>
          </w:rPr>
          <w:t>】</w:t>
        </w:r>
      </w:ins>
      <w:ins w:id="3867" w:author="sc" w:date="2018-08-02T19:44:03Z">
        <w:r>
          <w:rPr>
            <w:rFonts w:hint="default" w:ascii="Courier New" w:hAnsi="Courier New" w:cs="Courier New"/>
            <w:color w:val="000000"/>
            <w:sz w:val="18"/>
            <w:szCs w:val="18"/>
          </w:rPr>
          <w:t>监控日志中</w:t>
        </w:r>
      </w:ins>
      <w:ins w:id="3868" w:author="sc" w:date="2018-08-02T19:44:06Z">
        <w:r>
          <w:rPr>
            <w:rFonts w:hint="default" w:ascii="Courier New" w:hAnsi="Courier New" w:cs="Courier New"/>
            <w:color w:val="000000"/>
            <w:sz w:val="18"/>
            <w:szCs w:val="18"/>
          </w:rPr>
          <w:t>，</w:t>
        </w:r>
      </w:ins>
      <w:ins w:id="3869" w:author="sc" w:date="2018-08-02T19:44:07Z">
        <w:r>
          <w:rPr>
            <w:rFonts w:hint="default" w:ascii="Courier New" w:hAnsi="Courier New" w:cs="Courier New"/>
            <w:color w:val="000000"/>
            <w:sz w:val="18"/>
            <w:szCs w:val="18"/>
          </w:rPr>
          <w:t>必须</w:t>
        </w:r>
      </w:ins>
      <w:ins w:id="3870" w:author="sc" w:date="2018-08-02T19:44:10Z">
        <w:r>
          <w:rPr>
            <w:rFonts w:hint="default" w:ascii="Courier New" w:hAnsi="Courier New" w:cs="Courier New"/>
            <w:color w:val="000000"/>
            <w:sz w:val="18"/>
            <w:szCs w:val="18"/>
          </w:rPr>
          <w:t>输出每个方法的耗时</w:t>
        </w:r>
      </w:ins>
      <w:ins w:id="3871" w:author="sc" w:date="2018-08-02T19:45:18Z">
        <w:r>
          <w:rPr>
            <w:rFonts w:hint="default" w:ascii="Courier New" w:hAnsi="Courier New" w:cs="Courier New"/>
            <w:color w:val="000000"/>
            <w:sz w:val="18"/>
            <w:szCs w:val="18"/>
          </w:rPr>
          <w:t>。</w:t>
        </w:r>
      </w:ins>
    </w:p>
    <w:p>
      <w:pPr>
        <w:pStyle w:val="3"/>
      </w:pPr>
      <w:bookmarkStart w:id="385" w:name="_Toc1791439374"/>
      <w:bookmarkStart w:id="386" w:name="_Toc1377473223"/>
      <w:bookmarkStart w:id="387" w:name="_Toc1144726068"/>
      <w:bookmarkStart w:id="388" w:name="_Toc495785693"/>
      <w:bookmarkStart w:id="389" w:name="_Toc1851720979"/>
      <w:bookmarkStart w:id="390" w:name="_Toc1295265490"/>
      <w:bookmarkStart w:id="391" w:name="_Toc704363486"/>
      <w:r>
        <w:rPr>
          <w:rFonts w:hint="eastAsia"/>
        </w:rPr>
        <w:t>访问日志</w:t>
      </w:r>
      <w:bookmarkEnd w:id="385"/>
      <w:bookmarkEnd w:id="386"/>
      <w:bookmarkEnd w:id="387"/>
      <w:bookmarkEnd w:id="388"/>
      <w:bookmarkEnd w:id="389"/>
      <w:bookmarkEnd w:id="390"/>
      <w:bookmarkEnd w:id="391"/>
    </w:p>
    <w:p>
      <w:pPr>
        <w:pStyle w:val="4"/>
      </w:pPr>
      <w:bookmarkStart w:id="392" w:name="_Toc884533964"/>
      <w:bookmarkStart w:id="393" w:name="_Toc415290664"/>
      <w:bookmarkStart w:id="394" w:name="_Toc495785694"/>
      <w:bookmarkStart w:id="395" w:name="_Toc1389335833"/>
      <w:bookmarkStart w:id="396" w:name="_Toc271419391"/>
      <w:bookmarkStart w:id="397" w:name="_Toc91297215"/>
      <w:bookmarkStart w:id="398" w:name="_Toc303707632"/>
      <w:r>
        <w:rPr>
          <w:rFonts w:hint="eastAsia"/>
        </w:rPr>
        <w:t>访问日志格式</w:t>
      </w:r>
      <w:bookmarkEnd w:id="392"/>
      <w:bookmarkEnd w:id="393"/>
      <w:bookmarkEnd w:id="394"/>
      <w:bookmarkEnd w:id="395"/>
      <w:bookmarkEnd w:id="396"/>
      <w:bookmarkEnd w:id="397"/>
      <w:bookmarkEnd w:id="398"/>
    </w:p>
    <w:p>
      <w:r>
        <w:t>当用户发起请求时，需记录相关请求信息，其包括：</w:t>
      </w:r>
    </w:p>
    <w:p>
      <w:pPr>
        <w:pStyle w:val="73"/>
        <w:widowControl w:val="0"/>
        <w:numPr>
          <w:ilvl w:val="0"/>
          <w:numId w:val="37"/>
        </w:numPr>
        <w:ind w:firstLineChars="0"/>
        <w:jc w:val="both"/>
      </w:pPr>
      <w:r>
        <w:rPr>
          <w:rFonts w:hint="eastAsia"/>
        </w:rPr>
        <w:t>访问</w:t>
      </w:r>
      <w:r>
        <w:t>URL</w:t>
      </w:r>
    </w:p>
    <w:p>
      <w:pPr>
        <w:pStyle w:val="73"/>
        <w:widowControl w:val="0"/>
        <w:numPr>
          <w:ilvl w:val="0"/>
          <w:numId w:val="37"/>
        </w:numPr>
        <w:ind w:firstLineChars="0"/>
        <w:jc w:val="both"/>
      </w:pPr>
      <w:r>
        <w:t>客户端IP地址</w:t>
      </w:r>
    </w:p>
    <w:p>
      <w:pPr>
        <w:pStyle w:val="73"/>
        <w:widowControl w:val="0"/>
        <w:numPr>
          <w:ilvl w:val="0"/>
          <w:numId w:val="37"/>
        </w:numPr>
        <w:ind w:firstLineChars="0"/>
        <w:jc w:val="both"/>
      </w:pPr>
      <w:r>
        <w:rPr>
          <w:rFonts w:hint="eastAsia"/>
        </w:rPr>
        <w:t>userId</w:t>
      </w:r>
    </w:p>
    <w:p>
      <w:pPr>
        <w:pStyle w:val="73"/>
        <w:widowControl w:val="0"/>
        <w:numPr>
          <w:ilvl w:val="0"/>
          <w:numId w:val="37"/>
        </w:numPr>
        <w:ind w:firstLineChars="0"/>
        <w:jc w:val="both"/>
      </w:pPr>
      <w:r>
        <w:rPr>
          <w:rFonts w:hint="eastAsia"/>
        </w:rPr>
        <w:t>用户类型</w:t>
      </w:r>
    </w:p>
    <w:p>
      <w:pPr>
        <w:pStyle w:val="73"/>
        <w:widowControl w:val="0"/>
        <w:numPr>
          <w:ilvl w:val="0"/>
          <w:numId w:val="37"/>
        </w:numPr>
        <w:ind w:firstLineChars="0"/>
        <w:jc w:val="both"/>
      </w:pPr>
      <w:r>
        <w:t>版本信息</w:t>
      </w:r>
    </w:p>
    <w:p>
      <w:pPr>
        <w:ind w:left="200"/>
      </w:pPr>
    </w:p>
    <w:p>
      <w:pPr>
        <w:ind w:left="200"/>
      </w:pPr>
      <w:r>
        <w:rPr>
          <w:rFonts w:hint="eastAsia"/>
        </w:rPr>
        <w:t>访问日志格式为：</w:t>
      </w:r>
    </w:p>
    <w:tbl>
      <w:tblPr>
        <w:tblStyle w:val="38"/>
        <w:tblpPr w:leftFromText="180" w:rightFromText="180" w:vertAnchor="text" w:horzAnchor="margin" w:tblpX="108" w:tblpY="2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2"/>
        <w:gridCol w:w="639"/>
        <w:gridCol w:w="501"/>
        <w:gridCol w:w="756"/>
        <w:gridCol w:w="937"/>
        <w:gridCol w:w="816"/>
        <w:gridCol w:w="1033"/>
        <w:gridCol w:w="673"/>
        <w:gridCol w:w="966"/>
        <w:gridCol w:w="1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jc w:val="center"/>
              <w:rPr>
                <w:rFonts w:eastAsiaTheme="minorEastAsia" w:cstheme="minorBidi"/>
                <w:sz w:val="18"/>
                <w:szCs w:val="18"/>
              </w:rPr>
            </w:pPr>
            <w:r>
              <w:rPr>
                <w:rFonts w:hint="eastAsia" w:eastAsiaTheme="minorEastAsia" w:cstheme="minorBidi"/>
                <w:sz w:val="18"/>
                <w:szCs w:val="18"/>
              </w:rPr>
              <w:t>action</w:t>
            </w:r>
          </w:p>
        </w:tc>
        <w:tc>
          <w:tcPr>
            <w:tcW w:w="639" w:type="dxa"/>
          </w:tcPr>
          <w:p>
            <w:pPr>
              <w:jc w:val="center"/>
              <w:rPr>
                <w:rFonts w:eastAsiaTheme="minorEastAsia" w:cstheme="minorBidi"/>
                <w:sz w:val="18"/>
                <w:szCs w:val="18"/>
              </w:rPr>
            </w:pPr>
            <w:r>
              <w:rPr>
                <w:rFonts w:hint="eastAsia" w:eastAsiaTheme="minorEastAsia" w:cstheme="minorBidi"/>
                <w:sz w:val="18"/>
                <w:szCs w:val="18"/>
              </w:rPr>
              <w:t>time</w:t>
            </w:r>
          </w:p>
        </w:tc>
        <w:tc>
          <w:tcPr>
            <w:tcW w:w="501" w:type="dxa"/>
          </w:tcPr>
          <w:p>
            <w:pPr>
              <w:jc w:val="center"/>
              <w:rPr>
                <w:rFonts w:eastAsiaTheme="minorEastAsia" w:cstheme="minorBidi"/>
                <w:sz w:val="18"/>
                <w:szCs w:val="18"/>
              </w:rPr>
            </w:pPr>
            <w:r>
              <w:rPr>
                <w:rFonts w:hint="eastAsia" w:eastAsiaTheme="minorEastAsia" w:cstheme="minorBidi"/>
                <w:sz w:val="18"/>
                <w:szCs w:val="18"/>
              </w:rPr>
              <w:t>IP</w:t>
            </w:r>
          </w:p>
        </w:tc>
        <w:tc>
          <w:tcPr>
            <w:tcW w:w="756" w:type="dxa"/>
          </w:tcPr>
          <w:p>
            <w:pPr>
              <w:jc w:val="center"/>
              <w:rPr>
                <w:rFonts w:eastAsiaTheme="minorEastAsia" w:cstheme="minorBidi"/>
                <w:sz w:val="18"/>
                <w:szCs w:val="18"/>
              </w:rPr>
            </w:pPr>
            <w:r>
              <w:rPr>
                <w:rFonts w:eastAsiaTheme="minorEastAsia" w:cstheme="minorBidi"/>
                <w:sz w:val="18"/>
                <w:szCs w:val="18"/>
              </w:rPr>
              <w:t>module</w:t>
            </w:r>
          </w:p>
        </w:tc>
        <w:tc>
          <w:tcPr>
            <w:tcW w:w="937" w:type="dxa"/>
          </w:tcPr>
          <w:p>
            <w:pPr>
              <w:jc w:val="center"/>
              <w:rPr>
                <w:rFonts w:eastAsiaTheme="minorEastAsia" w:cstheme="minorBidi"/>
                <w:sz w:val="18"/>
                <w:szCs w:val="18"/>
              </w:rPr>
            </w:pPr>
            <w:r>
              <w:rPr>
                <w:rFonts w:hint="eastAsia" w:eastAsiaTheme="minorEastAsia" w:cstheme="minorBidi"/>
                <w:sz w:val="18"/>
                <w:szCs w:val="18"/>
              </w:rPr>
              <w:t>channel</w:t>
            </w:r>
          </w:p>
        </w:tc>
        <w:tc>
          <w:tcPr>
            <w:tcW w:w="816" w:type="dxa"/>
          </w:tcPr>
          <w:p>
            <w:pPr>
              <w:jc w:val="center"/>
              <w:rPr>
                <w:rFonts w:eastAsiaTheme="minorEastAsia" w:cstheme="minorBidi"/>
                <w:sz w:val="18"/>
                <w:szCs w:val="18"/>
              </w:rPr>
            </w:pPr>
            <w:r>
              <w:rPr>
                <w:rFonts w:hint="eastAsia" w:eastAsiaTheme="minorEastAsia" w:cstheme="minorBidi"/>
                <w:sz w:val="18"/>
                <w:szCs w:val="18"/>
              </w:rPr>
              <w:t>userId</w:t>
            </w:r>
          </w:p>
        </w:tc>
        <w:tc>
          <w:tcPr>
            <w:tcW w:w="1033" w:type="dxa"/>
          </w:tcPr>
          <w:p>
            <w:pPr>
              <w:jc w:val="center"/>
              <w:rPr>
                <w:rFonts w:eastAsiaTheme="minorEastAsia" w:cstheme="minorBidi"/>
                <w:sz w:val="18"/>
                <w:szCs w:val="18"/>
              </w:rPr>
            </w:pPr>
            <w:r>
              <w:rPr>
                <w:rFonts w:hint="eastAsia" w:eastAsiaTheme="minorEastAsia" w:cstheme="minorBidi"/>
                <w:sz w:val="18"/>
                <w:szCs w:val="18"/>
              </w:rPr>
              <w:t>userType</w:t>
            </w:r>
          </w:p>
        </w:tc>
        <w:tc>
          <w:tcPr>
            <w:tcW w:w="673" w:type="dxa"/>
          </w:tcPr>
          <w:p>
            <w:pPr>
              <w:jc w:val="center"/>
              <w:rPr>
                <w:rFonts w:eastAsiaTheme="minorEastAsia" w:cstheme="minorBidi"/>
                <w:sz w:val="18"/>
                <w:szCs w:val="18"/>
              </w:rPr>
            </w:pPr>
            <w:r>
              <w:rPr>
                <w:rFonts w:hint="eastAsia" w:eastAsiaTheme="minorEastAsia" w:cstheme="minorBidi"/>
                <w:sz w:val="18"/>
                <w:szCs w:val="18"/>
              </w:rPr>
              <w:t>URL</w:t>
            </w:r>
          </w:p>
        </w:tc>
        <w:tc>
          <w:tcPr>
            <w:tcW w:w="966" w:type="dxa"/>
          </w:tcPr>
          <w:p>
            <w:pPr>
              <w:jc w:val="center"/>
              <w:rPr>
                <w:rFonts w:eastAsiaTheme="minorEastAsia" w:cstheme="minorBidi"/>
                <w:sz w:val="18"/>
                <w:szCs w:val="18"/>
              </w:rPr>
            </w:pPr>
            <w:r>
              <w:rPr>
                <w:rFonts w:hint="eastAsia" w:eastAsiaTheme="minorEastAsia" w:cstheme="minorBidi"/>
                <w:sz w:val="18"/>
                <w:szCs w:val="18"/>
              </w:rPr>
              <w:t>duration</w:t>
            </w:r>
          </w:p>
        </w:tc>
        <w:tc>
          <w:tcPr>
            <w:tcW w:w="1223" w:type="dxa"/>
          </w:tcPr>
          <w:p>
            <w:pPr>
              <w:jc w:val="center"/>
              <w:rPr>
                <w:rFonts w:eastAsiaTheme="minorEastAsia" w:cstheme="minorBidi"/>
                <w:sz w:val="18"/>
                <w:szCs w:val="18"/>
              </w:rPr>
            </w:pPr>
            <w:r>
              <w:rPr>
                <w:rFonts w:hint="eastAsia" w:eastAsiaTheme="minorEastAsia" w:cstheme="minorBidi"/>
                <w:sz w:val="18"/>
                <w:szCs w:val="18"/>
              </w:rPr>
              <w:t>appVersion</w:t>
            </w:r>
          </w:p>
        </w:tc>
      </w:tr>
    </w:tbl>
    <w:p>
      <w:pPr>
        <w:ind w:left="200"/>
      </w:pPr>
      <w:r>
        <w:rPr>
          <w:rFonts w:hint="eastAsia"/>
        </w:rPr>
        <w:t>Get请求</w:t>
      </w:r>
      <w:r>
        <w:t>：</w:t>
      </w:r>
    </w:p>
    <w:tbl>
      <w:tblPr>
        <w:tblStyle w:val="38"/>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88" w:type="dxa"/>
          </w:tcPr>
          <w:p>
            <w:pPr>
              <w:ind w:left="200"/>
              <w:rPr>
                <w:rFonts w:ascii="Courier New" w:hAnsi="Courier New" w:cs="Courier New" w:eastAsiaTheme="minorEastAsia"/>
                <w:color w:val="000000"/>
                <w:sz w:val="18"/>
                <w:szCs w:val="18"/>
              </w:rPr>
            </w:pPr>
            <w:r>
              <w:rPr>
                <w:rFonts w:hint="eastAsia" w:ascii="Courier New" w:hAnsi="Courier New" w:cs="Courier New" w:eastAsiaTheme="minorEastAsia"/>
                <w:color w:val="FF0000"/>
                <w:sz w:val="18"/>
                <w:szCs w:val="18"/>
              </w:rPr>
              <w:t>|Get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IP</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module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${ch</w:t>
            </w:r>
            <w:r>
              <w:rPr>
                <w:rFonts w:hint="eastAsia" w:ascii="Courier New" w:hAnsi="Courier New" w:cs="Courier New" w:eastAsiaTheme="minorEastAsia"/>
                <w:color w:val="000000"/>
                <w:sz w:val="18"/>
                <w:szCs w:val="18"/>
              </w:rPr>
              <w:t>annel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userId</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userType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{URL}|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{duration}|</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{appVersion}</w:t>
            </w:r>
          </w:p>
        </w:tc>
      </w:tr>
    </w:tbl>
    <w:p>
      <w:pPr>
        <w:ind w:left="200"/>
      </w:pPr>
      <w:r>
        <w:rPr>
          <w:rFonts w:hint="eastAsia"/>
        </w:rPr>
        <w:t>Post请求</w:t>
      </w:r>
      <w:r>
        <w:t>：</w:t>
      </w:r>
    </w:p>
    <w:tbl>
      <w:tblPr>
        <w:tblStyle w:val="38"/>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88" w:type="dxa"/>
          </w:tcPr>
          <w:p>
            <w:pPr>
              <w:ind w:left="200"/>
              <w:rPr>
                <w:rFonts w:ascii="Courier New" w:hAnsi="Courier New" w:cs="Courier New" w:eastAsiaTheme="minorEastAsia"/>
                <w:color w:val="000000"/>
                <w:sz w:val="18"/>
                <w:szCs w:val="18"/>
              </w:rPr>
            </w:pPr>
            <w:r>
              <w:rPr>
                <w:rFonts w:hint="eastAsia" w:ascii="Courier New" w:hAnsi="Courier New" w:cs="Courier New" w:eastAsiaTheme="minorEastAsia"/>
                <w:color w:val="FF0000"/>
                <w:sz w:val="18"/>
                <w:szCs w:val="18"/>
              </w:rPr>
              <w:t>|Post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IP</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module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${ch</w:t>
            </w:r>
            <w:r>
              <w:rPr>
                <w:rFonts w:hint="eastAsia" w:ascii="Courier New" w:hAnsi="Courier New" w:cs="Courier New" w:eastAsiaTheme="minorEastAsia"/>
                <w:color w:val="000000"/>
                <w:sz w:val="18"/>
                <w:szCs w:val="18"/>
              </w:rPr>
              <w:t>annel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userId</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userType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{URL}|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{duration}|</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{appVersion}</w:t>
            </w:r>
          </w:p>
        </w:tc>
      </w:tr>
    </w:tbl>
    <w:p>
      <w:pPr>
        <w:ind w:left="200"/>
      </w:pPr>
      <w:r>
        <w:rPr>
          <w:rFonts w:hint="eastAsia"/>
        </w:rPr>
        <w:t>Delete请求</w:t>
      </w:r>
      <w:r>
        <w:t>：</w:t>
      </w:r>
    </w:p>
    <w:tbl>
      <w:tblPr>
        <w:tblStyle w:val="38"/>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88" w:type="dxa"/>
          </w:tcPr>
          <w:p>
            <w:pPr>
              <w:ind w:left="200"/>
              <w:rPr>
                <w:rFonts w:ascii="Courier New" w:hAnsi="Courier New" w:cs="Courier New" w:eastAsiaTheme="minorEastAsia"/>
                <w:color w:val="000000"/>
                <w:sz w:val="18"/>
                <w:szCs w:val="18"/>
              </w:rPr>
            </w:pPr>
            <w:r>
              <w:rPr>
                <w:rFonts w:hint="eastAsia" w:ascii="Courier New" w:hAnsi="Courier New" w:cs="Courier New" w:eastAsiaTheme="minorEastAsia"/>
                <w:color w:val="FF0000"/>
                <w:sz w:val="18"/>
                <w:szCs w:val="18"/>
              </w:rPr>
              <w:t>|Delete</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IP</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module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${ch</w:t>
            </w:r>
            <w:r>
              <w:rPr>
                <w:rFonts w:hint="eastAsia" w:ascii="Courier New" w:hAnsi="Courier New" w:cs="Courier New" w:eastAsiaTheme="minorEastAsia"/>
                <w:color w:val="000000"/>
                <w:sz w:val="18"/>
                <w:szCs w:val="18"/>
              </w:rPr>
              <w:t>annel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userId</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userType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{URL}|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{duration}|</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{appVersion}</w:t>
            </w:r>
          </w:p>
        </w:tc>
      </w:tr>
    </w:tbl>
    <w:p>
      <w:pPr>
        <w:ind w:left="200"/>
      </w:pPr>
      <w:r>
        <w:rPr>
          <w:rFonts w:hint="eastAsia"/>
        </w:rPr>
        <w:t>Export请求</w:t>
      </w:r>
      <w:r>
        <w:t>：</w:t>
      </w:r>
    </w:p>
    <w:tbl>
      <w:tblPr>
        <w:tblStyle w:val="38"/>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88" w:type="dxa"/>
          </w:tcPr>
          <w:p>
            <w:pPr>
              <w:ind w:left="200"/>
              <w:rPr>
                <w:rFonts w:ascii="Courier New" w:hAnsi="Courier New" w:cs="Courier New" w:eastAsiaTheme="minorEastAsia"/>
                <w:color w:val="000000"/>
                <w:sz w:val="18"/>
                <w:szCs w:val="18"/>
              </w:rPr>
            </w:pPr>
            <w:r>
              <w:rPr>
                <w:rFonts w:hint="eastAsia" w:ascii="Courier New" w:hAnsi="Courier New" w:cs="Courier New" w:eastAsiaTheme="minorEastAsia"/>
                <w:color w:val="FF0000"/>
                <w:sz w:val="18"/>
                <w:szCs w:val="18"/>
              </w:rPr>
              <w:t>|Export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time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IP</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module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${ch</w:t>
            </w:r>
            <w:r>
              <w:rPr>
                <w:rFonts w:hint="eastAsia" w:ascii="Courier New" w:hAnsi="Courier New" w:cs="Courier New" w:eastAsiaTheme="minorEastAsia"/>
                <w:color w:val="000000"/>
                <w:sz w:val="18"/>
                <w:szCs w:val="18"/>
              </w:rPr>
              <w:t>annel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userId</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userType</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{URL}|</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{duration}|</w:t>
            </w:r>
            <w:r>
              <w:rPr>
                <w:rFonts w:ascii="Courier New" w:hAnsi="Courier New" w:cs="Courier New" w:eastAsiaTheme="minorEastAsia"/>
                <w:color w:val="000000"/>
                <w:sz w:val="18"/>
                <w:szCs w:val="18"/>
              </w:rPr>
              <w:t>$</w:t>
            </w:r>
            <w:r>
              <w:rPr>
                <w:rFonts w:hint="eastAsia" w:ascii="Courier New" w:hAnsi="Courier New" w:cs="Courier New" w:eastAsiaTheme="minorEastAsia"/>
                <w:color w:val="000000"/>
                <w:sz w:val="18"/>
                <w:szCs w:val="18"/>
              </w:rPr>
              <w:t>{appVersion}</w:t>
            </w:r>
          </w:p>
        </w:tc>
      </w:tr>
    </w:tbl>
    <w:p>
      <w:pPr>
        <w:pStyle w:val="3"/>
      </w:pPr>
      <w:bookmarkStart w:id="399" w:name="_Toc168908689"/>
      <w:bookmarkStart w:id="400" w:name="_Toc319664642"/>
      <w:bookmarkStart w:id="401" w:name="_Toc1326961345"/>
      <w:bookmarkStart w:id="402" w:name="_Toc495785695"/>
      <w:bookmarkStart w:id="403" w:name="_Toc26169177"/>
      <w:bookmarkStart w:id="404" w:name="_Toc946187095"/>
      <w:bookmarkStart w:id="405" w:name="_Toc1323373041"/>
      <w:r>
        <w:rPr>
          <w:rFonts w:hint="eastAsia"/>
        </w:rPr>
        <w:t>日志收集</w:t>
      </w:r>
      <w:bookmarkEnd w:id="399"/>
      <w:bookmarkEnd w:id="400"/>
      <w:bookmarkEnd w:id="401"/>
      <w:bookmarkEnd w:id="402"/>
      <w:bookmarkEnd w:id="403"/>
      <w:bookmarkEnd w:id="404"/>
      <w:bookmarkEnd w:id="405"/>
    </w:p>
    <w:p>
      <w:pPr>
        <w:rPr>
          <w:lang w:val="zh-CN" w:eastAsia="zh-CN"/>
        </w:rPr>
      </w:pPr>
      <w:r>
        <w:rPr>
          <w:rFonts w:hint="eastAsia"/>
        </w:rPr>
        <w:drawing>
          <wp:inline distT="0" distB="0" distL="0" distR="0">
            <wp:extent cx="5274310" cy="1714500"/>
            <wp:effectExtent l="0" t="0" r="8890" b="12700"/>
            <wp:docPr id="4" name="图片 1" descr="系统监控-日志收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系统监控-日志收集.p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714500"/>
                    </a:xfrm>
                    <a:prstGeom prst="rect">
                      <a:avLst/>
                    </a:prstGeom>
                  </pic:spPr>
                </pic:pic>
              </a:graphicData>
            </a:graphic>
          </wp:inline>
        </w:drawing>
      </w:r>
    </w:p>
    <w:p>
      <w:pPr>
        <w:rPr>
          <w:lang w:val="zh-CN" w:eastAsia="zh-CN"/>
        </w:rPr>
      </w:pPr>
    </w:p>
    <w:p>
      <w:pPr>
        <w:pStyle w:val="3"/>
      </w:pPr>
      <w:bookmarkStart w:id="406" w:name="_Toc342342130"/>
      <w:bookmarkStart w:id="407" w:name="_Toc253911640"/>
      <w:bookmarkStart w:id="408" w:name="_Toc552761306"/>
      <w:bookmarkStart w:id="409" w:name="_Toc577407074"/>
      <w:bookmarkStart w:id="410" w:name="_Toc71134542"/>
      <w:bookmarkStart w:id="411" w:name="_Toc1344545444"/>
      <w:r>
        <w:rPr>
          <w:rFonts w:hint="eastAsia"/>
        </w:rPr>
        <w:t>日志规约</w:t>
      </w:r>
      <w:bookmarkEnd w:id="406"/>
      <w:bookmarkEnd w:id="407"/>
      <w:bookmarkEnd w:id="408"/>
      <w:bookmarkEnd w:id="409"/>
      <w:bookmarkEnd w:id="410"/>
      <w:bookmarkEnd w:id="411"/>
    </w:p>
    <w:p>
      <w:pPr>
        <w:numPr>
          <w:ilvl w:val="0"/>
          <w:numId w:val="38"/>
        </w:numPr>
        <w:rPr>
          <w:lang w:val="zh-CN" w:eastAsia="zh-CN"/>
        </w:rPr>
      </w:pPr>
      <w:r>
        <w:rPr>
          <w:rFonts w:hint="eastAsia"/>
          <w:lang w:val="zh-CN" w:eastAsia="zh-CN"/>
        </w:rPr>
        <w:t>【强制】应用中不可直接使用日志系统(Log4j、Logback)中的 API，而应依赖使用日志框架SLF4J 中的 API，使用门面模式的日志框架，有利于维护和各个类的日志处理方式统一。</w:t>
      </w:r>
    </w:p>
    <w:p>
      <w:pPr>
        <w:ind w:left="420" w:firstLine="420"/>
        <w:rPr>
          <w:lang w:val="zh-CN" w:eastAsia="zh-CN"/>
        </w:rPr>
      </w:pPr>
      <w:r>
        <w:rPr>
          <w:lang w:val="zh-CN" w:eastAsia="zh-CN"/>
        </w:rPr>
        <w:t>import org.slf4j.Logger;</w:t>
      </w:r>
    </w:p>
    <w:p>
      <w:pPr>
        <w:ind w:left="420" w:firstLine="420"/>
        <w:rPr>
          <w:lang w:val="zh-CN" w:eastAsia="zh-CN"/>
        </w:rPr>
      </w:pPr>
      <w:r>
        <w:rPr>
          <w:lang w:val="zh-CN" w:eastAsia="zh-CN"/>
        </w:rPr>
        <w:t>import org.slf4j.LoggerFactory;</w:t>
      </w:r>
    </w:p>
    <w:p>
      <w:pPr>
        <w:ind w:left="420" w:firstLine="420"/>
        <w:rPr>
          <w:lang w:val="zh-CN" w:eastAsia="zh-CN"/>
        </w:rPr>
      </w:pPr>
      <w:r>
        <w:rPr>
          <w:lang w:val="zh-CN" w:eastAsia="zh-CN"/>
        </w:rPr>
        <w:t>private static final Logger logger = LoggerFactory.getLogger(Abc.class);</w:t>
      </w:r>
    </w:p>
    <w:p>
      <w:pPr>
        <w:numPr>
          <w:ilvl w:val="0"/>
          <w:numId w:val="38"/>
        </w:numPr>
        <w:rPr>
          <w:lang w:val="zh-CN" w:eastAsia="zh-CN"/>
        </w:rPr>
      </w:pPr>
      <w:r>
        <w:rPr>
          <w:rFonts w:hint="eastAsia"/>
          <w:lang w:val="zh-CN" w:eastAsia="zh-CN"/>
        </w:rPr>
        <w:t>【强制】日志文件至少保存 15 天，因为有些异常具备以“周”为频次发生的特点。</w:t>
      </w:r>
    </w:p>
    <w:p>
      <w:pPr>
        <w:numPr>
          <w:ilvl w:val="0"/>
          <w:numId w:val="38"/>
        </w:numPr>
        <w:rPr>
          <w:lang w:val="zh-CN" w:eastAsia="zh-CN"/>
        </w:rPr>
      </w:pPr>
      <w:r>
        <w:rPr>
          <w:rFonts w:hint="eastAsia"/>
          <w:lang w:val="zh-CN" w:eastAsia="zh-CN"/>
        </w:rPr>
        <w:t>【强制】应用中的扩展日志(如打点、临时监控、访问日志等)命名方式: appName_logType_logName.log。logType:日志类型，推荐分类有 stats/desc/monitor/visit 等;logName:日志 述。这种命名的好处:通过文件名就可知 道日志文件属于什么应用，什么类型，什么目的，也有利于归类查找。</w:t>
      </w:r>
    </w:p>
    <w:p>
      <w:pPr>
        <w:ind w:firstLine="420"/>
        <w:rPr>
          <w:lang w:val="zh-CN" w:eastAsia="zh-CN"/>
        </w:rPr>
      </w:pPr>
      <w:r>
        <w:rPr>
          <w:rFonts w:hint="eastAsia"/>
          <w:color w:val="70AD47"/>
          <w:lang w:val="zh-CN" w:eastAsia="zh-CN"/>
        </w:rPr>
        <w:t>正例:</w:t>
      </w:r>
      <w:r>
        <w:rPr>
          <w:rFonts w:hint="eastAsia"/>
          <w:lang w:val="zh-CN" w:eastAsia="zh-CN"/>
        </w:rPr>
        <w:t>mppserver 应用中单独监控时区转换异常，如:</w:t>
      </w:r>
    </w:p>
    <w:p>
      <w:pPr>
        <w:ind w:left="420" w:firstLine="420"/>
        <w:rPr>
          <w:lang w:val="zh-CN" w:eastAsia="zh-CN"/>
        </w:rPr>
      </w:pPr>
      <w:r>
        <w:rPr>
          <w:lang w:val="zh-CN" w:eastAsia="zh-CN"/>
        </w:rPr>
        <w:t>mppserver_monitor_timeZoneConvert.log</w:t>
      </w:r>
    </w:p>
    <w:p>
      <w:pPr>
        <w:ind w:firstLine="420"/>
        <w:rPr>
          <w:lang w:val="zh-CN" w:eastAsia="zh-CN"/>
        </w:rPr>
      </w:pPr>
      <w:r>
        <w:rPr>
          <w:rFonts w:hint="eastAsia"/>
          <w:color w:val="ED7D31"/>
          <w:lang w:val="zh-CN" w:eastAsia="zh-CN"/>
        </w:rPr>
        <w:t>说明:</w:t>
      </w:r>
      <w:r>
        <w:rPr>
          <w:rFonts w:hint="eastAsia"/>
          <w:lang w:val="zh-CN" w:eastAsia="zh-CN"/>
        </w:rPr>
        <w:t>推荐对日志进行分类，如将错误日志和业务日志分开存放，便于开发人员查看，也便于 通过日志对系统进行及时监控。</w:t>
      </w:r>
    </w:p>
    <w:p>
      <w:pPr>
        <w:numPr>
          <w:ilvl w:val="0"/>
          <w:numId w:val="38"/>
        </w:numPr>
        <w:rPr>
          <w:lang w:val="zh-CN" w:eastAsia="zh-CN"/>
        </w:rPr>
      </w:pPr>
      <w:r>
        <w:rPr>
          <w:rFonts w:hint="eastAsia"/>
          <w:lang w:val="zh-CN" w:eastAsia="zh-CN"/>
        </w:rPr>
        <w:t>【强制】对 trace/debug/info 级别的日志输出，必须使用条件输出形式或者使用占位符的方式。</w:t>
      </w:r>
    </w:p>
    <w:p>
      <w:pPr>
        <w:ind w:firstLine="420"/>
        <w:rPr>
          <w:lang w:val="zh-CN"/>
        </w:rPr>
      </w:pPr>
      <w:r>
        <w:rPr>
          <w:rFonts w:hint="eastAsia"/>
          <w:color w:val="ED7D31"/>
          <w:lang w:val="zh-CN" w:eastAsia="zh-CN"/>
        </w:rPr>
        <w:t>说明:</w:t>
      </w:r>
      <w:r>
        <w:rPr>
          <w:rFonts w:hint="eastAsia"/>
          <w:lang w:val="zh-CN" w:eastAsia="zh-CN"/>
        </w:rPr>
        <w:t xml:space="preserve">logger.debug("Processing trade with id: " + id + " and symbol: " + symbol); 如果日志级别是 warn，上述日志不会打印，但是会执行字符串拼接操作，如果 symbol 是对象， 会执行 toString()方法，浪费了系统资源，执行了上述操作，最终日志却没有打印。 </w:t>
      </w:r>
    </w:p>
    <w:p>
      <w:pPr>
        <w:ind w:firstLine="420"/>
        <w:rPr>
          <w:color w:val="00B050"/>
          <w:lang w:val="zh-CN"/>
        </w:rPr>
      </w:pPr>
      <w:r>
        <w:rPr>
          <w:rFonts w:hint="eastAsia"/>
          <w:color w:val="00B050"/>
          <w:lang w:val="zh-CN" w:eastAsia="zh-CN"/>
        </w:rPr>
        <w:t>正例:(占位符，需要依赖</w:t>
      </w:r>
      <w:r>
        <w:rPr>
          <w:rFonts w:hint="eastAsia"/>
          <w:color w:val="00B050"/>
          <w:lang w:val="zh-CN"/>
        </w:rPr>
        <w:t>slf4j)</w:t>
      </w:r>
    </w:p>
    <w:p>
      <w:pPr>
        <w:ind w:firstLine="420"/>
        <w:rPr>
          <w:lang w:val="zh-CN" w:eastAsia="zh-CN"/>
        </w:rPr>
      </w:pPr>
      <w:r>
        <w:rPr>
          <w:lang w:val="zh-CN" w:eastAsia="zh-CN"/>
        </w:rPr>
        <w:t>logger.debug("Processing trade with id: {} and symbol : {} ", id, symbol);</w:t>
      </w:r>
    </w:p>
    <w:p>
      <w:pPr>
        <w:numPr>
          <w:ilvl w:val="0"/>
          <w:numId w:val="38"/>
        </w:numPr>
        <w:rPr>
          <w:lang w:val="zh-CN" w:eastAsia="zh-CN"/>
        </w:rPr>
      </w:pPr>
      <w:r>
        <w:rPr>
          <w:rFonts w:hint="eastAsia"/>
          <w:lang w:val="zh-CN" w:eastAsia="zh-CN"/>
        </w:rPr>
        <w:t xml:space="preserve">【强制】避免重复打印日志，浪费磁盘空间，务必在 log4j.xml，log4j.properties中设置 </w:t>
      </w:r>
      <w:r>
        <w:rPr>
          <w:rFonts w:hint="eastAsia"/>
          <w:color w:val="00B050"/>
          <w:lang w:val="zh-CN" w:eastAsia="zh-CN"/>
        </w:rPr>
        <w:t>additivity=false</w:t>
      </w:r>
      <w:r>
        <w:rPr>
          <w:rFonts w:hint="eastAsia"/>
          <w:lang w:val="zh-CN" w:eastAsia="zh-CN"/>
        </w:rPr>
        <w:t>。</w:t>
      </w:r>
      <w:r>
        <w:rPr>
          <w:rFonts w:hint="eastAsia"/>
          <w:lang w:val="zh-CN"/>
        </w:rPr>
        <w:t>生产禁止开启debug级别日志</w:t>
      </w:r>
      <w:r>
        <w:rPr>
          <w:rFonts w:hint="default"/>
        </w:rPr>
        <w:t>。</w:t>
      </w:r>
    </w:p>
    <w:p>
      <w:pPr>
        <w:ind w:firstLine="420"/>
      </w:pPr>
      <w:r>
        <w:rPr>
          <w:rFonts w:hint="eastAsia"/>
          <w:color w:val="00B050"/>
        </w:rPr>
        <w:t>正例:</w:t>
      </w:r>
      <w:r>
        <w:rPr>
          <w:rFonts w:hint="eastAsia"/>
          <w:b/>
          <w:sz w:val="18"/>
          <w:szCs w:val="18"/>
        </w:rPr>
        <w:t xml:space="preserve">&lt;logger name="com.mgzf.bs.config" </w:t>
      </w:r>
      <w:r>
        <w:rPr>
          <w:rFonts w:hint="eastAsia"/>
          <w:b/>
          <w:color w:val="70AD47" w:themeColor="accent6"/>
          <w:sz w:val="18"/>
          <w:szCs w:val="18"/>
          <w14:textFill>
            <w14:solidFill>
              <w14:schemeClr w14:val="accent6"/>
            </w14:solidFill>
          </w14:textFill>
        </w:rPr>
        <w:t>additivity="false"</w:t>
      </w:r>
      <w:r>
        <w:rPr>
          <w:rFonts w:hint="eastAsia"/>
          <w:b/>
          <w:sz w:val="18"/>
          <w:szCs w:val="18"/>
        </w:rPr>
        <w:t>&gt;</w:t>
      </w:r>
    </w:p>
    <w:p>
      <w:pPr>
        <w:numPr>
          <w:ilvl w:val="0"/>
          <w:numId w:val="38"/>
        </w:numPr>
        <w:rPr>
          <w:lang w:val="zh-CN" w:eastAsia="zh-CN"/>
        </w:rPr>
      </w:pPr>
      <w:r>
        <w:rPr>
          <w:rFonts w:hint="eastAsia"/>
          <w:lang w:val="zh-CN" w:eastAsia="zh-CN"/>
        </w:rPr>
        <w:t>【强制】异常信息应该包括两类信息:案发现场信息和异常堆栈信息。如果不处理，那么通过 关键字 throws 往上抛出。</w:t>
      </w:r>
    </w:p>
    <w:p>
      <w:pPr>
        <w:ind w:firstLine="420"/>
        <w:rPr>
          <w:u w:val="single"/>
          <w:lang w:val="zh-CN" w:eastAsia="zh-CN"/>
        </w:rPr>
      </w:pPr>
      <w:r>
        <w:rPr>
          <w:rFonts w:hint="eastAsia"/>
          <w:color w:val="00B050"/>
          <w:lang w:val="zh-CN" w:eastAsia="zh-CN"/>
        </w:rPr>
        <w:t>正例:</w:t>
      </w:r>
      <w:r>
        <w:rPr>
          <w:rFonts w:hint="eastAsia"/>
          <w:b/>
          <w:sz w:val="18"/>
          <w:szCs w:val="18"/>
          <w:u w:val="single"/>
          <w:lang w:val="zh-CN" w:eastAsia="zh-CN"/>
        </w:rPr>
        <w:t>logger.error(</w:t>
      </w:r>
      <w:r>
        <w:rPr>
          <w:b/>
          <w:sz w:val="18"/>
          <w:szCs w:val="18"/>
          <w:u w:val="single"/>
          <w:lang w:val="zh-CN"/>
        </w:rPr>
        <w:t>“</w:t>
      </w:r>
      <w:r>
        <w:rPr>
          <w:rFonts w:hint="eastAsia"/>
          <w:b/>
          <w:sz w:val="18"/>
          <w:szCs w:val="18"/>
          <w:u w:val="single"/>
          <w:lang w:val="zh-CN"/>
        </w:rPr>
        <w:t>消息模板</w:t>
      </w:r>
      <w:r>
        <w:rPr>
          <w:b/>
          <w:sz w:val="18"/>
          <w:szCs w:val="18"/>
          <w:u w:val="single"/>
          <w:lang w:val="zh-CN"/>
        </w:rPr>
        <w:t>”</w:t>
      </w:r>
      <w:r>
        <w:rPr>
          <w:rFonts w:hint="eastAsia"/>
          <w:b/>
          <w:sz w:val="18"/>
          <w:szCs w:val="18"/>
          <w:u w:val="single"/>
          <w:lang w:val="zh-CN"/>
        </w:rPr>
        <w:t>，</w:t>
      </w:r>
      <w:r>
        <w:rPr>
          <w:rFonts w:hint="eastAsia"/>
          <w:b/>
          <w:sz w:val="18"/>
          <w:szCs w:val="18"/>
          <w:u w:val="single"/>
          <w:lang w:val="zh-CN" w:eastAsia="zh-CN"/>
        </w:rPr>
        <w:t xml:space="preserve">各类参数或者对象 toString </w:t>
      </w:r>
      <w:r>
        <w:rPr>
          <w:rFonts w:hint="eastAsia"/>
          <w:b/>
          <w:sz w:val="18"/>
          <w:szCs w:val="18"/>
          <w:u w:val="single"/>
          <w:lang w:val="zh-CN"/>
        </w:rPr>
        <w:t>，</w:t>
      </w:r>
      <w:r>
        <w:rPr>
          <w:rFonts w:hint="eastAsia"/>
          <w:b/>
          <w:sz w:val="18"/>
          <w:szCs w:val="18"/>
          <w:u w:val="single"/>
          <w:lang w:val="zh-CN" w:eastAsia="zh-CN"/>
        </w:rPr>
        <w:t xml:space="preserve"> e.getMessage(), e);</w:t>
      </w:r>
    </w:p>
    <w:p>
      <w:pPr>
        <w:numPr>
          <w:ilvl w:val="0"/>
          <w:numId w:val="38"/>
        </w:numPr>
        <w:rPr>
          <w:lang w:val="zh-CN" w:eastAsia="zh-CN"/>
        </w:rPr>
      </w:pPr>
      <w:r>
        <w:rPr>
          <w:rFonts w:hint="eastAsia"/>
          <w:lang w:val="zh-CN" w:eastAsia="zh-CN"/>
        </w:rPr>
        <w:t>【推荐】谨慎地记录日志。</w:t>
      </w:r>
    </w:p>
    <w:p>
      <w:pPr>
        <w:ind w:firstLine="420"/>
      </w:pPr>
      <w:r>
        <w:rPr>
          <w:rFonts w:hint="eastAsia"/>
        </w:rPr>
        <w:t>生产环境禁止输出 debug 日志;</w:t>
      </w:r>
    </w:p>
    <w:p>
      <w:pPr>
        <w:ind w:firstLine="420"/>
      </w:pPr>
      <w:r>
        <w:rPr>
          <w:rFonts w:hint="eastAsia"/>
        </w:rPr>
        <w:t>有选择地输出 info 日志;</w:t>
      </w:r>
    </w:p>
    <w:p>
      <w:pPr>
        <w:ind w:firstLine="420"/>
      </w:pPr>
      <w:r>
        <w:rPr>
          <w:rFonts w:hint="eastAsia"/>
        </w:rPr>
        <w:t xml:space="preserve">如果使用 warn 来记录刚上线时的业务行为信息，一定要注意日志输出量的问题，避免把服务器磁盘 撑爆，并记得及时删除这些观察日志。 </w:t>
      </w:r>
    </w:p>
    <w:p>
      <w:pPr>
        <w:ind w:firstLine="420"/>
      </w:pPr>
      <w:r>
        <w:rPr>
          <w:rFonts w:hint="eastAsia"/>
          <w:color w:val="ED7D31"/>
        </w:rPr>
        <w:t>说明:</w:t>
      </w:r>
      <w:r>
        <w:rPr>
          <w:rFonts w:hint="eastAsia"/>
        </w:rPr>
        <w:t xml:space="preserve">大量地输出无效日志，不利于系统性能 升，也不利于快速定位错误点。记录日志时请 </w:t>
      </w:r>
    </w:p>
    <w:p>
      <w:pPr>
        <w:ind w:firstLine="420"/>
      </w:pPr>
      <w:r>
        <w:rPr>
          <w:rFonts w:hint="eastAsia"/>
          <w:color w:val="ED7D31"/>
        </w:rPr>
        <w:t>思考:</w:t>
      </w:r>
      <w:r>
        <w:rPr>
          <w:rFonts w:hint="eastAsia"/>
        </w:rPr>
        <w:t>这些日志真的有人看吗?看到这条日志你能做什么?能不能给问题排查带来好处?</w:t>
      </w:r>
    </w:p>
    <w:p>
      <w:pPr>
        <w:numPr>
          <w:ilvl w:val="0"/>
          <w:numId w:val="38"/>
        </w:numPr>
        <w:rPr>
          <w:lang w:val="zh-CN" w:eastAsia="zh-CN"/>
        </w:rPr>
      </w:pPr>
      <w:r>
        <w:rPr>
          <w:rFonts w:hint="eastAsia"/>
          <w:lang w:val="zh-CN" w:eastAsia="zh-CN"/>
        </w:rPr>
        <w:t>【参考】可以使用 warn 日志级别来记录用户输入参数错误的情况，避免用户投诉时，无所适从。注意日志输出的级别，error 级别只记录系统逻辑出错、异常等重要的错误信息。如非必要，请不要在此场景打出 error 级别。</w:t>
      </w:r>
    </w:p>
    <w:p>
      <w:pPr>
        <w:rPr>
          <w:lang w:val="zh-CN" w:eastAsia="zh-CN"/>
        </w:rPr>
      </w:pPr>
    </w:p>
    <w:p>
      <w:pPr>
        <w:pStyle w:val="2"/>
        <w:rPr>
          <w:rStyle w:val="49"/>
          <w:b w:val="0"/>
          <w:bCs w:val="0"/>
        </w:rPr>
      </w:pPr>
      <w:r>
        <w:br w:type="page"/>
      </w:r>
      <w:bookmarkStart w:id="412" w:name="_Toc941356721"/>
      <w:bookmarkStart w:id="413" w:name="_Toc1210236831"/>
      <w:bookmarkStart w:id="414" w:name="_Toc495785696"/>
      <w:bookmarkStart w:id="415" w:name="_Toc351998953"/>
      <w:bookmarkStart w:id="416" w:name="_Toc1128156778"/>
      <w:bookmarkStart w:id="417" w:name="_Toc1500183479"/>
      <w:bookmarkStart w:id="418" w:name="_Toc1499830786"/>
      <w:r>
        <w:rPr>
          <w:rFonts w:hint="eastAsia"/>
        </w:rPr>
        <w:t>分页使用规范</w:t>
      </w:r>
      <w:bookmarkEnd w:id="412"/>
      <w:bookmarkEnd w:id="413"/>
      <w:bookmarkEnd w:id="414"/>
      <w:bookmarkEnd w:id="415"/>
      <w:bookmarkEnd w:id="416"/>
      <w:bookmarkEnd w:id="417"/>
      <w:bookmarkEnd w:id="418"/>
    </w:p>
    <w:p>
      <w:pPr>
        <w:ind w:firstLine="420"/>
        <w:rPr>
          <w:rFonts w:ascii="SimSun" w:hAnsi="SimSun"/>
        </w:rPr>
      </w:pPr>
      <w:r>
        <w:rPr>
          <w:rFonts w:ascii="SimSun" w:hAnsi="SimSun"/>
        </w:rPr>
        <w:t>代码框架提供了默认的分页支持</w:t>
      </w:r>
      <w:r>
        <w:rPr>
          <w:rFonts w:hint="eastAsia" w:ascii="SimSun" w:hAnsi="SimSun"/>
        </w:rPr>
        <w:t>，</w:t>
      </w:r>
      <w:r>
        <w:rPr>
          <w:rFonts w:ascii="SimSun" w:hAnsi="SimSun"/>
        </w:rPr>
        <w:t>通过分页插件来实现自动分页</w:t>
      </w:r>
      <w:r>
        <w:rPr>
          <w:rFonts w:hint="eastAsia" w:ascii="SimSun" w:hAnsi="SimSun"/>
        </w:rPr>
        <w:t>，</w:t>
      </w:r>
      <w:r>
        <w:rPr>
          <w:rFonts w:ascii="SimSun" w:hAnsi="SimSun"/>
        </w:rPr>
        <w:t>分页插件是为了简单查询提高开发效率采用的方式</w:t>
      </w:r>
      <w:r>
        <w:rPr>
          <w:rFonts w:hint="eastAsia" w:ascii="SimSun" w:hAnsi="SimSun"/>
        </w:rPr>
        <w:t>，</w:t>
      </w:r>
      <w:r>
        <w:rPr>
          <w:rFonts w:ascii="SimSun" w:hAnsi="SimSun"/>
        </w:rPr>
        <w:t>复杂查询</w:t>
      </w:r>
      <w:r>
        <w:rPr>
          <w:rFonts w:hint="eastAsia" w:ascii="SimSun" w:hAnsi="SimSun"/>
        </w:rPr>
        <w:t>、</w:t>
      </w:r>
      <w:r>
        <w:rPr>
          <w:rFonts w:ascii="SimSun" w:hAnsi="SimSun"/>
        </w:rPr>
        <w:t>慢查询</w:t>
      </w:r>
      <w:r>
        <w:rPr>
          <w:rFonts w:hint="eastAsia" w:ascii="SimSun" w:hAnsi="SimSun"/>
        </w:rPr>
        <w:t>，</w:t>
      </w:r>
      <w:r>
        <w:rPr>
          <w:rFonts w:ascii="SimSun" w:hAnsi="SimSun"/>
        </w:rPr>
        <w:t>需要自己优化count</w:t>
      </w:r>
      <w:r>
        <w:rPr>
          <w:rFonts w:hint="eastAsia" w:ascii="SimSun" w:hAnsi="SimSun"/>
        </w:rPr>
        <w:t xml:space="preserve"> 查询，不要用统一的分页插件。【需要更新分页插件的使用方式】</w:t>
      </w:r>
    </w:p>
    <w:p>
      <w:pPr>
        <w:pStyle w:val="3"/>
      </w:pPr>
      <w:bookmarkStart w:id="419" w:name="_Toc395369494"/>
      <w:bookmarkStart w:id="420" w:name="_Toc2046291361"/>
      <w:bookmarkStart w:id="421" w:name="_Toc1391995660"/>
      <w:bookmarkStart w:id="422" w:name="_Toc1115130036"/>
      <w:bookmarkStart w:id="423" w:name="_Toc495785697"/>
      <w:bookmarkStart w:id="424" w:name="_Toc7486112"/>
      <w:bookmarkStart w:id="425" w:name="_Toc1308161444"/>
      <w:r>
        <w:rPr>
          <w:rFonts w:hint="eastAsia"/>
        </w:rPr>
        <w:t>分页查询SQL改写原则为</w:t>
      </w:r>
      <w:bookmarkEnd w:id="419"/>
      <w:bookmarkEnd w:id="420"/>
      <w:bookmarkEnd w:id="421"/>
      <w:bookmarkEnd w:id="422"/>
      <w:bookmarkEnd w:id="423"/>
      <w:bookmarkEnd w:id="424"/>
      <w:bookmarkEnd w:id="425"/>
    </w:p>
    <w:p>
      <w:pPr>
        <w:numPr>
          <w:ilvl w:val="0"/>
          <w:numId w:val="39"/>
        </w:numPr>
        <w:rPr>
          <w:rFonts w:ascii="SimSun" w:hAnsi="SimSun"/>
        </w:rPr>
      </w:pPr>
      <w:r>
        <w:rPr>
          <w:rFonts w:hint="eastAsia" w:ascii="SimSun" w:hAnsi="SimSun"/>
        </w:rPr>
        <w:t>普通查询（无group by聚合）原始sql自动改写为count。</w:t>
      </w:r>
    </w:p>
    <w:p>
      <w:pPr>
        <w:ind w:firstLine="420"/>
        <w:rPr>
          <w:rFonts w:ascii="SimSun" w:hAnsi="SimSun"/>
          <w:i/>
        </w:rPr>
      </w:pPr>
      <w:r>
        <w:rPr>
          <w:rFonts w:hint="eastAsia" w:ascii="SimSun" w:hAnsi="SimSun"/>
          <w:i/>
        </w:rPr>
        <w:t>例如：</w:t>
      </w:r>
    </w:p>
    <w:p>
      <w:pPr>
        <w:ind w:left="240" w:leftChars="100" w:firstLine="420"/>
        <w:rPr>
          <w:rFonts w:ascii="SimSun" w:hAnsi="SimSun"/>
          <w:i/>
          <w:color w:val="538135"/>
        </w:rPr>
      </w:pPr>
      <w:r>
        <w:rPr>
          <w:rFonts w:ascii="SimSun" w:hAnsi="SimSun"/>
          <w:i/>
          <w:color w:val="538135"/>
        </w:rPr>
        <w:t>S</w:t>
      </w:r>
      <w:r>
        <w:rPr>
          <w:rFonts w:hint="eastAsia" w:ascii="SimSun" w:hAnsi="SimSun"/>
          <w:i/>
          <w:color w:val="538135"/>
        </w:rPr>
        <w:t>elect id,name,address from room where type=1;</w:t>
      </w:r>
    </w:p>
    <w:p>
      <w:pPr>
        <w:ind w:left="240" w:leftChars="100" w:firstLine="420"/>
        <w:rPr>
          <w:rFonts w:ascii="SimSun" w:hAnsi="SimSun"/>
          <w:i/>
          <w:color w:val="000000"/>
        </w:rPr>
      </w:pPr>
      <w:r>
        <w:rPr>
          <w:rFonts w:hint="eastAsia" w:ascii="SimSun" w:hAnsi="SimSun"/>
          <w:i/>
          <w:color w:val="000000"/>
        </w:rPr>
        <w:t>改写为：</w:t>
      </w:r>
    </w:p>
    <w:p>
      <w:pPr>
        <w:ind w:left="420" w:firstLine="420"/>
        <w:rPr>
          <w:rFonts w:ascii="SimSun" w:hAnsi="SimSun"/>
          <w:i/>
          <w:color w:val="538135"/>
        </w:rPr>
      </w:pPr>
      <w:r>
        <w:rPr>
          <w:rFonts w:hint="eastAsia" w:ascii="SimSun" w:hAnsi="SimSun"/>
          <w:i/>
          <w:color w:val="000000"/>
        </w:rPr>
        <w:t>数据sql</w:t>
      </w:r>
      <w:r>
        <w:rPr>
          <w:rFonts w:hint="eastAsia" w:ascii="SimSun" w:hAnsi="SimSun"/>
          <w:i/>
          <w:color w:val="538135"/>
        </w:rPr>
        <w:t>：</w:t>
      </w:r>
      <w:r>
        <w:rPr>
          <w:rFonts w:ascii="SimSun" w:hAnsi="SimSun"/>
          <w:i/>
          <w:color w:val="538135"/>
        </w:rPr>
        <w:t>S</w:t>
      </w:r>
      <w:r>
        <w:rPr>
          <w:rFonts w:hint="eastAsia" w:ascii="SimSun" w:hAnsi="SimSun"/>
          <w:i/>
          <w:color w:val="538135"/>
        </w:rPr>
        <w:t>elect id,name,address from room where type=1 limit start,limit;</w:t>
      </w:r>
    </w:p>
    <w:p>
      <w:pPr>
        <w:ind w:left="420" w:firstLine="420"/>
        <w:rPr>
          <w:rFonts w:ascii="SimSun" w:hAnsi="SimSun"/>
          <w:i/>
          <w:color w:val="984806"/>
        </w:rPr>
      </w:pPr>
      <w:r>
        <w:rPr>
          <w:rFonts w:hint="eastAsia" w:ascii="SimSun" w:hAnsi="SimSun"/>
          <w:i/>
          <w:color w:val="000000"/>
        </w:rPr>
        <w:t>总数sql：</w:t>
      </w:r>
      <w:r>
        <w:rPr>
          <w:rFonts w:hint="eastAsia" w:ascii="SimSun" w:hAnsi="SimSun"/>
          <w:i/>
          <w:color w:val="538135"/>
        </w:rPr>
        <w:t xml:space="preserve">select count(*) from </w:t>
      </w:r>
      <w:r>
        <w:rPr>
          <w:rFonts w:ascii="SimSun" w:hAnsi="SimSun"/>
          <w:i/>
          <w:color w:val="538135"/>
        </w:rPr>
        <w:t>S</w:t>
      </w:r>
      <w:r>
        <w:rPr>
          <w:rFonts w:hint="eastAsia" w:ascii="SimSun" w:hAnsi="SimSun"/>
          <w:i/>
          <w:color w:val="538135"/>
        </w:rPr>
        <w:t>elect id,name,address from room where type=1;</w:t>
      </w:r>
    </w:p>
    <w:p>
      <w:pPr>
        <w:numPr>
          <w:ilvl w:val="0"/>
          <w:numId w:val="39"/>
        </w:numPr>
        <w:rPr>
          <w:rFonts w:ascii="SimSun" w:hAnsi="SimSun"/>
        </w:rPr>
      </w:pPr>
      <w:r>
        <w:rPr>
          <w:rFonts w:hint="eastAsia" w:ascii="SimSun" w:hAnsi="SimSun"/>
        </w:rPr>
        <w:t>复杂查询（2次聚合）删除内部类枚举，然后外包select count（*）</w:t>
      </w:r>
    </w:p>
    <w:p>
      <w:pPr>
        <w:ind w:left="780"/>
        <w:rPr>
          <w:rFonts w:ascii="SimSun" w:hAnsi="SimSun"/>
        </w:rPr>
      </w:pPr>
      <w:r>
        <w:rPr>
          <w:rFonts w:hint="eastAsia" w:ascii="SimSun" w:hAnsi="SimSun"/>
        </w:rPr>
        <w:t>例如：</w:t>
      </w:r>
    </w:p>
    <w:p>
      <w:pPr>
        <w:ind w:left="480" w:leftChars="200" w:firstLine="420"/>
        <w:rPr>
          <w:rFonts w:ascii="SimSun" w:hAnsi="SimSun"/>
          <w:i/>
          <w:color w:val="538135"/>
        </w:rPr>
      </w:pPr>
      <w:r>
        <w:rPr>
          <w:rFonts w:ascii="SimSun" w:hAnsi="SimSun"/>
          <w:i/>
          <w:color w:val="538135"/>
        </w:rPr>
        <w:t>S</w:t>
      </w:r>
      <w:r>
        <w:rPr>
          <w:rFonts w:hint="eastAsia" w:ascii="SimSun" w:hAnsi="SimSun"/>
          <w:i/>
          <w:color w:val="538135"/>
        </w:rPr>
        <w:t>elect type,count(id) from room where type in (1,2,3) group by type;</w:t>
      </w:r>
    </w:p>
    <w:p>
      <w:pPr>
        <w:ind w:left="480" w:leftChars="200" w:firstLine="420"/>
        <w:rPr>
          <w:rFonts w:ascii="SimSun" w:hAnsi="SimSun"/>
          <w:i/>
          <w:color w:val="000000"/>
        </w:rPr>
      </w:pPr>
      <w:r>
        <w:rPr>
          <w:rFonts w:hint="eastAsia" w:ascii="SimSun" w:hAnsi="SimSun"/>
          <w:i/>
          <w:color w:val="000000"/>
        </w:rPr>
        <w:t>改写为：</w:t>
      </w:r>
    </w:p>
    <w:p>
      <w:pPr>
        <w:ind w:left="480" w:leftChars="200" w:firstLine="420"/>
        <w:rPr>
          <w:rFonts w:ascii="SimSun" w:hAnsi="SimSun"/>
          <w:i/>
          <w:color w:val="538135"/>
        </w:rPr>
      </w:pPr>
      <w:r>
        <w:rPr>
          <w:rFonts w:hint="eastAsia" w:ascii="SimSun" w:hAnsi="SimSun"/>
          <w:i/>
          <w:color w:val="000000"/>
        </w:rPr>
        <w:t>数据sql：</w:t>
      </w:r>
      <w:r>
        <w:rPr>
          <w:rFonts w:ascii="SimSun" w:hAnsi="SimSun"/>
          <w:i/>
          <w:color w:val="538135"/>
        </w:rPr>
        <w:t>S</w:t>
      </w:r>
      <w:r>
        <w:rPr>
          <w:rFonts w:hint="eastAsia" w:ascii="SimSun" w:hAnsi="SimSun"/>
          <w:i/>
          <w:color w:val="538135"/>
        </w:rPr>
        <w:t>elect type,count(id) from room where type in (1,2,3) group by type start,limit;</w:t>
      </w:r>
    </w:p>
    <w:p>
      <w:pPr>
        <w:ind w:left="480" w:leftChars="200" w:firstLine="420"/>
        <w:rPr>
          <w:rFonts w:ascii="SimSun" w:hAnsi="SimSun"/>
          <w:i/>
          <w:color w:val="538135"/>
        </w:rPr>
      </w:pPr>
      <w:r>
        <w:rPr>
          <w:rFonts w:hint="eastAsia" w:ascii="SimSun" w:hAnsi="SimSun"/>
          <w:i/>
          <w:color w:val="000000"/>
        </w:rPr>
        <w:t>总数sql：</w:t>
      </w:r>
      <w:r>
        <w:rPr>
          <w:rFonts w:hint="eastAsia" w:ascii="SimSun" w:hAnsi="SimSun"/>
          <w:i/>
          <w:color w:val="538135"/>
        </w:rPr>
        <w:t>select count(*) from （</w:t>
      </w:r>
    </w:p>
    <w:p>
      <w:pPr>
        <w:ind w:left="480" w:leftChars="200" w:firstLine="420"/>
        <w:rPr>
          <w:rFonts w:ascii="SimSun" w:hAnsi="SimSun"/>
          <w:i/>
          <w:color w:val="538135"/>
        </w:rPr>
      </w:pPr>
      <w:r>
        <w:rPr>
          <w:rFonts w:ascii="SimSun" w:hAnsi="SimSun"/>
          <w:i/>
          <w:color w:val="538135"/>
        </w:rPr>
        <w:t>S</w:t>
      </w:r>
      <w:r>
        <w:rPr>
          <w:rFonts w:hint="eastAsia" w:ascii="SimSun" w:hAnsi="SimSun"/>
          <w:i/>
          <w:color w:val="538135"/>
        </w:rPr>
        <w:t>elect 1 from room where type in (1,2,3) group by type;</w:t>
      </w:r>
    </w:p>
    <w:p>
      <w:pPr>
        <w:ind w:left="480" w:leftChars="200" w:firstLine="420"/>
        <w:rPr>
          <w:rFonts w:ascii="SimSun" w:hAnsi="SimSun"/>
          <w:i/>
          <w:color w:val="984806"/>
        </w:rPr>
      </w:pPr>
      <w:r>
        <w:rPr>
          <w:rFonts w:hint="eastAsia" w:ascii="SimSun" w:hAnsi="SimSun"/>
          <w:i/>
          <w:color w:val="538135"/>
        </w:rPr>
        <w:t>）</w:t>
      </w:r>
    </w:p>
    <w:p>
      <w:pPr>
        <w:pStyle w:val="3"/>
      </w:pPr>
      <w:bookmarkStart w:id="426" w:name="_Toc1768570958"/>
      <w:bookmarkStart w:id="427" w:name="_Toc1475878004"/>
      <w:bookmarkStart w:id="428" w:name="_Toc1052745300"/>
      <w:bookmarkStart w:id="429" w:name="_Toc495785698"/>
      <w:bookmarkStart w:id="430" w:name="_Toc1838999965"/>
      <w:bookmarkStart w:id="431" w:name="_Toc1009179767"/>
      <w:bookmarkStart w:id="432" w:name="_Toc1661064013"/>
      <w:r>
        <w:rPr>
          <w:rFonts w:hint="eastAsia"/>
        </w:rPr>
        <w:t>分页插件场景</w:t>
      </w:r>
      <w:bookmarkEnd w:id="426"/>
      <w:bookmarkEnd w:id="427"/>
      <w:bookmarkEnd w:id="428"/>
      <w:bookmarkEnd w:id="429"/>
      <w:bookmarkEnd w:id="430"/>
      <w:bookmarkEnd w:id="431"/>
      <w:bookmarkEnd w:id="432"/>
    </w:p>
    <w:p>
      <w:pPr>
        <w:numPr>
          <w:ilvl w:val="0"/>
          <w:numId w:val="40"/>
        </w:numPr>
        <w:rPr>
          <w:rFonts w:ascii="SimSun" w:hAnsi="SimSun"/>
        </w:rPr>
      </w:pPr>
      <w:r>
        <w:rPr>
          <w:rFonts w:hint="eastAsia" w:ascii="SimSun" w:hAnsi="SimSun"/>
        </w:rPr>
        <w:t>简单查询，使用分页插件提高开发效率。</w:t>
      </w:r>
    </w:p>
    <w:p>
      <w:pPr>
        <w:pStyle w:val="3"/>
      </w:pPr>
      <w:bookmarkStart w:id="433" w:name="_Toc1826729247"/>
      <w:bookmarkStart w:id="434" w:name="_Toc495785699"/>
      <w:bookmarkStart w:id="435" w:name="_Toc1168144649"/>
      <w:bookmarkStart w:id="436" w:name="_Toc902401042"/>
      <w:bookmarkStart w:id="437" w:name="_Toc1674782247"/>
      <w:bookmarkStart w:id="438" w:name="_Toc1367171287"/>
      <w:bookmarkStart w:id="439" w:name="_Toc432364013"/>
      <w:r>
        <w:t>不推荐使用分页插件的地方</w:t>
      </w:r>
      <w:bookmarkEnd w:id="433"/>
      <w:bookmarkEnd w:id="434"/>
      <w:bookmarkEnd w:id="435"/>
      <w:bookmarkEnd w:id="436"/>
      <w:bookmarkEnd w:id="437"/>
      <w:bookmarkEnd w:id="438"/>
      <w:bookmarkEnd w:id="439"/>
    </w:p>
    <w:p>
      <w:pPr>
        <w:numPr>
          <w:ilvl w:val="0"/>
          <w:numId w:val="41"/>
        </w:numPr>
        <w:rPr>
          <w:rFonts w:ascii="SimSun" w:hAnsi="SimSun"/>
        </w:rPr>
      </w:pPr>
      <w:r>
        <w:rPr>
          <w:rFonts w:hint="eastAsia" w:ascii="SimSun" w:hAnsi="SimSun"/>
        </w:rPr>
        <w:t>二次聚合。</w:t>
      </w:r>
    </w:p>
    <w:p>
      <w:pPr>
        <w:numPr>
          <w:ilvl w:val="0"/>
          <w:numId w:val="41"/>
        </w:numPr>
        <w:rPr>
          <w:rFonts w:ascii="SimSun" w:hAnsi="SimSun"/>
        </w:rPr>
      </w:pPr>
      <w:r>
        <w:rPr>
          <w:rFonts w:hint="eastAsia" w:ascii="SimSun" w:hAnsi="SimSun"/>
        </w:rPr>
        <w:t>报表统计类查询。</w:t>
      </w:r>
    </w:p>
    <w:p>
      <w:pPr>
        <w:pStyle w:val="3"/>
      </w:pPr>
      <w:bookmarkStart w:id="440" w:name="_Toc495785700"/>
      <w:bookmarkStart w:id="441" w:name="_Toc1939108411"/>
      <w:bookmarkStart w:id="442" w:name="_Toc805996629"/>
      <w:bookmarkStart w:id="443" w:name="_Toc1817778608"/>
      <w:bookmarkStart w:id="444" w:name="_Toc2012890426"/>
      <w:bookmarkStart w:id="445" w:name="_Toc870162624"/>
      <w:bookmarkStart w:id="446" w:name="_Toc949519921"/>
      <w:r>
        <w:t>不推荐显示分页总数的场景</w:t>
      </w:r>
      <w:bookmarkEnd w:id="440"/>
      <w:bookmarkEnd w:id="441"/>
      <w:bookmarkEnd w:id="442"/>
      <w:bookmarkEnd w:id="443"/>
      <w:bookmarkEnd w:id="444"/>
      <w:bookmarkEnd w:id="445"/>
      <w:bookmarkEnd w:id="446"/>
    </w:p>
    <w:p>
      <w:pPr>
        <w:numPr>
          <w:ilvl w:val="0"/>
          <w:numId w:val="42"/>
        </w:numPr>
        <w:rPr>
          <w:rFonts w:ascii="SimSun" w:hAnsi="SimSun"/>
        </w:rPr>
      </w:pPr>
      <w:r>
        <w:rPr>
          <w:rFonts w:hint="eastAsia" w:ascii="SimSun" w:hAnsi="SimSun"/>
        </w:rPr>
        <w:t>二次聚合性质的报表统计类查询。</w:t>
      </w:r>
    </w:p>
    <w:p>
      <w:pPr>
        <w:ind w:left="502"/>
        <w:rPr>
          <w:rFonts w:ascii="SimSun" w:hAnsi="SimSun"/>
        </w:rPr>
      </w:pPr>
      <w:r>
        <w:rPr>
          <w:rFonts w:hint="eastAsia" w:ascii="SimSun" w:hAnsi="SimSun"/>
        </w:rPr>
        <w:t>例如：</w:t>
      </w:r>
    </w:p>
    <w:p>
      <w:pPr>
        <w:ind w:left="480" w:leftChars="200" w:firstLine="420"/>
        <w:rPr>
          <w:rFonts w:ascii="SimSun" w:hAnsi="SimSun"/>
          <w:i/>
          <w:color w:val="984806"/>
        </w:rPr>
      </w:pP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val="en-US" w:eastAsia="zh-CN"/>
        </w:rPr>
      </w:pPr>
      <w:r>
        <w:rPr>
          <w:rFonts w:ascii="Consolas" w:hAnsi="Consolas"/>
          <w:color w:val="333333"/>
          <w:sz w:val="18"/>
          <w:szCs w:val="18"/>
          <w:lang w:val="en-US" w:eastAsia="zh-CN"/>
        </w:rPr>
        <w:t xml:space="preserve">Select count(a.id),b.type,c.name city </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val="en-US" w:eastAsia="zh-CN"/>
        </w:rPr>
      </w:pPr>
      <w:r>
        <w:rPr>
          <w:rFonts w:ascii="Consolas" w:hAnsi="Consolas"/>
          <w:color w:val="333333"/>
          <w:sz w:val="18"/>
          <w:szCs w:val="18"/>
          <w:lang w:val="en-US" w:eastAsia="zh-CN"/>
        </w:rPr>
        <w:t>From room a,room_detail b,city c</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val="en-US" w:eastAsia="zh-CN"/>
        </w:rPr>
      </w:pPr>
      <w:r>
        <w:rPr>
          <w:rFonts w:ascii="Consolas" w:hAnsi="Consolas"/>
          <w:color w:val="333333"/>
          <w:sz w:val="18"/>
          <w:szCs w:val="18"/>
          <w:lang w:val="en-US" w:eastAsia="zh-CN"/>
        </w:rPr>
        <w:t>Where a.id=b.room_id</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val="en-US" w:eastAsia="zh-CN"/>
        </w:rPr>
      </w:pPr>
      <w:r>
        <w:rPr>
          <w:rFonts w:ascii="Consolas" w:hAnsi="Consolas"/>
          <w:color w:val="333333"/>
          <w:sz w:val="18"/>
          <w:szCs w:val="18"/>
          <w:lang w:val="en-US" w:eastAsia="zh-CN"/>
        </w:rPr>
        <w:t xml:space="preserve">  And a.city_id=c.id</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val="en-US" w:eastAsia="zh-CN"/>
        </w:rPr>
      </w:pPr>
      <w:r>
        <w:rPr>
          <w:rFonts w:ascii="Consolas" w:hAnsi="Consolas"/>
          <w:color w:val="333333"/>
          <w:sz w:val="18"/>
          <w:szCs w:val="18"/>
          <w:lang w:val="en-US" w:eastAsia="zh-CN"/>
        </w:rPr>
        <w:t>Group by c.name,b.type</w:t>
      </w:r>
    </w:p>
    <w:p>
      <w:pPr>
        <w:rPr>
          <w:rFonts w:ascii="SimSun" w:hAnsi="SimSun"/>
        </w:rPr>
      </w:pPr>
      <w:r>
        <w:rPr>
          <w:rFonts w:hint="eastAsia" w:ascii="SimSun" w:hAnsi="SimSun"/>
        </w:rPr>
        <w:t>这类查询不建议显示总数，建议只简单显示“上一页”、“下一页”即可。</w:t>
      </w:r>
    </w:p>
    <w:p>
      <w:pPr>
        <w:pStyle w:val="3"/>
        <w:rPr>
          <w:lang w:eastAsia="zh-CN"/>
        </w:rPr>
      </w:pPr>
      <w:bookmarkStart w:id="447" w:name="_Toc283348412"/>
      <w:bookmarkStart w:id="448" w:name="_Toc495785701"/>
      <w:bookmarkStart w:id="449" w:name="_Toc135433049"/>
      <w:bookmarkStart w:id="450" w:name="_Toc1507640854"/>
      <w:bookmarkStart w:id="451" w:name="_Toc640492133"/>
      <w:bookmarkStart w:id="452" w:name="_Toc1253393277"/>
      <w:bookmarkStart w:id="453" w:name="_Toc779455987"/>
      <w:r>
        <w:t>分页插件使用</w:t>
      </w:r>
      <w:bookmarkEnd w:id="447"/>
      <w:bookmarkEnd w:id="448"/>
      <w:bookmarkEnd w:id="449"/>
      <w:bookmarkEnd w:id="450"/>
      <w:bookmarkEnd w:id="451"/>
      <w:bookmarkEnd w:id="452"/>
      <w:bookmarkEnd w:id="453"/>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ascii="Consolas" w:hAnsi="Consolas"/>
          <w:color w:val="333333"/>
          <w:sz w:val="18"/>
          <w:szCs w:val="18"/>
          <w:lang w:eastAsia="zh-CN"/>
        </w:rPr>
        <w:t>public class Page&lt;T&gt; implements Serializable {</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int showCount = 20; // 每页显示记录数</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int totalPage; // 总页数</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int totalResult; // 总记录数</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int currentPage; // 当前页, 从1开始</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int currentResult; // 当前记录起始索引, 从0开始</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boolean needTotal = true;//分页时候需要总页数</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 xml:space="preserve">    private String pageCountSql = "";//分页查询总数sql，外部传入，如果不传，自动生成count sql</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hint="eastAsia" w:ascii="Consolas" w:hAnsi="Consolas"/>
          <w:color w:val="333333"/>
          <w:sz w:val="18"/>
          <w:szCs w:val="18"/>
          <w:lang w:eastAsia="zh-CN"/>
        </w:rPr>
        <w:t>private boolean selfCountSql = false;//分页查询总数sql，外部传入，如果不传，自动生成count sql</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rFonts w:ascii="Consolas" w:hAnsi="Consolas"/>
          <w:color w:val="333333"/>
          <w:sz w:val="18"/>
          <w:szCs w:val="18"/>
          <w:lang w:eastAsia="zh-CN"/>
        </w:rPr>
        <w:t>}</w:t>
      </w:r>
    </w:p>
    <w:p>
      <w:pPr>
        <w:numPr>
          <w:ilvl w:val="0"/>
          <w:numId w:val="43"/>
        </w:numPr>
        <w:rPr>
          <w:rFonts w:ascii="SimSun" w:hAnsi="SimSun"/>
        </w:rPr>
      </w:pPr>
      <w:r>
        <w:rPr>
          <w:rFonts w:hint="eastAsia" w:ascii="SimSun" w:hAnsi="SimSun"/>
        </w:rPr>
        <w:t>如果采用默认的框架自动分页，mybatise mapper 名字需要采用 *selectListPage* 关键字，采用此关键字命名的会自动走分页规则。</w:t>
      </w:r>
    </w:p>
    <w:p>
      <w:pPr>
        <w:numPr>
          <w:ilvl w:val="0"/>
          <w:numId w:val="43"/>
        </w:numPr>
        <w:rPr>
          <w:rFonts w:ascii="SimSun" w:hAnsi="SimSun"/>
        </w:rPr>
      </w:pPr>
      <w:r>
        <w:rPr>
          <w:rFonts w:hint="eastAsia" w:ascii="SimSun" w:hAnsi="SimSun"/>
        </w:rPr>
        <w:t>如果不想自动生成count语句，需要外部自己count语句，selfCountSql 设置为true，</w:t>
      </w:r>
    </w:p>
    <w:p>
      <w:pPr>
        <w:ind w:left="862"/>
        <w:rPr>
          <w:rFonts w:ascii="SimSun" w:hAnsi="SimSun"/>
        </w:rPr>
      </w:pPr>
      <w:r>
        <w:rPr>
          <w:rFonts w:hint="eastAsia" w:ascii="SimSun" w:hAnsi="SimSun"/>
        </w:rPr>
        <w:t>同时需要在mapper的xml文件中有一个与数据mapperid匹配的语句，count 语句规则为业务mapperstateid+“_count”，插件会自动找到自定义count执行。</w:t>
      </w:r>
    </w:p>
    <w:p>
      <w:pPr>
        <w:ind w:left="862"/>
        <w:rPr>
          <w:rFonts w:ascii="SimSun" w:hAnsi="SimSun"/>
        </w:rPr>
      </w:pPr>
      <w:r>
        <w:rPr>
          <w:rFonts w:hint="eastAsia" w:ascii="SimSun" w:hAnsi="SimSun"/>
        </w:rPr>
        <w:t>例如：</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i/>
          <w:color w:val="984806"/>
          <w:lang w:eastAsia="zh-CN"/>
        </w:rPr>
      </w:pPr>
      <w:r>
        <w:rPr>
          <w:i/>
          <w:color w:val="984806"/>
        </w:rPr>
        <w:t>&lt;select id="selectListPageRegRenterDetailByParams_count" resultType="java.lang.Integer"  &gt;</w:t>
      </w:r>
    </w:p>
    <w:p>
      <w:pPr>
        <w:pStyle w:val="18"/>
        <w:pBdr>
          <w:top w:val="single" w:color="CCCCCC" w:sz="4" w:space="8"/>
          <w:left w:val="single" w:color="CCCCCC" w:sz="4" w:space="12"/>
          <w:bottom w:val="single" w:color="CCCCCC" w:sz="4" w:space="8"/>
          <w:right w:val="single" w:color="CCCCCC" w:sz="4" w:space="12"/>
        </w:pBdr>
        <w:shd w:val="clear" w:color="auto" w:fill="FBFAF9"/>
        <w:spacing w:after="336"/>
        <w:ind w:left="502"/>
        <w:rPr>
          <w:rFonts w:ascii="Consolas" w:hAnsi="Consolas"/>
          <w:color w:val="333333"/>
          <w:sz w:val="18"/>
          <w:szCs w:val="18"/>
          <w:lang w:eastAsia="zh-CN"/>
        </w:rPr>
      </w:pPr>
      <w:r>
        <w:rPr>
          <w:i/>
          <w:color w:val="984806"/>
        </w:rPr>
        <w:t>&lt;select id=" selectListPageRegRenterDetailByParams " resultType="com.mogoroom.service.repo.vo.RenterChannelDetail"  &gt;</w:t>
      </w:r>
    </w:p>
    <w:p>
      <w:pPr>
        <w:numPr>
          <w:ilvl w:val="0"/>
          <w:numId w:val="43"/>
        </w:numPr>
        <w:rPr>
          <w:rFonts w:ascii="SimSun" w:hAnsi="SimSun"/>
          <w:i/>
          <w:color w:val="984806"/>
        </w:rPr>
      </w:pPr>
      <w:r>
        <w:rPr>
          <w:rFonts w:hint="eastAsia" w:ascii="SimSun" w:hAnsi="SimSun"/>
        </w:rPr>
        <w:t>如果不想每次都计算count，需要设置</w:t>
      </w:r>
      <w:r>
        <w:rPr>
          <w:rFonts w:hint="eastAsia" w:ascii="SimSun" w:hAnsi="SimSun"/>
          <w:i/>
          <w:color w:val="984806"/>
        </w:rPr>
        <w:t>needTotal 为false；</w:t>
      </w:r>
    </w:p>
    <w:p>
      <w:pPr>
        <w:pStyle w:val="2"/>
        <w:rPr>
          <w:lang w:eastAsia="zh-CN"/>
        </w:rPr>
      </w:pPr>
      <w:r>
        <w:rPr>
          <w:i/>
          <w:color w:val="984806"/>
        </w:rPr>
        <w:br w:type="page"/>
      </w:r>
      <w:bookmarkStart w:id="454" w:name="_Toc1383667852"/>
      <w:bookmarkStart w:id="455" w:name="_Toc1944734102"/>
      <w:bookmarkStart w:id="456" w:name="_Toc110482368"/>
      <w:bookmarkStart w:id="457" w:name="_Toc2102026422"/>
      <w:bookmarkStart w:id="458" w:name="_Toc495785702"/>
      <w:bookmarkStart w:id="459" w:name="_Toc956205030"/>
      <w:bookmarkStart w:id="460" w:name="_Toc1665283699"/>
      <w:r>
        <w:rPr>
          <w:rFonts w:hint="eastAsia"/>
          <w:lang w:eastAsia="zh-CN"/>
        </w:rPr>
        <w:t>业务</w:t>
      </w:r>
      <w:r>
        <w:rPr>
          <w:rFonts w:hint="eastAsia"/>
        </w:rPr>
        <w:t>编码规范</w:t>
      </w:r>
      <w:bookmarkEnd w:id="454"/>
      <w:bookmarkEnd w:id="455"/>
      <w:bookmarkEnd w:id="456"/>
      <w:bookmarkEnd w:id="457"/>
      <w:bookmarkEnd w:id="458"/>
      <w:bookmarkEnd w:id="459"/>
      <w:bookmarkEnd w:id="460"/>
    </w:p>
    <w:p>
      <w:pPr>
        <w:pStyle w:val="18"/>
        <w:pBdr>
          <w:top w:val="single" w:color="CCCCCC" w:sz="4" w:space="8"/>
          <w:left w:val="single" w:color="CCCCCC" w:sz="4" w:space="12"/>
          <w:bottom w:val="single" w:color="CCCCCC" w:sz="4" w:space="8"/>
          <w:right w:val="single" w:color="CCCCCC" w:sz="4" w:space="12"/>
        </w:pBdr>
        <w:shd w:val="clear" w:color="auto" w:fill="FBFAF9"/>
        <w:spacing w:after="336"/>
        <w:rPr>
          <w:rFonts w:ascii="Consolas" w:hAnsi="Consolas"/>
          <w:color w:val="333333"/>
          <w:sz w:val="18"/>
          <w:szCs w:val="18"/>
          <w:lang w:eastAsia="zh-CN"/>
        </w:rPr>
      </w:pPr>
    </w:p>
    <w:p>
      <w:pPr>
        <w:rPr>
          <w:rFonts w:hint="default"/>
        </w:rPr>
      </w:pPr>
      <w:bookmarkStart w:id="461" w:name="_Toc462832244"/>
      <w:r>
        <w:rPr>
          <w:rFonts w:hint="default"/>
        </w:rPr>
        <w:t>1.业务记录的记录范围为，一切操作（读、写、修改、删除）**业务需要做记录**的都要做日志记录。这个表主要服务于业务，服务于最终用户。如果用户需要查看，此处就需要记录。反之则不必，可记录于各his表中。极少数敏感信息的查询，如果需要查询，也可记录于此。</w:t>
      </w:r>
    </w:p>
    <w:p>
      <w:pPr>
        <w:rPr>
          <w:rFonts w:hint="default"/>
        </w:rPr>
      </w:pPr>
      <w:r>
        <w:rPr>
          <w:rFonts w:hint="default"/>
        </w:rPr>
        <w:t>2.记录的业务编码为统一分配，如果新增业务需要申请添加业务编码。</w:t>
      </w:r>
    </w:p>
    <w:p>
      <w:pPr>
        <w:rPr>
          <w:rFonts w:hint="default"/>
        </w:rPr>
      </w:pPr>
      <w:r>
        <w:rPr>
          <w:rFonts w:hint="default"/>
        </w:rPr>
        <w:t>3.业务编码与业务自己的历史记录表需要收集，尽可能的收集完全，形成业务编码与业务日志应收关系表，后续业务新增业务历史表重新分配业务编码与历史表的关系映射。</w:t>
      </w:r>
    </w:p>
    <w:p>
      <w:pPr>
        <w:rPr>
          <w:rFonts w:hint="default"/>
        </w:rPr>
      </w:pPr>
      <w:r>
        <w:rPr>
          <w:rFonts w:hint="default"/>
        </w:rPr>
        <w:t>4.BS查询时候基础服务组提供记录查询接口：</w:t>
      </w:r>
    </w:p>
    <w:p>
      <w:pPr>
        <w:rPr>
          <w:rFonts w:hint="default"/>
        </w:rPr>
      </w:pPr>
      <w:r>
        <w:rPr>
          <w:rFonts w:hint="default"/>
        </w:rPr>
        <w:t xml:space="preserve">    1.默认显示业务变更主记录，查询comm_business_record 业务变更记录，可以根据业务编码及房东，租客公寓等其他业务条件的查询。</w:t>
      </w:r>
    </w:p>
    <w:p>
      <w:pPr>
        <w:rPr>
          <w:rFonts w:hint="default"/>
        </w:rPr>
      </w:pPr>
      <w:r>
        <w:rPr>
          <w:rFonts w:hint="default"/>
        </w:rPr>
        <w:t xml:space="preserve">    2.当选择某一个业务变更记录的时候可以查询具体的业务变更明细。</w:t>
      </w:r>
    </w:p>
    <w:p>
      <w:pPr>
        <w:numPr>
          <w:ilvl w:val="0"/>
          <w:numId w:val="44"/>
        </w:numPr>
        <w:rPr>
          <w:rFonts w:hint="default"/>
        </w:rPr>
      </w:pPr>
      <w:r>
        <w:rPr>
          <w:rFonts w:hint="default"/>
        </w:rPr>
        <w:t>本表适用于蘑菇租房的主体业务群（租房/金融/子账号等）。新的业务群如VIC系统，需单独记录自己的业务记录表。</w:t>
      </w:r>
    </w:p>
    <w:p>
      <w:pPr>
        <w:numPr>
          <w:ilvl w:val="0"/>
          <w:numId w:val="0"/>
        </w:numPr>
        <w:rPr>
          <w:rFonts w:hint="default"/>
        </w:rPr>
      </w:pPr>
    </w:p>
    <w:p>
      <w:pPr>
        <w:numPr>
          <w:ilvl w:val="0"/>
          <w:numId w:val="0"/>
        </w:numPr>
        <w:rPr>
          <w:rFonts w:hint="default"/>
        </w:rPr>
      </w:pPr>
      <w:r>
        <w:rPr>
          <w:rFonts w:hint="default"/>
        </w:rPr>
        <w:t>具体使用方法参见：</w:t>
      </w:r>
    </w:p>
    <w:p>
      <w:pPr>
        <w:numPr>
          <w:ilvl w:val="0"/>
          <w:numId w:val="0"/>
        </w:numPr>
        <w:rPr>
          <w:rFonts w:hint="default"/>
        </w:rPr>
      </w:pPr>
      <w:r>
        <w:rPr>
          <w:rFonts w:hint="default"/>
        </w:rPr>
        <w:fldChar w:fldCharType="begin"/>
      </w:r>
      <w:r>
        <w:rPr>
          <w:rFonts w:hint="default"/>
        </w:rPr>
        <w:instrText xml:space="preserve"> HYPERLINK "http://192.168.60.125:8080/dokuwiki/doku.php?id=业务非读操作记录规范" </w:instrText>
      </w:r>
      <w:r>
        <w:rPr>
          <w:rFonts w:hint="default"/>
        </w:rPr>
        <w:fldChar w:fldCharType="separate"/>
      </w:r>
      <w:r>
        <w:rPr>
          <w:rStyle w:val="32"/>
          <w:rFonts w:hint="default"/>
        </w:rPr>
        <w:t>http://192.168.60.125:8080/dokuwiki/doku.php?id=业务非读操作记录规范</w:t>
      </w:r>
      <w:r>
        <w:rPr>
          <w:rFonts w:hint="default"/>
        </w:rPr>
        <w:fldChar w:fldCharType="end"/>
      </w:r>
    </w:p>
    <w:p>
      <w:pPr>
        <w:numPr>
          <w:ilvl w:val="0"/>
          <w:numId w:val="0"/>
        </w:numPr>
        <w:rPr>
          <w:rFonts w:hint="default"/>
        </w:rPr>
      </w:pPr>
    </w:p>
    <w:p>
      <w:pPr>
        <w:numPr>
          <w:ilvl w:val="0"/>
          <w:numId w:val="0"/>
        </w:numPr>
        <w:rPr>
          <w:rFonts w:hint="default"/>
        </w:rPr>
      </w:pPr>
    </w:p>
    <w:p>
      <w:pPr>
        <w:numPr>
          <w:ilvl w:val="0"/>
          <w:numId w:val="0"/>
        </w:numPr>
        <w:rPr>
          <w:rFonts w:hint="default"/>
        </w:rPr>
        <w:sectPr>
          <w:pgSz w:w="11906" w:h="16838"/>
          <w:pgMar w:top="1440" w:right="1800" w:bottom="1440" w:left="1800" w:header="851" w:footer="992" w:gutter="0"/>
          <w:cols w:space="720" w:num="1"/>
          <w:titlePg/>
          <w:docGrid w:type="lines" w:linePitch="312" w:charSpace="0"/>
        </w:sectPr>
      </w:pPr>
    </w:p>
    <w:p>
      <w:pPr>
        <w:pStyle w:val="2"/>
        <w:rPr>
          <w:rFonts w:ascii="SimSun" w:hAnsi="SimSun"/>
        </w:rPr>
      </w:pPr>
      <w:bookmarkStart w:id="462" w:name="_Toc915311401"/>
      <w:bookmarkStart w:id="463" w:name="_Toc771465170"/>
      <w:bookmarkStart w:id="464" w:name="_Toc688362092"/>
      <w:bookmarkStart w:id="465" w:name="_Toc1823678907"/>
      <w:bookmarkStart w:id="466" w:name="_Toc363230053"/>
      <w:bookmarkStart w:id="467" w:name="_Toc495785706"/>
      <w:bookmarkStart w:id="468" w:name="_Toc42857057"/>
      <w:r>
        <w:rPr>
          <w:rFonts w:hint="eastAsia" w:ascii="SimSun" w:hAnsi="SimSun"/>
        </w:rPr>
        <w:t>分布式锁的使用</w:t>
      </w:r>
      <w:bookmarkEnd w:id="461"/>
      <w:bookmarkEnd w:id="462"/>
      <w:bookmarkEnd w:id="463"/>
      <w:bookmarkEnd w:id="464"/>
      <w:bookmarkEnd w:id="465"/>
      <w:bookmarkEnd w:id="466"/>
      <w:bookmarkEnd w:id="467"/>
      <w:bookmarkEnd w:id="468"/>
    </w:p>
    <w:p>
      <w:pPr>
        <w:ind w:firstLine="420"/>
        <w:rPr>
          <w:rFonts w:hint="eastAsia"/>
        </w:rPr>
      </w:pPr>
      <w:r>
        <w:rPr>
          <w:rFonts w:hint="eastAsia"/>
        </w:rPr>
        <w:t>分布式锁，为重量级锁，只有在单jvm无法控制并发的时候才可以使用，禁止在单jvm内部使用。</w:t>
      </w:r>
    </w:p>
    <w:p>
      <w:pPr>
        <w:ind w:firstLine="420"/>
        <w:rPr>
          <w:rFonts w:hint="eastAsia"/>
        </w:rPr>
      </w:pPr>
    </w:p>
    <w:p>
      <w:pPr>
        <w:ind w:firstLine="0"/>
        <w:rPr>
          <w:rFonts w:hint="default"/>
        </w:rPr>
      </w:pPr>
      <w:r>
        <w:rPr>
          <w:rFonts w:hint="default"/>
        </w:rPr>
        <w:t>具体使用方法参见：</w:t>
      </w:r>
    </w:p>
    <w:p>
      <w:pPr>
        <w:shd w:val="clear" w:color="auto" w:fill="auto"/>
        <w:autoSpaceDE/>
        <w:autoSpaceDN/>
        <w:adjustRightInd/>
        <w:ind w:firstLine="0"/>
        <w:rPr>
          <w:rFonts w:ascii="??" w:hAnsi="??" w:cs="??"/>
          <w:color w:val="000000"/>
          <w:sz w:val="18"/>
          <w:szCs w:val="18"/>
        </w:rPr>
      </w:pPr>
      <w:r>
        <w:rPr>
          <w:rFonts w:hint="default"/>
        </w:rPr>
        <w:fldChar w:fldCharType="begin"/>
      </w:r>
      <w:r>
        <w:rPr>
          <w:rFonts w:hint="default"/>
        </w:rPr>
        <w:instrText xml:space="preserve"> HYPERLINK "http://192.168.60.125:8080/dokuwiki/doku.php?id=分布式锁" </w:instrText>
      </w:r>
      <w:r>
        <w:rPr>
          <w:rFonts w:hint="default"/>
        </w:rPr>
        <w:fldChar w:fldCharType="separate"/>
      </w:r>
      <w:r>
        <w:rPr>
          <w:rStyle w:val="32"/>
          <w:rFonts w:hint="default"/>
        </w:rPr>
        <w:t>http://192.168.60.125:8080/dokuwiki/doku.php?id=分布式锁</w:t>
      </w:r>
      <w:r>
        <w:rPr>
          <w:rFonts w:hint="default"/>
        </w:rPr>
        <w:fldChar w:fldCharType="end"/>
      </w:r>
      <w:r>
        <w:rPr>
          <w:rFonts w:hint="eastAsia" w:ascii="??" w:hAnsi="??" w:cs="??"/>
          <w:color w:val="000000"/>
          <w:sz w:val="18"/>
          <w:szCs w:val="18"/>
        </w:rPr>
        <w:t>}</w:t>
      </w:r>
    </w:p>
    <w:p>
      <w:pPr>
        <w:shd w:val="clear" w:color="auto" w:fill="FFFFFF"/>
        <w:autoSpaceDE w:val="0"/>
        <w:autoSpaceDN w:val="0"/>
        <w:adjustRightInd w:val="0"/>
        <w:rPr>
          <w:rFonts w:ascii="??" w:hAnsi="??" w:cs="??"/>
          <w:color w:val="000000"/>
          <w:sz w:val="18"/>
          <w:szCs w:val="18"/>
        </w:rPr>
        <w:sectPr>
          <w:pgSz w:w="11906" w:h="16838"/>
          <w:pgMar w:top="1440" w:right="1800" w:bottom="1440" w:left="1800" w:header="851" w:footer="992" w:gutter="0"/>
          <w:cols w:space="720" w:num="1"/>
          <w:titlePg/>
          <w:docGrid w:type="lines" w:linePitch="312" w:charSpace="0"/>
        </w:sectPr>
      </w:pPr>
      <w:r>
        <w:rPr>
          <w:rFonts w:hint="eastAsia" w:ascii="??" w:hAnsi="??" w:cs="??"/>
          <w:color w:val="000000"/>
          <w:sz w:val="18"/>
          <w:szCs w:val="18"/>
        </w:rPr>
        <w:t xml:space="preserve">  </w:t>
      </w:r>
    </w:p>
    <w:p>
      <w:pPr>
        <w:pStyle w:val="2"/>
      </w:pPr>
      <w:bookmarkStart w:id="469" w:name="_Toc495785708"/>
      <w:bookmarkStart w:id="470" w:name="_Toc77018637"/>
      <w:bookmarkStart w:id="471" w:name="_Toc507391199"/>
      <w:bookmarkStart w:id="472" w:name="_Toc609080157"/>
      <w:bookmarkStart w:id="473" w:name="_Toc2107768169"/>
      <w:bookmarkStart w:id="474" w:name="_Toc680180763"/>
      <w:bookmarkStart w:id="475" w:name="_Toc503419994"/>
      <w:r>
        <w:rPr>
          <w:rFonts w:hint="eastAsia"/>
        </w:rPr>
        <w:t>数据重复提交</w:t>
      </w:r>
      <w:bookmarkEnd w:id="469"/>
      <w:r>
        <w:rPr>
          <w:rFonts w:hint="default"/>
        </w:rPr>
        <w:t>推荐方案</w:t>
      </w:r>
      <w:bookmarkEnd w:id="470"/>
      <w:bookmarkEnd w:id="471"/>
      <w:bookmarkEnd w:id="472"/>
      <w:bookmarkEnd w:id="473"/>
      <w:bookmarkEnd w:id="474"/>
      <w:bookmarkEnd w:id="475"/>
    </w:p>
    <w:p>
      <w:pPr>
        <w:numPr>
          <w:ilvl w:val="0"/>
          <w:numId w:val="45"/>
        </w:numPr>
        <w:rPr>
          <w:color w:val="FF0000"/>
          <w:lang w:val="zh-CN"/>
        </w:rPr>
      </w:pPr>
      <w:r>
        <w:rPr>
          <w:rFonts w:hint="eastAsia"/>
          <w:color w:val="FF0000"/>
          <w:lang w:val="zh-CN"/>
        </w:rPr>
        <w:t>表单重复提交</w:t>
      </w:r>
    </w:p>
    <w:p>
      <w:pPr>
        <w:ind w:left="360"/>
        <w:rPr>
          <w:lang w:val="zh-CN"/>
        </w:rPr>
      </w:pPr>
      <w:r>
        <w:rPr>
          <w:rFonts w:hint="eastAsia"/>
          <w:lang w:val="zh-CN"/>
        </w:rPr>
        <w:t>设计：</w:t>
      </w:r>
    </w:p>
    <w:p>
      <w:pPr>
        <w:ind w:left="420" w:firstLine="420"/>
        <w:rPr>
          <w:lang w:val="zh-CN"/>
        </w:rPr>
      </w:pPr>
      <w:r>
        <w:rPr>
          <w:rFonts w:hint="eastAsia"/>
          <w:lang w:val="zh-CN"/>
        </w:rPr>
        <w:t>在每次controller或者RESTfull接口访问时候，在当前session或者token中，生成一个随机的时间戳数，然后前端访问当前读对应的更新或者写接口的时候带回后端生成的时间戳，调用完毕后重新刷新界面或者接口获取时间戳；后端判断同一个接口的的重复性，如果同一个接口多次调用时间戳不一致，认为表单或接口重复提交。</w:t>
      </w:r>
    </w:p>
    <w:p/>
    <w:p>
      <w:pPr>
        <w:ind w:left="360"/>
      </w:pPr>
      <w:r>
        <w:rPr>
          <w:rFonts w:hint="eastAsia"/>
        </w:rPr>
        <w:t>后端使用：</w:t>
      </w:r>
    </w:p>
    <w:p>
      <w:pPr>
        <w:shd w:val="clear" w:color="auto" w:fill="FFFFFF"/>
        <w:autoSpaceDE w:val="0"/>
        <w:autoSpaceDN w:val="0"/>
        <w:adjustRightInd w:val="0"/>
        <w:ind w:left="840"/>
        <w:rPr>
          <w:rFonts w:ascii="??" w:hAnsi="??" w:cs="??"/>
          <w:color w:val="000000"/>
          <w:sz w:val="18"/>
          <w:szCs w:val="18"/>
        </w:rPr>
      </w:pPr>
      <w:r>
        <w:rPr>
          <w:rFonts w:ascii="??" w:hAnsi="??" w:cs="??"/>
          <w:color w:val="808000"/>
          <w:sz w:val="18"/>
          <w:szCs w:val="18"/>
        </w:rPr>
        <w:t>@TokenGen</w:t>
      </w:r>
      <w:r>
        <w:rPr>
          <w:rFonts w:ascii="??" w:hAnsi="??" w:cs="??"/>
          <w:color w:val="808000"/>
          <w:sz w:val="18"/>
          <w:szCs w:val="18"/>
        </w:rPr>
        <w:br w:type="textWrapping"/>
      </w:r>
      <w:r>
        <w:rPr>
          <w:rFonts w:ascii="??" w:hAnsi="??" w:cs="??"/>
          <w:b/>
          <w:bCs/>
          <w:color w:val="000080"/>
          <w:sz w:val="18"/>
          <w:szCs w:val="18"/>
        </w:rPr>
        <w:t xml:space="preserve">public </w:t>
      </w:r>
      <w:r>
        <w:rPr>
          <w:rFonts w:ascii="??" w:hAnsi="??" w:cs="??"/>
          <w:color w:val="000000"/>
          <w:sz w:val="18"/>
          <w:szCs w:val="18"/>
        </w:rPr>
        <w:t xml:space="preserve">String tokenInit(HttpServletRequest request) </w:t>
      </w:r>
      <w:r>
        <w:rPr>
          <w:rFonts w:ascii="??" w:hAnsi="??" w:cs="??"/>
          <w:b/>
          <w:bCs/>
          <w:color w:val="000080"/>
          <w:sz w:val="18"/>
          <w:szCs w:val="18"/>
        </w:rPr>
        <w:t xml:space="preserve">throws </w:t>
      </w:r>
      <w:r>
        <w:rPr>
          <w:rFonts w:ascii="??" w:hAnsi="??" w:cs="??"/>
          <w:color w:val="000000"/>
          <w:sz w:val="18"/>
          <w:szCs w:val="18"/>
        </w:rPr>
        <w:t>Exception{</w:t>
      </w:r>
      <w:r>
        <w:rPr>
          <w:rFonts w:ascii="??" w:hAnsi="??" w:cs="??"/>
          <w:color w:val="000000"/>
          <w:sz w:val="18"/>
          <w:szCs w:val="18"/>
        </w:rPr>
        <w:br w:type="textWrapping"/>
      </w:r>
      <w:r>
        <w:rPr>
          <w:rFonts w:ascii="??" w:hAnsi="??" w:cs="??"/>
          <w:color w:val="000000"/>
          <w:sz w:val="18"/>
          <w:szCs w:val="18"/>
        </w:rPr>
        <w:br w:type="textWrapping"/>
      </w:r>
      <w:r>
        <w:rPr>
          <w:rFonts w:ascii="??" w:hAnsi="??" w:cs="??"/>
          <w:color w:val="000000"/>
          <w:sz w:val="18"/>
          <w:szCs w:val="18"/>
        </w:rPr>
        <w:tab/>
      </w:r>
      <w:r>
        <w:rPr>
          <w:rFonts w:ascii="??" w:hAnsi="??" w:cs="??"/>
          <w:color w:val="000000"/>
          <w:sz w:val="18"/>
          <w:szCs w:val="18"/>
        </w:rPr>
        <w:t>request.setAttribute(</w:t>
      </w:r>
      <w:r>
        <w:rPr>
          <w:rFonts w:ascii="??" w:hAnsi="??" w:cs="??"/>
          <w:b/>
          <w:bCs/>
          <w:color w:val="008000"/>
          <w:sz w:val="18"/>
          <w:szCs w:val="18"/>
        </w:rPr>
        <w:t>"time"</w:t>
      </w:r>
      <w:r>
        <w:rPr>
          <w:rFonts w:ascii="??" w:hAnsi="??" w:cs="??"/>
          <w:color w:val="000000"/>
          <w:sz w:val="18"/>
          <w:szCs w:val="18"/>
        </w:rPr>
        <w:t>,</w:t>
      </w:r>
      <w:r>
        <w:rPr>
          <w:rFonts w:ascii="??" w:hAnsi="??" w:cs="??"/>
          <w:b/>
          <w:bCs/>
          <w:color w:val="660E7A"/>
          <w:sz w:val="18"/>
          <w:szCs w:val="18"/>
        </w:rPr>
        <w:t>commonFacadeImpl</w:t>
      </w:r>
      <w:r>
        <w:rPr>
          <w:rFonts w:ascii="??" w:hAnsi="??" w:cs="??"/>
          <w:color w:val="000000"/>
          <w:sz w:val="18"/>
          <w:szCs w:val="18"/>
        </w:rPr>
        <w:t>.now());</w:t>
      </w:r>
      <w:r>
        <w:rPr>
          <w:rFonts w:ascii="??" w:hAnsi="??" w:cs="??"/>
          <w:color w:val="000000"/>
          <w:sz w:val="18"/>
          <w:szCs w:val="18"/>
        </w:rPr>
        <w:br w:type="textWrapping"/>
      </w:r>
      <w:r>
        <w:rPr>
          <w:rFonts w:ascii="??" w:hAnsi="??" w:cs="??"/>
          <w:color w:val="000000"/>
          <w:sz w:val="18"/>
          <w:szCs w:val="18"/>
        </w:rPr>
        <w:br w:type="textWrapping"/>
      </w:r>
      <w:r>
        <w:rPr>
          <w:rFonts w:ascii="??" w:hAnsi="??" w:cs="??"/>
          <w:color w:val="000000"/>
          <w:sz w:val="18"/>
          <w:szCs w:val="18"/>
        </w:rPr>
        <w:tab/>
      </w:r>
      <w:r>
        <w:rPr>
          <w:rFonts w:ascii="??" w:hAnsi="??" w:cs="??"/>
          <w:b/>
          <w:bCs/>
          <w:color w:val="000080"/>
          <w:sz w:val="18"/>
          <w:szCs w:val="18"/>
        </w:rPr>
        <w:t xml:space="preserve">return </w:t>
      </w:r>
      <w:r>
        <w:rPr>
          <w:rFonts w:ascii="??" w:hAnsi="??" w:cs="??"/>
          <w:b/>
          <w:bCs/>
          <w:color w:val="008000"/>
          <w:sz w:val="18"/>
          <w:szCs w:val="18"/>
        </w:rPr>
        <w:t>"/pages/tool/time"</w:t>
      </w:r>
      <w:r>
        <w:rPr>
          <w:rFonts w:ascii="??" w:hAnsi="??" w:cs="??"/>
          <w:color w:val="000000"/>
          <w:sz w:val="18"/>
          <w:szCs w:val="18"/>
        </w:rPr>
        <w:t>;</w:t>
      </w:r>
      <w:r>
        <w:rPr>
          <w:rFonts w:ascii="??" w:hAnsi="??" w:cs="??"/>
          <w:color w:val="000000"/>
          <w:sz w:val="18"/>
          <w:szCs w:val="18"/>
        </w:rPr>
        <w:br w:type="textWrapping"/>
      </w:r>
      <w:r>
        <w:rPr>
          <w:rFonts w:ascii="??" w:hAnsi="??" w:cs="??"/>
          <w:color w:val="000000"/>
          <w:sz w:val="18"/>
          <w:szCs w:val="18"/>
        </w:rPr>
        <w:t>}</w:t>
      </w:r>
      <w:r>
        <w:rPr>
          <w:rFonts w:ascii="??" w:hAnsi="??" w:cs="??"/>
          <w:color w:val="000000"/>
          <w:sz w:val="18"/>
          <w:szCs w:val="18"/>
        </w:rPr>
        <w:br w:type="textWrapping"/>
      </w:r>
      <w:r>
        <w:rPr>
          <w:rFonts w:ascii="??" w:hAnsi="??" w:cs="??"/>
          <w:color w:val="000000"/>
          <w:sz w:val="18"/>
          <w:szCs w:val="18"/>
        </w:rPr>
        <w:br w:type="textWrapping"/>
      </w:r>
      <w:r>
        <w:rPr>
          <w:rFonts w:ascii="??" w:hAnsi="??" w:cs="??"/>
          <w:color w:val="808000"/>
          <w:sz w:val="18"/>
          <w:szCs w:val="18"/>
        </w:rPr>
        <w:t>@RequestMapping</w:t>
      </w:r>
      <w:r>
        <w:rPr>
          <w:rFonts w:ascii="??" w:hAnsi="??" w:cs="??"/>
          <w:color w:val="000000"/>
          <w:sz w:val="18"/>
          <w:szCs w:val="18"/>
        </w:rPr>
        <w:t>(value=</w:t>
      </w:r>
      <w:r>
        <w:rPr>
          <w:rFonts w:ascii="??" w:hAnsi="??" w:cs="??"/>
          <w:b/>
          <w:bCs/>
          <w:color w:val="008000"/>
          <w:sz w:val="18"/>
          <w:szCs w:val="18"/>
        </w:rPr>
        <w:t>"/token/check"</w:t>
      </w:r>
      <w:r>
        <w:rPr>
          <w:rFonts w:ascii="??" w:hAnsi="??" w:cs="??"/>
          <w:color w:val="000000"/>
          <w:sz w:val="18"/>
          <w:szCs w:val="18"/>
        </w:rPr>
        <w:t>)</w:t>
      </w:r>
      <w:r>
        <w:rPr>
          <w:rFonts w:ascii="??" w:hAnsi="??" w:cs="??"/>
          <w:color w:val="000000"/>
          <w:sz w:val="18"/>
          <w:szCs w:val="18"/>
        </w:rPr>
        <w:br w:type="textWrapping"/>
      </w:r>
      <w:r>
        <w:rPr>
          <w:rFonts w:ascii="??" w:hAnsi="??" w:cs="??"/>
          <w:color w:val="808000"/>
          <w:sz w:val="18"/>
          <w:szCs w:val="18"/>
        </w:rPr>
        <w:t>@TokenValid</w:t>
      </w:r>
      <w:r>
        <w:rPr>
          <w:rFonts w:ascii="??" w:hAnsi="??" w:cs="??"/>
          <w:color w:val="808000"/>
          <w:sz w:val="18"/>
          <w:szCs w:val="18"/>
        </w:rPr>
        <w:br w:type="textWrapping"/>
      </w:r>
      <w:r>
        <w:rPr>
          <w:rFonts w:ascii="??" w:hAnsi="??" w:cs="??"/>
          <w:b/>
          <w:bCs/>
          <w:color w:val="000080"/>
          <w:sz w:val="18"/>
          <w:szCs w:val="18"/>
        </w:rPr>
        <w:t xml:space="preserve">public </w:t>
      </w:r>
      <w:r>
        <w:rPr>
          <w:rFonts w:ascii="??" w:hAnsi="??" w:cs="??"/>
          <w:color w:val="000000"/>
          <w:sz w:val="18"/>
          <w:szCs w:val="18"/>
        </w:rPr>
        <w:t xml:space="preserve">String tokenCheck(HttpServletRequest request) </w:t>
      </w:r>
      <w:r>
        <w:rPr>
          <w:rFonts w:ascii="??" w:hAnsi="??" w:cs="??"/>
          <w:b/>
          <w:bCs/>
          <w:color w:val="000080"/>
          <w:sz w:val="18"/>
          <w:szCs w:val="18"/>
        </w:rPr>
        <w:t xml:space="preserve">throws </w:t>
      </w:r>
      <w:r>
        <w:rPr>
          <w:rFonts w:ascii="??" w:hAnsi="??" w:cs="??"/>
          <w:color w:val="000000"/>
          <w:sz w:val="18"/>
          <w:szCs w:val="18"/>
        </w:rPr>
        <w:t>Exception{</w:t>
      </w:r>
      <w:r>
        <w:rPr>
          <w:rFonts w:ascii="??" w:hAnsi="??" w:cs="??"/>
          <w:color w:val="000000"/>
          <w:sz w:val="18"/>
          <w:szCs w:val="18"/>
        </w:rPr>
        <w:br w:type="textWrapping"/>
      </w:r>
      <w:r>
        <w:rPr>
          <w:rFonts w:ascii="??" w:hAnsi="??" w:cs="??"/>
          <w:color w:val="000000"/>
          <w:sz w:val="18"/>
          <w:szCs w:val="18"/>
        </w:rPr>
        <w:tab/>
      </w:r>
      <w:r>
        <w:rPr>
          <w:rFonts w:ascii="??" w:hAnsi="??" w:cs="??"/>
          <w:color w:val="000000"/>
          <w:sz w:val="18"/>
          <w:szCs w:val="18"/>
        </w:rPr>
        <w:br w:type="textWrapping"/>
      </w:r>
      <w:r>
        <w:rPr>
          <w:rFonts w:ascii="??" w:hAnsi="??" w:cs="??"/>
          <w:color w:val="000000"/>
          <w:sz w:val="18"/>
          <w:szCs w:val="18"/>
        </w:rPr>
        <w:tab/>
      </w:r>
      <w:r>
        <w:rPr>
          <w:rFonts w:ascii="??" w:hAnsi="??" w:cs="??"/>
          <w:color w:val="000000"/>
          <w:sz w:val="18"/>
          <w:szCs w:val="18"/>
        </w:rPr>
        <w:t xml:space="preserve"> request.setAttribute(</w:t>
      </w:r>
      <w:r>
        <w:rPr>
          <w:rFonts w:ascii="??" w:hAnsi="??" w:cs="??"/>
          <w:b/>
          <w:bCs/>
          <w:color w:val="008000"/>
          <w:sz w:val="18"/>
          <w:szCs w:val="18"/>
        </w:rPr>
        <w:t>"time"</w:t>
      </w:r>
      <w:r>
        <w:rPr>
          <w:rFonts w:ascii="??" w:hAnsi="??" w:cs="??"/>
          <w:color w:val="000000"/>
          <w:sz w:val="18"/>
          <w:szCs w:val="18"/>
        </w:rPr>
        <w:t>,</w:t>
      </w:r>
      <w:r>
        <w:rPr>
          <w:rFonts w:ascii="??" w:hAnsi="??" w:cs="??"/>
          <w:b/>
          <w:bCs/>
          <w:color w:val="660E7A"/>
          <w:sz w:val="18"/>
          <w:szCs w:val="18"/>
        </w:rPr>
        <w:t>commonFacadeImpl</w:t>
      </w:r>
      <w:r>
        <w:rPr>
          <w:rFonts w:ascii="??" w:hAnsi="??" w:cs="??"/>
          <w:color w:val="000000"/>
          <w:sz w:val="18"/>
          <w:szCs w:val="18"/>
        </w:rPr>
        <w:t>.now());</w:t>
      </w:r>
    </w:p>
    <w:p>
      <w:pPr>
        <w:shd w:val="clear" w:color="auto" w:fill="FFFFFF"/>
        <w:autoSpaceDE w:val="0"/>
        <w:autoSpaceDN w:val="0"/>
        <w:adjustRightInd w:val="0"/>
        <w:ind w:firstLine="1350" w:firstLineChars="750"/>
        <w:rPr>
          <w:rFonts w:ascii="??" w:hAnsi="??" w:cs="??"/>
          <w:sz w:val="18"/>
          <w:szCs w:val="18"/>
        </w:rPr>
      </w:pPr>
      <w:r>
        <w:rPr>
          <w:rFonts w:hint="eastAsia" w:ascii="??" w:hAnsi="??" w:cs="??"/>
          <w:sz w:val="18"/>
          <w:szCs w:val="18"/>
        </w:rPr>
        <w:t>//如果前端想减少获取token的交互次数，需要自己设置token</w:t>
      </w:r>
    </w:p>
    <w:p>
      <w:pPr>
        <w:shd w:val="clear" w:color="auto" w:fill="FFFFFF"/>
        <w:autoSpaceDE w:val="0"/>
        <w:autoSpaceDN w:val="0"/>
        <w:adjustRightInd w:val="0"/>
        <w:ind w:firstLine="1350" w:firstLineChars="750"/>
        <w:rPr>
          <w:rFonts w:ascii="??" w:hAnsi="??" w:cs="??"/>
          <w:color w:val="000000"/>
          <w:sz w:val="18"/>
          <w:szCs w:val="18"/>
        </w:rPr>
      </w:pPr>
      <w:r>
        <w:rPr>
          <w:rFonts w:ascii="??" w:hAnsi="??" w:cs="??"/>
          <w:sz w:val="18"/>
          <w:szCs w:val="18"/>
        </w:rPr>
        <w:t>String formUuid = request.getAttribute(</w:t>
      </w:r>
      <w:r>
        <w:rPr>
          <w:rFonts w:ascii="??" w:hAnsi="??" w:cs="??"/>
          <w:b/>
          <w:bCs/>
          <w:color w:val="008000"/>
          <w:sz w:val="18"/>
          <w:szCs w:val="18"/>
        </w:rPr>
        <w:t>"formUuid"</w:t>
      </w:r>
      <w:r>
        <w:rPr>
          <w:rFonts w:ascii="??" w:hAnsi="??" w:cs="??"/>
          <w:color w:val="000000"/>
          <w:sz w:val="18"/>
          <w:szCs w:val="18"/>
        </w:rPr>
        <w:t>).toString();</w:t>
      </w:r>
    </w:p>
    <w:p>
      <w:pPr>
        <w:shd w:val="clear" w:color="auto" w:fill="FFFFFF"/>
        <w:autoSpaceDE w:val="0"/>
        <w:autoSpaceDN w:val="0"/>
        <w:adjustRightInd w:val="0"/>
        <w:ind w:left="960" w:leftChars="400" w:firstLine="540" w:firstLineChars="300"/>
        <w:rPr>
          <w:rFonts w:ascii="??" w:hAnsi="??" w:cs="??"/>
          <w:color w:val="000000"/>
          <w:sz w:val="18"/>
          <w:szCs w:val="18"/>
        </w:rPr>
      </w:pPr>
      <w:r>
        <w:rPr>
          <w:rFonts w:ascii="??" w:hAnsi="??" w:cs="??"/>
          <w:color w:val="000000"/>
          <w:sz w:val="18"/>
          <w:szCs w:val="18"/>
        </w:rPr>
        <w:t>request.setAttribute(</w:t>
      </w:r>
      <w:r>
        <w:rPr>
          <w:rFonts w:ascii="??" w:hAnsi="??" w:cs="??"/>
          <w:b/>
          <w:bCs/>
          <w:color w:val="008000"/>
          <w:sz w:val="18"/>
          <w:szCs w:val="18"/>
        </w:rPr>
        <w:t>"formUuid</w:t>
      </w:r>
      <w:r>
        <w:rPr>
          <w:rFonts w:ascii="Arial" w:hAnsi="Arial" w:cs="Arial"/>
          <w:color w:val="333333"/>
          <w:sz w:val="18"/>
          <w:szCs w:val="18"/>
          <w:shd w:val="clear" w:color="auto" w:fill="FFFFFF"/>
        </w:rPr>
        <w:t xml:space="preserve"> </w:t>
      </w:r>
      <w:r>
        <w:rPr>
          <w:rFonts w:ascii="??" w:hAnsi="??" w:cs="??"/>
          <w:b/>
          <w:bCs/>
          <w:color w:val="008000"/>
          <w:sz w:val="18"/>
          <w:szCs w:val="18"/>
        </w:rPr>
        <w:t>"</w:t>
      </w:r>
      <w:r>
        <w:rPr>
          <w:rFonts w:ascii="??" w:hAnsi="??" w:cs="??"/>
          <w:color w:val="000000"/>
          <w:sz w:val="18"/>
          <w:szCs w:val="18"/>
        </w:rPr>
        <w:t>,</w:t>
      </w:r>
      <w:r>
        <w:rPr>
          <w:rFonts w:ascii="??" w:hAnsi="??" w:cs="??"/>
          <w:sz w:val="18"/>
          <w:szCs w:val="18"/>
        </w:rPr>
        <w:t xml:space="preserve"> formUuid</w:t>
      </w:r>
      <w:r>
        <w:rPr>
          <w:rFonts w:ascii="??" w:hAnsi="??" w:cs="??"/>
          <w:color w:val="000000"/>
          <w:sz w:val="18"/>
          <w:szCs w:val="18"/>
        </w:rPr>
        <w:t>);</w:t>
      </w:r>
      <w:r>
        <w:rPr>
          <w:rFonts w:ascii="??" w:hAnsi="??" w:cs="??"/>
          <w:color w:val="000000"/>
          <w:sz w:val="18"/>
          <w:szCs w:val="18"/>
        </w:rPr>
        <w:br w:type="textWrapping"/>
      </w:r>
      <w:r>
        <w:rPr>
          <w:rFonts w:ascii="??" w:hAnsi="??" w:cs="??"/>
          <w:color w:val="000000"/>
          <w:sz w:val="18"/>
          <w:szCs w:val="18"/>
        </w:rPr>
        <w:tab/>
      </w:r>
      <w:r>
        <w:rPr>
          <w:rFonts w:ascii="??" w:hAnsi="??" w:cs="??"/>
          <w:color w:val="000000"/>
          <w:sz w:val="18"/>
          <w:szCs w:val="18"/>
        </w:rPr>
        <w:br w:type="textWrapping"/>
      </w:r>
      <w:r>
        <w:rPr>
          <w:rFonts w:ascii="??" w:hAnsi="??" w:cs="??"/>
          <w:color w:val="000000"/>
          <w:sz w:val="18"/>
          <w:szCs w:val="18"/>
        </w:rPr>
        <w:tab/>
      </w:r>
      <w:r>
        <w:rPr>
          <w:rFonts w:ascii="??" w:hAnsi="??" w:cs="??"/>
          <w:b/>
          <w:bCs/>
          <w:color w:val="000080"/>
          <w:sz w:val="18"/>
          <w:szCs w:val="18"/>
        </w:rPr>
        <w:t xml:space="preserve">return </w:t>
      </w:r>
      <w:r>
        <w:rPr>
          <w:rFonts w:ascii="??" w:hAnsi="??" w:cs="??"/>
          <w:b/>
          <w:bCs/>
          <w:color w:val="008000"/>
          <w:sz w:val="18"/>
          <w:szCs w:val="18"/>
        </w:rPr>
        <w:t>"/pages/tool/time"</w:t>
      </w:r>
      <w:r>
        <w:rPr>
          <w:rFonts w:ascii="??" w:hAnsi="??" w:cs="??"/>
          <w:color w:val="000000"/>
          <w:sz w:val="18"/>
          <w:szCs w:val="18"/>
        </w:rPr>
        <w:t>;</w:t>
      </w:r>
      <w:r>
        <w:rPr>
          <w:rFonts w:ascii="??" w:hAnsi="??" w:cs="??"/>
          <w:color w:val="000000"/>
          <w:sz w:val="18"/>
          <w:szCs w:val="18"/>
        </w:rPr>
        <w:br w:type="textWrapping"/>
      </w:r>
      <w:r>
        <w:rPr>
          <w:rFonts w:ascii="??" w:hAnsi="??" w:cs="??"/>
          <w:color w:val="000000"/>
          <w:sz w:val="18"/>
          <w:szCs w:val="18"/>
        </w:rPr>
        <w:t>}</w:t>
      </w:r>
    </w:p>
    <w:p>
      <w:pPr>
        <w:ind w:left="420" w:firstLine="420"/>
      </w:pPr>
      <w:r>
        <w:rPr>
          <w:rFonts w:hint="eastAsia"/>
        </w:rPr>
        <w:t>如上面例子，在一个接口初始化的时候，添加校验token的注解，然后在需要做重复校验的接口添加校验注释，如果框架判断重复会报错，请求无法处理。</w:t>
      </w:r>
    </w:p>
    <w:p>
      <w:pPr>
        <w:ind w:left="360"/>
      </w:pPr>
    </w:p>
    <w:p>
      <w:pPr>
        <w:ind w:left="360"/>
      </w:pPr>
      <w:r>
        <w:rPr>
          <w:rFonts w:hint="eastAsia"/>
        </w:rPr>
        <w:t>前端使用：</w:t>
      </w:r>
    </w:p>
    <w:p>
      <w:pPr>
        <w:numPr>
          <w:ilvl w:val="3"/>
          <w:numId w:val="46"/>
        </w:numPr>
      </w:pPr>
      <w:r>
        <w:rPr>
          <w:rFonts w:hint="eastAsia"/>
        </w:rPr>
        <w:t>前端在一个界面打开的时候，设置一个隐藏域保存token，例如：</w:t>
      </w:r>
    </w:p>
    <w:p>
      <w:pPr>
        <w:shd w:val="clear" w:color="auto" w:fill="FFFFFF"/>
        <w:autoSpaceDE w:val="0"/>
        <w:autoSpaceDN w:val="0"/>
        <w:adjustRightInd w:val="0"/>
        <w:ind w:left="394" w:leftChars="164" w:firstLine="1047" w:firstLineChars="582"/>
        <w:rPr>
          <w:rFonts w:ascii="??" w:hAnsi="??" w:cs="??"/>
          <w:b/>
          <w:bCs/>
          <w:color w:val="008000"/>
          <w:sz w:val="18"/>
          <w:szCs w:val="18"/>
        </w:rPr>
      </w:pPr>
      <w:r>
        <w:rPr>
          <w:rFonts w:ascii="Arial" w:hAnsi="Arial" w:cs="Arial"/>
          <w:color w:val="333333"/>
          <w:sz w:val="18"/>
          <w:szCs w:val="18"/>
          <w:shd w:val="clear" w:color="auto" w:fill="FFFFFF"/>
        </w:rPr>
        <w:t>&lt;input type="hidden" name="</w:t>
      </w:r>
      <w:r>
        <w:rPr>
          <w:rFonts w:ascii="??" w:hAnsi="??" w:cs="??"/>
          <w:b/>
          <w:bCs/>
          <w:color w:val="008000"/>
          <w:sz w:val="18"/>
          <w:szCs w:val="18"/>
        </w:rPr>
        <w:t xml:space="preserve"> formUuid</w:t>
      </w:r>
      <w:r>
        <w:rPr>
          <w:rFonts w:ascii="Arial" w:hAnsi="Arial" w:cs="Arial"/>
          <w:color w:val="333333"/>
          <w:sz w:val="18"/>
          <w:szCs w:val="18"/>
          <w:shd w:val="clear" w:color="auto" w:fill="FFFFFF"/>
        </w:rPr>
        <w:t xml:space="preserve"> " value="</w:t>
      </w:r>
      <w:r>
        <w:rPr>
          <w:rFonts w:hint="eastAsia" w:ascii="Arial" w:hAnsi="Arial" w:cs="Arial"/>
          <w:color w:val="333333"/>
          <w:sz w:val="18"/>
          <w:szCs w:val="18"/>
          <w:shd w:val="clear" w:color="auto" w:fill="FFFFFF"/>
        </w:rPr>
        <w:t>${</w:t>
      </w:r>
      <w:r>
        <w:rPr>
          <w:rFonts w:ascii="??" w:hAnsi="??" w:cs="??"/>
          <w:b/>
          <w:bCs/>
          <w:color w:val="008000"/>
          <w:sz w:val="18"/>
          <w:szCs w:val="18"/>
        </w:rPr>
        <w:t xml:space="preserve"> formUuid</w:t>
      </w:r>
      <w:r>
        <w:rPr>
          <w:rFonts w:ascii="Arial" w:hAnsi="Arial" w:cs="Arial"/>
          <w:color w:val="333333"/>
          <w:sz w:val="18"/>
          <w:szCs w:val="18"/>
          <w:shd w:val="clear" w:color="auto" w:fill="FFFFFF"/>
        </w:rPr>
        <w:t xml:space="preserve"> </w:t>
      </w:r>
      <w:r>
        <w:rPr>
          <w:rFonts w:hint="eastAsia" w:ascii="Arial" w:hAnsi="Arial" w:cs="Arial"/>
          <w:color w:val="333333"/>
          <w:sz w:val="18"/>
          <w:szCs w:val="18"/>
          <w:shd w:val="clear" w:color="auto" w:fill="FFFFFF"/>
        </w:rPr>
        <w:t>}</w:t>
      </w:r>
      <w:r>
        <w:rPr>
          <w:rFonts w:ascii="Arial" w:hAnsi="Arial" w:cs="Arial"/>
          <w:color w:val="333333"/>
          <w:sz w:val="18"/>
          <w:szCs w:val="18"/>
          <w:shd w:val="clear" w:color="auto" w:fill="FFFFFF"/>
        </w:rPr>
        <w:t>"&gt;</w:t>
      </w:r>
    </w:p>
    <w:p>
      <w:pPr>
        <w:numPr>
          <w:ilvl w:val="3"/>
          <w:numId w:val="46"/>
        </w:numPr>
      </w:pPr>
      <w:r>
        <w:rPr>
          <w:rFonts w:hint="eastAsia"/>
        </w:rPr>
        <w:t>在请求的时候再把参数带回：例如</w:t>
      </w:r>
    </w:p>
    <w:p>
      <w:pPr>
        <w:ind w:left="1680"/>
      </w:pPr>
      <w:r>
        <w:t>X</w:t>
      </w:r>
      <w:r>
        <w:rPr>
          <w:rFonts w:hint="eastAsia"/>
        </w:rPr>
        <w:t>xx?</w:t>
      </w:r>
      <w:r>
        <w:t>formUuid=e3efa635-2af4-487c-9c51-3d35b3e7675b</w:t>
      </w:r>
    </w:p>
    <w:p>
      <w:pPr>
        <w:ind w:left="360"/>
      </w:pPr>
      <w:r>
        <w:rPr>
          <w:rFonts w:hint="eastAsia"/>
        </w:rPr>
        <w:t xml:space="preserve">   </w:t>
      </w:r>
    </w:p>
    <w:p>
      <w:pPr>
        <w:numPr>
          <w:ilvl w:val="0"/>
          <w:numId w:val="45"/>
        </w:numPr>
        <w:rPr>
          <w:lang w:val="zh-CN"/>
        </w:rPr>
      </w:pPr>
      <w:r>
        <w:rPr>
          <w:rFonts w:hint="eastAsia"/>
          <w:lang w:val="zh-CN"/>
        </w:rPr>
        <w:t>高并发排队</w:t>
      </w:r>
    </w:p>
    <w:p>
      <w:pPr>
        <w:shd w:val="clear" w:color="auto" w:fill="FFFFFF"/>
        <w:spacing w:line="285" w:lineRule="atLeast"/>
        <w:ind w:left="410" w:leftChars="171" w:firstLine="549" w:firstLineChars="229"/>
      </w:pPr>
      <w:r>
        <w:rPr>
          <w:rFonts w:hint="eastAsia"/>
        </w:rPr>
        <w:t>如果是存在线程不安全，需要做并发控制的方法，需要加java的锁同步synchronized，如果涉及分布式调用的需要加分布式锁zookeeper锁，并且由于数据库隔离级别默认为可重复读，需要将锁加载事务外部，禁止在事务内部加锁。</w:t>
      </w:r>
    </w:p>
    <w:p>
      <w:pPr>
        <w:shd w:val="clear" w:color="auto" w:fill="FFFFFF"/>
        <w:spacing w:line="285" w:lineRule="atLeast"/>
        <w:ind w:left="410" w:leftChars="171"/>
      </w:pPr>
      <w:r>
        <w:rPr>
          <w:rFonts w:hint="eastAsia"/>
        </w:rPr>
        <w:t>实现：框架提供统一zookeeper锁机制,具体查询锁的使用。</w:t>
      </w:r>
    </w:p>
    <w:p>
      <w:pPr>
        <w:ind w:left="360"/>
        <w:rPr>
          <w:lang w:val="zh-CN"/>
        </w:rPr>
      </w:pPr>
    </w:p>
    <w:p>
      <w:pPr>
        <w:numPr>
          <w:ilvl w:val="0"/>
          <w:numId w:val="45"/>
        </w:numPr>
        <w:rPr>
          <w:lang w:val="zh-CN"/>
        </w:rPr>
      </w:pPr>
      <w:r>
        <w:rPr>
          <w:rFonts w:hint="eastAsia"/>
          <w:lang w:val="zh-CN"/>
        </w:rPr>
        <w:t>数据版本号</w:t>
      </w:r>
    </w:p>
    <w:p>
      <w:pPr>
        <w:shd w:val="clear" w:color="auto" w:fill="FFFFFF"/>
        <w:spacing w:line="285" w:lineRule="atLeast"/>
        <w:ind w:left="410" w:leftChars="171" w:firstLine="549" w:firstLineChars="229"/>
      </w:pPr>
      <w:r>
        <w:rPr>
          <w:rFonts w:hint="eastAsia"/>
        </w:rPr>
        <w:t> 涉及金额或者重要数据的表，需要对记录加业务版本号，添加方式为，在业务表比如余额表添加版本号字段version，默认值为1，如果当期记录做了修改，需要更新version版本字段为累加，即：version=version+1；如果不同的业务端，或者由于重复提交获取到相同的version，去updae数据，这时候，程序判断版本一致，认为非法操作。</w:t>
      </w:r>
    </w:p>
    <w:p>
      <w:pPr>
        <w:shd w:val="clear" w:color="auto" w:fill="FFFFFF"/>
        <w:spacing w:line="285" w:lineRule="atLeast"/>
        <w:ind w:left="410" w:leftChars="171" w:firstLine="549" w:firstLineChars="229"/>
      </w:pPr>
      <w:r>
        <w:rPr>
          <w:rFonts w:hint="eastAsia"/>
        </w:rPr>
        <w:t>   例如：</w:t>
      </w:r>
    </w:p>
    <w:p>
      <w:pPr>
        <w:shd w:val="clear" w:color="auto" w:fill="FFFFFF"/>
        <w:spacing w:line="285" w:lineRule="atLeast"/>
        <w:ind w:left="410" w:leftChars="171" w:firstLine="549" w:firstLineChars="229"/>
      </w:pPr>
      <w:r>
        <w:rPr>
          <w:rFonts w:hint="eastAsia"/>
        </w:rPr>
        <w:t>      select xxx,version from account where id=1;</w:t>
      </w:r>
    </w:p>
    <w:p>
      <w:pPr>
        <w:shd w:val="clear" w:color="auto" w:fill="FFFFFF"/>
        <w:spacing w:line="285" w:lineRule="atLeast"/>
        <w:ind w:left="410" w:leftChars="171" w:firstLine="549" w:firstLineChars="229"/>
      </w:pPr>
      <w:r>
        <w:rPr>
          <w:rFonts w:hint="eastAsia"/>
        </w:rPr>
        <w:t>      结果为：id=1,version=1,balance=100;</w:t>
      </w:r>
    </w:p>
    <w:p>
      <w:pPr>
        <w:shd w:val="clear" w:color="auto" w:fill="FFFFFF"/>
        <w:spacing w:line="285" w:lineRule="atLeast"/>
        <w:ind w:left="410" w:leftChars="171" w:firstLine="549" w:firstLineChars="229"/>
      </w:pPr>
    </w:p>
    <w:p>
      <w:pPr>
        <w:shd w:val="clear" w:color="auto" w:fill="FFFFFF"/>
        <w:spacing w:line="285" w:lineRule="atLeast"/>
        <w:ind w:left="410" w:leftChars="171" w:firstLine="549" w:firstLineChars="229"/>
      </w:pPr>
      <w:r>
        <w:rPr>
          <w:rFonts w:hint="eastAsia"/>
        </w:rPr>
        <w:t>     执行：</w:t>
      </w:r>
    </w:p>
    <w:p>
      <w:pPr>
        <w:shd w:val="clear" w:color="auto" w:fill="FFFFFF"/>
        <w:spacing w:line="285" w:lineRule="atLeast"/>
        <w:ind w:left="410" w:leftChars="171" w:firstLine="549" w:firstLineChars="229"/>
      </w:pPr>
      <w:r>
        <w:rPr>
          <w:rFonts w:hint="eastAsia"/>
        </w:rPr>
        <w:t>         a. 事务外部（由于数据库可重复读，查询必须在事务外部）</w:t>
      </w:r>
    </w:p>
    <w:p>
      <w:pPr>
        <w:shd w:val="clear" w:color="auto" w:fill="FFFFFF"/>
        <w:spacing w:line="285" w:lineRule="atLeast"/>
        <w:ind w:left="410" w:leftChars="171" w:firstLine="549" w:firstLineChars="229"/>
      </w:pPr>
      <w:r>
        <w:rPr>
          <w:rFonts w:hint="eastAsia"/>
        </w:rPr>
        <w:t>          select xxx,version from account where id=1 and version=1;</w:t>
      </w:r>
    </w:p>
    <w:p>
      <w:pPr>
        <w:shd w:val="clear" w:color="auto" w:fill="FFFFFF"/>
        <w:spacing w:line="285" w:lineRule="atLeast"/>
        <w:ind w:left="410" w:leftChars="171" w:firstLine="549" w:firstLineChars="229"/>
      </w:pPr>
      <w:r>
        <w:rPr>
          <w:rFonts w:hint="eastAsia"/>
        </w:rPr>
        <w:t>          如果没有查询到数据认为数据版本不一致被修改。</w:t>
      </w:r>
    </w:p>
    <w:p>
      <w:pPr>
        <w:shd w:val="clear" w:color="auto" w:fill="FFFFFF"/>
        <w:spacing w:line="285" w:lineRule="atLeast"/>
        <w:ind w:left="410" w:leftChars="171" w:firstLine="549" w:firstLineChars="229"/>
      </w:pPr>
    </w:p>
    <w:p>
      <w:pPr>
        <w:shd w:val="clear" w:color="auto" w:fill="FFFFFF"/>
        <w:spacing w:line="285" w:lineRule="atLeast"/>
        <w:ind w:left="410" w:leftChars="171" w:firstLine="549" w:firstLineChars="229"/>
      </w:pPr>
      <w:r>
        <w:rPr>
          <w:rFonts w:hint="eastAsia"/>
        </w:rPr>
        <w:t>        b. update account set balance=100+1 where id=100 and version=1 and balance=100;</w:t>
      </w:r>
    </w:p>
    <w:p>
      <w:pPr>
        <w:shd w:val="clear" w:color="auto" w:fill="FFFFFF"/>
        <w:spacing w:line="285" w:lineRule="atLeast"/>
        <w:ind w:left="410" w:leftChars="171" w:firstLine="549" w:firstLineChars="229"/>
      </w:pPr>
      <w:r>
        <w:rPr>
          <w:rFonts w:hint="eastAsia"/>
        </w:rPr>
        <w:t>         如果jdbc 返回影响的行数为0，认为version改变，重复操作或者数据被第修改。</w:t>
      </w:r>
    </w:p>
    <w:p>
      <w:pPr>
        <w:shd w:val="clear" w:color="auto" w:fill="FFFFFF"/>
        <w:spacing w:line="285" w:lineRule="atLeast"/>
        <w:ind w:left="410" w:leftChars="171" w:firstLine="549" w:firstLineChars="229"/>
      </w:pPr>
      <w:r>
        <w:rPr>
          <w:rFonts w:hint="eastAsia"/>
        </w:rPr>
        <w:t>或者：</w:t>
      </w:r>
    </w:p>
    <w:p>
      <w:pPr>
        <w:shd w:val="clear" w:color="auto" w:fill="FFFFFF"/>
        <w:spacing w:line="285" w:lineRule="atLeast"/>
        <w:ind w:left="410" w:leftChars="171" w:firstLine="549" w:firstLineChars="229"/>
      </w:pPr>
      <w:r>
        <w:rPr>
          <w:rFonts w:hint="eastAsia"/>
        </w:rPr>
        <w:t>update account set balance=100+1 where id=100 and version=1 and balance=100 and version=1; ;</w:t>
      </w:r>
    </w:p>
    <w:p>
      <w:pPr>
        <w:shd w:val="clear" w:color="auto" w:fill="FFFFFF"/>
        <w:spacing w:line="285" w:lineRule="atLeast"/>
        <w:ind w:left="410" w:leftChars="171" w:firstLine="549" w:firstLineChars="229"/>
      </w:pPr>
      <w:r>
        <w:rPr>
          <w:rFonts w:hint="eastAsia"/>
        </w:rPr>
        <w:t>         如果jdbc 返回影响的行数为0，认为version改变，重复操作或者数据被第修改。</w:t>
      </w:r>
    </w:p>
    <w:p>
      <w:pPr>
        <w:shd w:val="clear" w:color="auto" w:fill="FFFFFF"/>
        <w:spacing w:line="285" w:lineRule="atLeast"/>
        <w:ind w:left="410" w:leftChars="171" w:firstLine="549" w:firstLineChars="229"/>
      </w:pPr>
    </w:p>
    <w:p>
      <w:pPr>
        <w:shd w:val="clear" w:color="auto" w:fill="FFFFFF"/>
        <w:spacing w:line="285" w:lineRule="atLeast"/>
        <w:ind w:left="410" w:leftChars="171" w:firstLine="549" w:firstLineChars="229"/>
        <w:sectPr>
          <w:pgSz w:w="11906" w:h="16838"/>
          <w:pgMar w:top="1440" w:right="1800" w:bottom="1440" w:left="1800" w:header="851" w:footer="992" w:gutter="0"/>
          <w:cols w:space="720" w:num="1"/>
          <w:titlePg/>
          <w:docGrid w:type="lines" w:linePitch="312" w:charSpace="0"/>
        </w:sectPr>
      </w:pPr>
      <w:r>
        <w:rPr>
          <w:rFonts w:hint="eastAsia"/>
        </w:rPr>
        <w:t>实现：业务表添加版本字段，自己控制</w:t>
      </w:r>
    </w:p>
    <w:p>
      <w:pPr>
        <w:pStyle w:val="2"/>
        <w:rPr>
          <w:rFonts w:ascii="SimSun" w:hAnsi="SimSun"/>
          <w:lang w:eastAsia="zh-CN"/>
        </w:rPr>
      </w:pPr>
      <w:bookmarkStart w:id="476" w:name="_Toc938355899"/>
      <w:bookmarkStart w:id="477" w:name="_Toc1576794104"/>
      <w:bookmarkStart w:id="478" w:name="_Toc495785709"/>
      <w:bookmarkStart w:id="479" w:name="_Toc913292183"/>
      <w:bookmarkStart w:id="480" w:name="_Toc1719735612"/>
      <w:bookmarkStart w:id="481" w:name="_Toc819686389"/>
      <w:bookmarkStart w:id="482" w:name="_Toc287476101"/>
      <w:r>
        <w:rPr>
          <w:rFonts w:hint="eastAsia" w:ascii="SimSun" w:hAnsi="SimSun"/>
          <w:lang w:eastAsia="zh-CN"/>
        </w:rPr>
        <w:t>读写分离</w:t>
      </w:r>
      <w:bookmarkEnd w:id="476"/>
      <w:bookmarkEnd w:id="477"/>
      <w:bookmarkEnd w:id="478"/>
      <w:bookmarkEnd w:id="479"/>
      <w:bookmarkEnd w:id="480"/>
      <w:bookmarkEnd w:id="481"/>
      <w:bookmarkEnd w:id="482"/>
    </w:p>
    <w:p>
      <w:r>
        <w:rPr>
          <w:rFonts w:hint="eastAsia"/>
        </w:rPr>
        <w:t>手工方式：</w:t>
      </w:r>
    </w:p>
    <w:p>
      <w:r>
        <w:rPr>
          <w:rFonts w:hint="eastAsia"/>
        </w:rPr>
        <w:t xml:space="preserve">   在需要读写分离的上层，一般是dao层（禁止加在controller及</w:t>
      </w:r>
      <w:r>
        <w:t>façade</w:t>
      </w:r>
      <w:r>
        <w:rPr>
          <w:rFonts w:hint="eastAsia"/>
        </w:rPr>
        <w:t>切换），比如dao的入口：</w:t>
      </w:r>
    </w:p>
    <w:p>
      <w:pPr>
        <w:shd w:val="clear" w:color="auto" w:fill="FFFFFF"/>
        <w:autoSpaceDE w:val="0"/>
        <w:autoSpaceDN w:val="0"/>
        <w:adjustRightInd w:val="0"/>
        <w:ind w:left="240" w:leftChars="100"/>
        <w:rPr>
          <w:rFonts w:ascii="??" w:hAnsi="??" w:cs="??"/>
          <w:color w:val="808000"/>
          <w:sz w:val="18"/>
          <w:szCs w:val="18"/>
        </w:rPr>
      </w:pPr>
    </w:p>
    <w:p>
      <w:pPr>
        <w:shd w:val="clear" w:color="auto" w:fill="FFFFFF"/>
        <w:autoSpaceDE w:val="0"/>
        <w:autoSpaceDN w:val="0"/>
        <w:adjustRightInd w:val="0"/>
        <w:ind w:left="240" w:leftChars="100"/>
        <w:rPr>
          <w:rFonts w:ascii="??" w:hAnsi="??" w:cs="??"/>
          <w:color w:val="808000"/>
          <w:sz w:val="18"/>
          <w:szCs w:val="18"/>
        </w:rPr>
      </w:pPr>
      <w:r>
        <w:rPr>
          <w:rFonts w:ascii="??" w:hAnsi="??" w:cs="??"/>
          <w:color w:val="808000"/>
          <w:sz w:val="18"/>
          <w:szCs w:val="18"/>
        </w:rPr>
        <w:t>i</w:t>
      </w:r>
      <w:r>
        <w:rPr>
          <w:rFonts w:hint="eastAsia" w:ascii="??" w:hAnsi="??" w:cs="??"/>
          <w:color w:val="808000"/>
          <w:sz w:val="18"/>
          <w:szCs w:val="18"/>
        </w:rPr>
        <w:t xml:space="preserve">mport </w:t>
      </w:r>
      <w:r>
        <w:rPr>
          <w:rFonts w:ascii="??" w:hAnsi="??" w:cs="??"/>
          <w:color w:val="808000"/>
          <w:sz w:val="18"/>
          <w:szCs w:val="18"/>
        </w:rPr>
        <w:t>com.mogoroom.facade.system.DataSourceContextHolder</w:t>
      </w:r>
    </w:p>
    <w:p/>
    <w:p>
      <w:pPr>
        <w:shd w:val="clear" w:color="auto" w:fill="FFFFFF"/>
        <w:autoSpaceDE w:val="0"/>
        <w:autoSpaceDN w:val="0"/>
        <w:adjustRightInd w:val="0"/>
        <w:ind w:left="240" w:leftChars="100"/>
        <w:rPr>
          <w:rFonts w:ascii="??" w:hAnsi="??" w:cs="??"/>
          <w:color w:val="808000"/>
          <w:sz w:val="18"/>
          <w:szCs w:val="18"/>
        </w:rPr>
      </w:pPr>
      <w:r>
        <w:rPr>
          <w:rFonts w:ascii="??" w:hAnsi="??" w:cs="??"/>
          <w:color w:val="808000"/>
          <w:sz w:val="18"/>
          <w:szCs w:val="18"/>
        </w:rPr>
        <w:t>DataSourceContextHolder.setDbType(balance.balance());</w:t>
      </w:r>
    </w:p>
    <w:p>
      <w:pPr>
        <w:ind w:left="240" w:leftChars="100"/>
        <w:rPr>
          <w:rFonts w:ascii="??" w:hAnsi="??" w:cs="??"/>
          <w:color w:val="808000"/>
          <w:sz w:val="18"/>
          <w:szCs w:val="18"/>
        </w:rPr>
      </w:pPr>
      <w:r>
        <w:rPr>
          <w:rFonts w:hint="eastAsia" w:ascii="??" w:hAnsi="??" w:cs="??"/>
          <w:color w:val="808000"/>
          <w:sz w:val="18"/>
          <w:szCs w:val="18"/>
        </w:rPr>
        <w:t>业务操作xxx</w:t>
      </w:r>
    </w:p>
    <w:p>
      <w:pPr>
        <w:shd w:val="clear" w:color="auto" w:fill="FFFFFF"/>
        <w:autoSpaceDE w:val="0"/>
        <w:autoSpaceDN w:val="0"/>
        <w:adjustRightInd w:val="0"/>
        <w:ind w:left="240" w:leftChars="100"/>
        <w:rPr>
          <w:rFonts w:ascii="??" w:hAnsi="??" w:cs="??"/>
          <w:color w:val="808000"/>
          <w:sz w:val="18"/>
          <w:szCs w:val="18"/>
        </w:rPr>
      </w:pPr>
      <w:r>
        <w:rPr>
          <w:rFonts w:ascii="??" w:hAnsi="??" w:cs="??"/>
          <w:color w:val="808000"/>
          <w:sz w:val="18"/>
          <w:szCs w:val="18"/>
        </w:rPr>
        <w:t>DataSourceContextHolder.setDbType</w:t>
      </w:r>
      <w:r>
        <w:rPr>
          <w:rFonts w:hint="eastAsia" w:ascii="??" w:hAnsi="??" w:cs="??"/>
          <w:color w:val="808000"/>
          <w:sz w:val="18"/>
          <w:szCs w:val="18"/>
        </w:rPr>
        <w:t>.</w:t>
      </w:r>
      <w:r>
        <w:rPr>
          <w:rFonts w:ascii="??" w:hAnsi="??" w:cs="??"/>
          <w:color w:val="808000"/>
          <w:sz w:val="18"/>
          <w:szCs w:val="18"/>
        </w:rPr>
        <w:t xml:space="preserve"> clearDbType</w:t>
      </w:r>
      <w:r>
        <w:rPr>
          <w:rFonts w:hint="eastAsia" w:ascii="??" w:hAnsi="??" w:cs="??"/>
          <w:color w:val="808000"/>
          <w:sz w:val="18"/>
          <w:szCs w:val="18"/>
        </w:rPr>
        <w:t>(</w:t>
      </w:r>
      <w:r>
        <w:rPr>
          <w:rFonts w:ascii="??" w:hAnsi="??" w:cs="??"/>
          <w:color w:val="808000"/>
          <w:sz w:val="18"/>
          <w:szCs w:val="18"/>
        </w:rPr>
        <w:t>);</w:t>
      </w:r>
    </w:p>
    <w:p>
      <w:pPr>
        <w:ind w:left="240" w:leftChars="100"/>
      </w:pPr>
      <w:r>
        <w:rPr>
          <w:rFonts w:hint="eastAsia" w:ascii="??" w:hAnsi="??" w:cs="??"/>
          <w:color w:val="808000"/>
          <w:sz w:val="18"/>
          <w:szCs w:val="18"/>
        </w:rPr>
        <w:t xml:space="preserve">   </w:t>
      </w:r>
      <w:r>
        <w:rPr>
          <w:rFonts w:hint="eastAsia"/>
        </w:rPr>
        <w:t xml:space="preserve"> </w:t>
      </w:r>
    </w:p>
    <w:p>
      <w:r>
        <w:rPr>
          <w:rFonts w:hint="eastAsia"/>
        </w:rPr>
        <w:t>注释方式：</w:t>
      </w:r>
    </w:p>
    <w:p>
      <w:pPr>
        <w:ind w:left="240" w:leftChars="100"/>
        <w:rPr>
          <w:rFonts w:ascii="??" w:hAnsi="??" w:cs="??"/>
          <w:color w:val="000000"/>
          <w:sz w:val="18"/>
          <w:szCs w:val="18"/>
        </w:rPr>
      </w:pPr>
      <w:r>
        <w:rPr>
          <w:rFonts w:ascii="??" w:hAnsi="??" w:cs="??"/>
          <w:color w:val="808000"/>
          <w:sz w:val="18"/>
          <w:szCs w:val="18"/>
        </w:rPr>
        <w:t>@ReadBalance</w:t>
      </w:r>
      <w:r>
        <w:rPr>
          <w:rFonts w:ascii="??" w:hAnsi="??" w:cs="??"/>
          <w:color w:val="000000"/>
          <w:sz w:val="18"/>
          <w:szCs w:val="18"/>
        </w:rPr>
        <w:t>(balance=</w:t>
      </w:r>
      <w:r>
        <w:rPr>
          <w:rFonts w:ascii="??" w:hAnsi="??" w:cs="??"/>
          <w:b/>
          <w:bCs/>
          <w:color w:val="008000"/>
          <w:sz w:val="18"/>
          <w:szCs w:val="18"/>
        </w:rPr>
        <w:t>"ds_se"</w:t>
      </w:r>
      <w:r>
        <w:rPr>
          <w:rFonts w:ascii="??" w:hAnsi="??" w:cs="??"/>
          <w:color w:val="000000"/>
          <w:sz w:val="18"/>
          <w:szCs w:val="18"/>
        </w:rPr>
        <w:t>,desc=</w:t>
      </w:r>
      <w:r>
        <w:rPr>
          <w:rFonts w:ascii="??" w:hAnsi="??" w:cs="??"/>
          <w:b/>
          <w:bCs/>
          <w:color w:val="008000"/>
          <w:sz w:val="18"/>
          <w:szCs w:val="18"/>
        </w:rPr>
        <w:t>"从库"</w:t>
      </w:r>
      <w:r>
        <w:rPr>
          <w:rFonts w:ascii="??" w:hAnsi="??" w:cs="??"/>
          <w:color w:val="000000"/>
          <w:sz w:val="18"/>
          <w:szCs w:val="18"/>
        </w:rPr>
        <w:t>)</w:t>
      </w:r>
      <w:r>
        <w:rPr>
          <w:rFonts w:ascii="??" w:hAnsi="??" w:cs="??"/>
          <w:color w:val="000000"/>
          <w:sz w:val="18"/>
          <w:szCs w:val="18"/>
        </w:rPr>
        <w:br w:type="textWrapping"/>
      </w:r>
      <w:r>
        <w:rPr>
          <w:rFonts w:ascii="??" w:hAnsi="??" w:cs="??"/>
          <w:color w:val="808000"/>
          <w:sz w:val="18"/>
          <w:szCs w:val="18"/>
        </w:rPr>
        <w:t>@Transactional</w:t>
      </w:r>
      <w:r>
        <w:rPr>
          <w:rFonts w:ascii="??" w:hAnsi="??" w:cs="??"/>
          <w:color w:val="808000"/>
          <w:sz w:val="18"/>
          <w:szCs w:val="18"/>
        </w:rPr>
        <w:br w:type="textWrapping"/>
      </w:r>
      <w:r>
        <w:rPr>
          <w:rFonts w:ascii="??" w:hAnsi="??" w:cs="??"/>
          <w:b/>
          <w:bCs/>
          <w:color w:val="000080"/>
          <w:sz w:val="18"/>
          <w:szCs w:val="18"/>
        </w:rPr>
        <w:t xml:space="preserve">public </w:t>
      </w:r>
      <w:r>
        <w:rPr>
          <w:rFonts w:ascii="??" w:hAnsi="??" w:cs="??"/>
          <w:color w:val="000000"/>
          <w:sz w:val="18"/>
          <w:szCs w:val="18"/>
        </w:rPr>
        <w:t xml:space="preserve">String </w:t>
      </w:r>
      <w:r>
        <w:rPr>
          <w:rFonts w:hint="eastAsia" w:ascii="??" w:hAnsi="??" w:cs="??"/>
          <w:color w:val="000000"/>
          <w:sz w:val="18"/>
          <w:szCs w:val="18"/>
        </w:rPr>
        <w:t>getUserInfo</w:t>
      </w:r>
      <w:r>
        <w:rPr>
          <w:rFonts w:ascii="??" w:hAnsi="??" w:cs="??"/>
          <w:color w:val="000000"/>
          <w:sz w:val="18"/>
          <w:szCs w:val="18"/>
        </w:rPr>
        <w:t xml:space="preserve">(HttpServletRequest request) </w:t>
      </w:r>
      <w:r>
        <w:rPr>
          <w:rFonts w:ascii="??" w:hAnsi="??" w:cs="??"/>
          <w:b/>
          <w:bCs/>
          <w:color w:val="000080"/>
          <w:sz w:val="18"/>
          <w:szCs w:val="18"/>
        </w:rPr>
        <w:t xml:space="preserve">throws </w:t>
      </w:r>
      <w:r>
        <w:rPr>
          <w:rFonts w:ascii="??" w:hAnsi="??" w:cs="??"/>
          <w:color w:val="000000"/>
          <w:sz w:val="18"/>
          <w:szCs w:val="18"/>
        </w:rPr>
        <w:t>Exception{</w:t>
      </w:r>
      <w:r>
        <w:rPr>
          <w:rFonts w:ascii="??" w:hAnsi="??" w:cs="??"/>
          <w:color w:val="000000"/>
          <w:sz w:val="18"/>
          <w:szCs w:val="18"/>
        </w:rPr>
        <w:br w:type="textWrapping"/>
      </w:r>
      <w:r>
        <w:rPr>
          <w:rFonts w:ascii="??" w:hAnsi="??" w:cs="??"/>
          <w:color w:val="000000"/>
          <w:sz w:val="18"/>
          <w:szCs w:val="18"/>
        </w:rPr>
        <w:tab/>
      </w:r>
      <w:r>
        <w:rPr>
          <w:rFonts w:hint="eastAsia" w:ascii="??" w:hAnsi="??" w:cs="??"/>
          <w:color w:val="808000"/>
          <w:sz w:val="18"/>
          <w:szCs w:val="18"/>
        </w:rPr>
        <w:t>业务操作xxx</w:t>
      </w:r>
      <w:r>
        <w:rPr>
          <w:rFonts w:ascii="??" w:hAnsi="??" w:cs="??"/>
          <w:color w:val="000000"/>
          <w:sz w:val="18"/>
          <w:szCs w:val="18"/>
        </w:rPr>
        <w:br w:type="textWrapping"/>
      </w:r>
      <w:r>
        <w:rPr>
          <w:rFonts w:ascii="??" w:hAnsi="??" w:cs="??"/>
          <w:color w:val="000000"/>
          <w:sz w:val="18"/>
          <w:szCs w:val="18"/>
        </w:rPr>
        <w:tab/>
      </w:r>
      <w:r>
        <w:rPr>
          <w:rFonts w:ascii="??" w:hAnsi="??" w:cs="??"/>
          <w:b/>
          <w:bCs/>
          <w:color w:val="000080"/>
          <w:sz w:val="18"/>
          <w:szCs w:val="18"/>
        </w:rPr>
        <w:t xml:space="preserve">return </w:t>
      </w:r>
      <w:r>
        <w:rPr>
          <w:rFonts w:ascii="??" w:hAnsi="??" w:cs="??"/>
          <w:b/>
          <w:bCs/>
          <w:color w:val="008000"/>
          <w:sz w:val="18"/>
          <w:szCs w:val="18"/>
        </w:rPr>
        <w:t>"</w:t>
      </w:r>
      <w:r>
        <w:rPr>
          <w:rFonts w:hint="eastAsia" w:ascii="??" w:hAnsi="??" w:cs="??"/>
          <w:b/>
          <w:bCs/>
          <w:color w:val="008000"/>
          <w:sz w:val="18"/>
          <w:szCs w:val="18"/>
        </w:rPr>
        <w:t>xxx</w:t>
      </w:r>
      <w:r>
        <w:rPr>
          <w:rFonts w:ascii="??" w:hAnsi="??" w:cs="??"/>
          <w:b/>
          <w:bCs/>
          <w:color w:val="008000"/>
          <w:sz w:val="18"/>
          <w:szCs w:val="18"/>
        </w:rPr>
        <w:t>"</w:t>
      </w:r>
      <w:r>
        <w:rPr>
          <w:rFonts w:ascii="??" w:hAnsi="??" w:cs="??"/>
          <w:color w:val="000000"/>
          <w:sz w:val="18"/>
          <w:szCs w:val="18"/>
        </w:rPr>
        <w:t>;</w:t>
      </w:r>
      <w:r>
        <w:rPr>
          <w:rFonts w:ascii="??" w:hAnsi="??" w:cs="??"/>
          <w:color w:val="000000"/>
          <w:sz w:val="18"/>
          <w:szCs w:val="18"/>
        </w:rPr>
        <w:br w:type="textWrapping"/>
      </w:r>
      <w:r>
        <w:rPr>
          <w:rFonts w:ascii="??" w:hAnsi="??" w:cs="??"/>
          <w:color w:val="000000"/>
          <w:sz w:val="18"/>
          <w:szCs w:val="18"/>
        </w:rPr>
        <w:t>}</w:t>
      </w:r>
    </w:p>
    <w:p>
      <w:pPr>
        <w:rPr>
          <w:rFonts w:ascii="??" w:hAnsi="??" w:cs="??"/>
          <w:color w:val="808000"/>
          <w:sz w:val="18"/>
          <w:szCs w:val="18"/>
        </w:rPr>
        <w:sectPr>
          <w:pgSz w:w="11906" w:h="16838"/>
          <w:pgMar w:top="1440" w:right="1800" w:bottom="1440" w:left="1800" w:header="851" w:footer="992" w:gutter="0"/>
          <w:cols w:space="720" w:num="1"/>
          <w:titlePg/>
          <w:docGrid w:type="lines" w:linePitch="312" w:charSpace="0"/>
        </w:sectPr>
      </w:pPr>
    </w:p>
    <w:p>
      <w:pPr>
        <w:pStyle w:val="2"/>
        <w:rPr>
          <w:rFonts w:ascii="SimSun" w:hAnsi="SimSun"/>
          <w:lang w:eastAsia="zh-CN"/>
        </w:rPr>
      </w:pPr>
      <w:bookmarkStart w:id="483" w:name="_Toc1422283188"/>
      <w:bookmarkStart w:id="484" w:name="_Toc495785710"/>
      <w:bookmarkStart w:id="485" w:name="_Toc2147449760"/>
      <w:bookmarkStart w:id="486" w:name="_Toc41124095"/>
      <w:bookmarkStart w:id="487" w:name="_Toc983114431"/>
      <w:bookmarkStart w:id="488" w:name="_Toc1677081061"/>
      <w:bookmarkStart w:id="489" w:name="_Toc1770857109"/>
      <w:r>
        <w:rPr>
          <w:rFonts w:hint="eastAsia" w:ascii="SimSun" w:hAnsi="SimSun"/>
          <w:lang w:eastAsia="zh-CN"/>
        </w:rPr>
        <w:t>异常规范</w:t>
      </w:r>
      <w:bookmarkEnd w:id="483"/>
      <w:bookmarkEnd w:id="484"/>
      <w:bookmarkEnd w:id="485"/>
      <w:bookmarkEnd w:id="486"/>
      <w:bookmarkEnd w:id="487"/>
      <w:bookmarkEnd w:id="488"/>
      <w:bookmarkEnd w:id="489"/>
    </w:p>
    <w:p>
      <w:pPr>
        <w:pStyle w:val="3"/>
      </w:pPr>
      <w:bookmarkStart w:id="490" w:name="_Toc27255419"/>
      <w:bookmarkStart w:id="491" w:name="_Toc838013162"/>
      <w:bookmarkStart w:id="492" w:name="_Toc1365687005"/>
      <w:bookmarkStart w:id="493" w:name="_Toc898272410"/>
      <w:bookmarkStart w:id="494" w:name="_Toc1444792029"/>
      <w:bookmarkStart w:id="495" w:name="_Toc495785711"/>
      <w:bookmarkStart w:id="496" w:name="_Toc1474602736"/>
      <w:r>
        <w:rPr>
          <w:rFonts w:hint="eastAsia"/>
        </w:rPr>
        <w:t>异常处理</w:t>
      </w:r>
      <w:bookmarkEnd w:id="490"/>
      <w:bookmarkEnd w:id="491"/>
      <w:bookmarkEnd w:id="492"/>
      <w:bookmarkEnd w:id="493"/>
      <w:bookmarkEnd w:id="494"/>
      <w:bookmarkEnd w:id="495"/>
      <w:bookmarkEnd w:id="496"/>
    </w:p>
    <w:p>
      <w:pPr>
        <w:numPr>
          <w:ilvl w:val="0"/>
          <w:numId w:val="47"/>
        </w:numPr>
        <w:rPr>
          <w:lang w:val="zh-CN" w:eastAsia="zh-CN"/>
        </w:rPr>
      </w:pPr>
      <w:r>
        <w:rPr>
          <w:rFonts w:hint="eastAsia"/>
          <w:lang w:val="zh-CN" w:eastAsia="zh-CN"/>
        </w:rPr>
        <w:t>【强制】Java 类库中定义的一类 RuntimeException 可以通过预先检查进行规避，而不应该 通过catch 来处理，比如:IndexOutOfBoundsException，NullPointerException等等。 说明:无法通过预检查的异常除外，如在解析一个外部传来的字符串形式数字时，通过 catch NumberFormatException 来实现。</w:t>
      </w:r>
    </w:p>
    <w:p>
      <w:pPr>
        <w:ind w:firstLine="420"/>
        <w:rPr>
          <w:lang w:val="zh-CN" w:eastAsia="zh-CN"/>
        </w:rPr>
      </w:pPr>
      <w:r>
        <w:rPr>
          <w:rFonts w:hint="eastAsia"/>
          <w:color w:val="70AD47"/>
          <w:lang w:val="zh-CN" w:eastAsia="zh-CN"/>
        </w:rPr>
        <w:t>正例:</w:t>
      </w:r>
      <w:r>
        <w:rPr>
          <w:rFonts w:hint="eastAsia"/>
          <w:lang w:val="zh-CN" w:eastAsia="zh-CN"/>
        </w:rPr>
        <w:t>if (obj != null) {...}</w:t>
      </w:r>
    </w:p>
    <w:p>
      <w:pPr>
        <w:ind w:firstLine="420"/>
        <w:rPr>
          <w:lang w:val="zh-CN" w:eastAsia="zh-CN"/>
        </w:rPr>
      </w:pPr>
      <w:r>
        <w:rPr>
          <w:rFonts w:hint="eastAsia"/>
          <w:color w:val="FF0000"/>
          <w:lang w:val="zh-CN" w:eastAsia="zh-CN"/>
        </w:rPr>
        <w:t>反例:</w:t>
      </w:r>
      <w:r>
        <w:rPr>
          <w:rFonts w:hint="eastAsia"/>
          <w:lang w:val="zh-CN" w:eastAsia="zh-CN"/>
        </w:rPr>
        <w:t>try { obj.method() } catch (NullPointerException e) {...}</w:t>
      </w:r>
    </w:p>
    <w:p>
      <w:pPr>
        <w:numPr>
          <w:ilvl w:val="0"/>
          <w:numId w:val="47"/>
        </w:numPr>
        <w:rPr>
          <w:lang w:val="zh-CN" w:eastAsia="zh-CN"/>
        </w:rPr>
      </w:pPr>
      <w:r>
        <w:rPr>
          <w:rFonts w:hint="eastAsia"/>
          <w:lang w:val="zh-CN" w:eastAsia="zh-CN"/>
        </w:rPr>
        <w:t>【强制】异常不要用来做流程控制，条件控制，因为异常的处理效率比条件分支低。</w:t>
      </w:r>
    </w:p>
    <w:p>
      <w:pPr>
        <w:numPr>
          <w:ilvl w:val="0"/>
          <w:numId w:val="47"/>
        </w:numPr>
        <w:rPr>
          <w:lang w:val="zh-CN" w:eastAsia="zh-CN"/>
        </w:rPr>
      </w:pPr>
      <w:r>
        <w:rPr>
          <w:rFonts w:hint="eastAsia"/>
          <w:lang w:val="zh-CN" w:eastAsia="zh-CN"/>
        </w:rPr>
        <w:t>【强制】对大段代码进行 try-catch，这是不负责任的表现。catch 时请分清稳定代码和非稳 定代码，稳定代码指的是无论如何不会出错的代码。对于非稳定代码的catch尽可能进行区分 异常类型，再做对应的异常处理。</w:t>
      </w:r>
    </w:p>
    <w:p>
      <w:pPr>
        <w:numPr>
          <w:ilvl w:val="0"/>
          <w:numId w:val="47"/>
        </w:numPr>
        <w:rPr>
          <w:lang w:val="zh-CN" w:eastAsia="zh-CN"/>
        </w:rPr>
      </w:pPr>
      <w:r>
        <w:rPr>
          <w:rFonts w:hint="eastAsia"/>
          <w:lang w:val="zh-CN" w:eastAsia="zh-CN"/>
        </w:rPr>
        <w:t>【强制】捕获异常是为了处理它，不要捕获了却什么都不处理而抛弃之，如果不想处理它，请将该异常抛给它的调用者。最外层的业务使用者，必须处理异常，将其转化为用户可以理解的内容。</w:t>
      </w:r>
    </w:p>
    <w:p>
      <w:pPr>
        <w:numPr>
          <w:ilvl w:val="0"/>
          <w:numId w:val="47"/>
        </w:numPr>
        <w:rPr>
          <w:lang w:val="zh-CN" w:eastAsia="zh-CN"/>
        </w:rPr>
      </w:pPr>
      <w:r>
        <w:rPr>
          <w:rFonts w:hint="eastAsia"/>
          <w:lang w:val="zh-CN" w:eastAsia="zh-CN"/>
        </w:rPr>
        <w:t>【强制】</w:t>
      </w:r>
      <w:r>
        <w:rPr>
          <w:rFonts w:hint="eastAsia"/>
        </w:rPr>
        <w:t>【</w:t>
      </w:r>
      <w:r>
        <w:rPr>
          <w:rFonts w:hint="eastAsia"/>
          <w:lang w:val="en-US" w:eastAsia="zh-CN"/>
        </w:rPr>
        <w:t>hook</w:t>
      </w:r>
      <w:r>
        <w:rPr>
          <w:rFonts w:hint="eastAsia"/>
        </w:rPr>
        <w:t>】</w:t>
      </w:r>
      <w:r>
        <w:rPr>
          <w:rFonts w:hint="eastAsia"/>
          <w:lang w:val="zh-CN" w:eastAsia="zh-CN"/>
        </w:rPr>
        <w:t>有 try 块放到了事务代码中，catch 异常后，如果需要回滚事务，一定要注意手动回滚事务。</w:t>
      </w:r>
    </w:p>
    <w:p>
      <w:pPr>
        <w:numPr>
          <w:ilvl w:val="0"/>
          <w:numId w:val="47"/>
        </w:numPr>
        <w:rPr>
          <w:lang w:val="zh-CN" w:eastAsia="zh-CN"/>
        </w:rPr>
      </w:pPr>
      <w:r>
        <w:rPr>
          <w:rFonts w:hint="eastAsia"/>
          <w:lang w:val="zh-CN" w:eastAsia="zh-CN"/>
        </w:rPr>
        <w:t xml:space="preserve">【强制】finally 块必须对资源对象、流对象进行关闭，有异常也要做 try-catch。 </w:t>
      </w:r>
    </w:p>
    <w:p>
      <w:pPr>
        <w:ind w:firstLine="420"/>
      </w:pPr>
      <w:r>
        <w:rPr>
          <w:rFonts w:hint="eastAsia"/>
          <w:color w:val="ED7D31"/>
        </w:rPr>
        <w:t>说明:</w:t>
      </w:r>
      <w:r>
        <w:rPr>
          <w:rFonts w:hint="eastAsia"/>
        </w:rPr>
        <w:t>如果 JDK7 及以上，可以使用 try-with-resources 方式。</w:t>
      </w:r>
    </w:p>
    <w:p>
      <w:pPr>
        <w:numPr>
          <w:ilvl w:val="0"/>
          <w:numId w:val="47"/>
        </w:numPr>
        <w:rPr>
          <w:lang w:val="zh-CN" w:eastAsia="zh-CN"/>
        </w:rPr>
      </w:pPr>
      <w:r>
        <w:rPr>
          <w:rFonts w:hint="eastAsia"/>
          <w:lang w:val="zh-CN" w:eastAsia="zh-CN"/>
        </w:rPr>
        <w:t>【强制】</w:t>
      </w:r>
      <w:r>
        <w:rPr>
          <w:rFonts w:hint="eastAsia"/>
        </w:rPr>
        <w:t>【</w:t>
      </w:r>
      <w:r>
        <w:rPr>
          <w:rFonts w:hint="eastAsia"/>
          <w:lang w:val="en-US" w:eastAsia="zh-CN"/>
        </w:rPr>
        <w:t>hook</w:t>
      </w:r>
      <w:r>
        <w:rPr>
          <w:rFonts w:hint="eastAsia"/>
        </w:rPr>
        <w:t>】</w:t>
      </w:r>
      <w:r>
        <w:rPr>
          <w:rFonts w:hint="eastAsia"/>
          <w:lang w:val="zh-CN" w:eastAsia="zh-CN"/>
        </w:rPr>
        <w:t>不能在 finally 块中使用 return，finally 块中的 return 返回后方法结束执行，不 会再执行 try 块中的 return 语句。</w:t>
      </w:r>
    </w:p>
    <w:p>
      <w:pPr>
        <w:numPr>
          <w:ilvl w:val="0"/>
          <w:numId w:val="47"/>
        </w:numPr>
        <w:rPr>
          <w:lang w:val="zh-CN" w:eastAsia="zh-CN"/>
        </w:rPr>
      </w:pPr>
      <w:r>
        <w:rPr>
          <w:rFonts w:hint="eastAsia"/>
          <w:lang w:val="zh-CN" w:eastAsia="zh-CN"/>
        </w:rPr>
        <w:t xml:space="preserve">【强制】捕获异常与抛异常，必须是完全匹配，或者捕获异常是抛异常的父类。 </w:t>
      </w:r>
    </w:p>
    <w:p>
      <w:pPr>
        <w:ind w:firstLine="420"/>
      </w:pPr>
      <w:r>
        <w:rPr>
          <w:rFonts w:hint="eastAsia"/>
          <w:color w:val="ED7D31"/>
        </w:rPr>
        <w:t>说明:</w:t>
      </w:r>
      <w:r>
        <w:rPr>
          <w:rFonts w:hint="eastAsia"/>
        </w:rPr>
        <w:t>如果预期对方抛的是绣球，实际接到的是铅球，就会产生意外情况。</w:t>
      </w:r>
    </w:p>
    <w:p>
      <w:pPr>
        <w:numPr>
          <w:ilvl w:val="0"/>
          <w:numId w:val="47"/>
        </w:numPr>
        <w:rPr>
          <w:lang w:val="zh-CN" w:eastAsia="zh-CN"/>
        </w:rPr>
      </w:pPr>
      <w:r>
        <w:rPr>
          <w:rFonts w:hint="eastAsia"/>
          <w:lang w:val="zh-CN" w:eastAsia="zh-CN"/>
        </w:rPr>
        <w:t>【推荐】方法的返回值可以为 null，不强制返回空集合，或者空对象等，必须添加注释充分 说明什么情况下会返回 null 值。调用方需要进行 null 判断防止 NPE 问题。</w:t>
      </w:r>
    </w:p>
    <w:p>
      <w:pPr>
        <w:numPr>
          <w:ilvl w:val="-1"/>
          <w:numId w:val="0"/>
        </w:numPr>
        <w:spacing w:beforeLines="0" w:afterLines="0"/>
        <w:ind w:left="420" w:firstLine="0"/>
        <w:rPr>
          <w:rFonts w:hint="eastAsia"/>
          <w:color w:val="ED7D31"/>
          <w:lang w:val="zh-CN" w:eastAsia="zh-CN"/>
        </w:rPr>
      </w:pPr>
      <w:r>
        <w:rPr>
          <w:rFonts w:hint="eastAsia"/>
          <w:color w:val="ED7D31"/>
          <w:lang w:val="zh-CN" w:eastAsia="zh-CN"/>
        </w:rPr>
        <w:t>说明:</w:t>
      </w:r>
      <w:r>
        <w:rPr>
          <w:rFonts w:hint="eastAsia"/>
          <w:color w:val="auto"/>
          <w:lang w:val="zh-CN" w:eastAsia="zh-CN"/>
        </w:rPr>
        <w:t>本手册明确防止 NPE 是调用者的责任。即使被调用方法返回空集合或者空对象，对调用者来说，也并非高枕无忧，必须考虑到远程调用失败、序列化失败、运行时异常等场景返回 null 的情况。</w:t>
      </w:r>
    </w:p>
    <w:p>
      <w:pPr>
        <w:numPr>
          <w:ilvl w:val="0"/>
          <w:numId w:val="47"/>
        </w:numPr>
        <w:rPr>
          <w:lang w:val="zh-CN" w:eastAsia="zh-CN"/>
        </w:rPr>
      </w:pPr>
      <w:r>
        <w:rPr>
          <w:rFonts w:hint="eastAsia"/>
          <w:lang w:val="zh-CN" w:eastAsia="zh-CN"/>
        </w:rPr>
        <w:t>【推荐】</w:t>
      </w:r>
      <w:r>
        <w:rPr>
          <w:rFonts w:hint="eastAsia"/>
        </w:rPr>
        <w:t>【</w:t>
      </w:r>
      <w:r>
        <w:rPr>
          <w:rFonts w:hint="eastAsia"/>
          <w:lang w:val="en-US" w:eastAsia="zh-CN"/>
        </w:rPr>
        <w:t>hook</w:t>
      </w:r>
      <w:r>
        <w:rPr>
          <w:rFonts w:hint="eastAsia"/>
        </w:rPr>
        <w:t>】</w:t>
      </w:r>
      <w:r>
        <w:rPr>
          <w:rFonts w:hint="eastAsia"/>
          <w:lang w:val="zh-CN" w:eastAsia="zh-CN"/>
        </w:rPr>
        <w:t>防止 NPE，是程序员的基本修养，注意 NPE 产生的场景:</w:t>
      </w:r>
    </w:p>
    <w:p>
      <w:pPr>
        <w:numPr>
          <w:ilvl w:val="0"/>
          <w:numId w:val="48"/>
        </w:numPr>
      </w:pPr>
      <w:r>
        <w:rPr>
          <w:rFonts w:hint="eastAsia"/>
        </w:rPr>
        <w:t>返回类型为基本数据类型，return 包装数据类型的对象时，自动拆箱有可能产生 NPE。</w:t>
      </w:r>
    </w:p>
    <w:p>
      <w:pPr>
        <w:ind w:left="420" w:firstLine="420"/>
      </w:pPr>
      <w:r>
        <w:rPr>
          <w:rFonts w:hint="eastAsia"/>
          <w:color w:val="FF0000"/>
        </w:rPr>
        <w:t>反例:</w:t>
      </w:r>
      <w:r>
        <w:rPr>
          <w:rFonts w:hint="eastAsia"/>
        </w:rPr>
        <w:t>public int f() { return Integer对象}， 如果为null，自动解箱抛NPE。</w:t>
      </w:r>
    </w:p>
    <w:p>
      <w:pPr>
        <w:numPr>
          <w:ilvl w:val="0"/>
          <w:numId w:val="48"/>
        </w:numPr>
        <w:rPr>
          <w:lang w:val="zh-CN" w:eastAsia="zh-CN"/>
        </w:rPr>
      </w:pPr>
      <w:r>
        <w:rPr>
          <w:rFonts w:hint="eastAsia"/>
          <w:lang w:val="zh-CN" w:eastAsia="zh-CN"/>
        </w:rPr>
        <w:t>数据库的查询结果可能为null。</w:t>
      </w:r>
    </w:p>
    <w:p>
      <w:pPr>
        <w:numPr>
          <w:ilvl w:val="0"/>
          <w:numId w:val="48"/>
        </w:numPr>
        <w:rPr>
          <w:lang w:val="zh-CN" w:eastAsia="zh-CN"/>
        </w:rPr>
      </w:pPr>
      <w:r>
        <w:rPr>
          <w:rFonts w:hint="eastAsia"/>
          <w:lang w:val="zh-CN" w:eastAsia="zh-CN"/>
        </w:rPr>
        <w:t xml:space="preserve">集合里的元素即使isNotEmpty，取出的数据元素也可能为null。 </w:t>
      </w:r>
    </w:p>
    <w:p>
      <w:pPr>
        <w:numPr>
          <w:ilvl w:val="0"/>
          <w:numId w:val="48"/>
        </w:numPr>
        <w:rPr>
          <w:lang w:val="zh-CN" w:eastAsia="zh-CN"/>
        </w:rPr>
      </w:pPr>
      <w:r>
        <w:rPr>
          <w:rFonts w:hint="eastAsia"/>
          <w:lang w:val="zh-CN" w:eastAsia="zh-CN"/>
        </w:rPr>
        <w:t>远程调用返回对象时，一律要求进行空指针判断，防止NPE。</w:t>
      </w:r>
    </w:p>
    <w:p>
      <w:pPr>
        <w:numPr>
          <w:ilvl w:val="0"/>
          <w:numId w:val="48"/>
        </w:numPr>
        <w:rPr>
          <w:lang w:val="zh-CN" w:eastAsia="zh-CN"/>
        </w:rPr>
      </w:pPr>
      <w:r>
        <w:rPr>
          <w:rFonts w:hint="eastAsia"/>
          <w:lang w:val="zh-CN" w:eastAsia="zh-CN"/>
        </w:rPr>
        <w:t>对于Session中获取的数据，建议NPE检查，避免空指针。</w:t>
      </w:r>
    </w:p>
    <w:p>
      <w:pPr>
        <w:numPr>
          <w:ilvl w:val="0"/>
          <w:numId w:val="48"/>
        </w:numPr>
        <w:rPr>
          <w:lang w:val="zh-CN" w:eastAsia="zh-CN"/>
        </w:rPr>
      </w:pPr>
      <w:r>
        <w:rPr>
          <w:rFonts w:hint="eastAsia"/>
          <w:lang w:val="zh-CN" w:eastAsia="zh-CN"/>
        </w:rPr>
        <w:t>级联调用obj.getA().getB().getC();一连串调用，易产生NPE。</w:t>
      </w:r>
    </w:p>
    <w:p>
      <w:pPr>
        <w:ind w:firstLine="420"/>
        <w:rPr>
          <w:lang w:val="zh-CN" w:eastAsia="zh-CN"/>
        </w:rPr>
      </w:pPr>
      <w:r>
        <w:rPr>
          <w:rFonts w:hint="eastAsia"/>
          <w:color w:val="70AD47"/>
          <w:lang w:val="zh-CN" w:eastAsia="zh-CN"/>
        </w:rPr>
        <w:t>正例:</w:t>
      </w:r>
      <w:r>
        <w:rPr>
          <w:rFonts w:hint="eastAsia"/>
          <w:lang w:val="zh-CN" w:eastAsia="zh-CN"/>
        </w:rPr>
        <w:t>使用 JDK8 的 Optional 类来防止 NPE 问题。</w:t>
      </w:r>
    </w:p>
    <w:p>
      <w:pPr>
        <w:numPr>
          <w:ilvl w:val="0"/>
          <w:numId w:val="47"/>
        </w:numPr>
        <w:rPr>
          <w:lang w:val="zh-CN" w:eastAsia="zh-CN"/>
        </w:rPr>
      </w:pPr>
      <w:r>
        <w:rPr>
          <w:rFonts w:hint="eastAsia"/>
          <w:lang w:val="zh-CN" w:eastAsia="zh-CN"/>
        </w:rPr>
        <w:t>【推荐】定义时区分unchecked/checked 异常，避免直接抛出new</w:t>
      </w:r>
      <w:r>
        <w:rPr>
          <w:rFonts w:hint="default"/>
          <w:lang w:eastAsia="zh-CN"/>
        </w:rPr>
        <w:t xml:space="preserve"> </w:t>
      </w:r>
      <w:r>
        <w:rPr>
          <w:rFonts w:hint="eastAsia"/>
          <w:lang w:val="zh-CN" w:eastAsia="zh-CN"/>
        </w:rPr>
        <w:t>RuntimeException()， 更不允许抛出 Exception 或者 Throwable，应使用有业务含义的自定义异常。推荐业界已定义过的自定义异常，如:DAOException / ServiceException 等。</w:t>
      </w:r>
    </w:p>
    <w:p>
      <w:pPr>
        <w:numPr>
          <w:ilvl w:val="0"/>
          <w:numId w:val="47"/>
        </w:numPr>
        <w:rPr>
          <w:lang w:val="zh-CN" w:eastAsia="zh-CN"/>
        </w:rPr>
      </w:pPr>
      <w:r>
        <w:rPr>
          <w:rFonts w:hint="eastAsia"/>
          <w:lang w:val="zh-CN" w:eastAsia="zh-CN"/>
        </w:rPr>
        <w:t>【参考】在代码中使用“抛异常”还是“返回错误码”，对于公司外的 http/api 开放接口必须 使用“错误码”;而应用内部推荐异常抛出;跨应用间 RPC 调用优先考虑使用 Result 方式，封 装 isSuccess()方法、“错误码”、“错误简短信息”。</w:t>
      </w:r>
    </w:p>
    <w:p>
      <w:pPr>
        <w:ind w:firstLine="420"/>
        <w:rPr>
          <w:lang w:val="zh-CN" w:eastAsia="zh-CN"/>
        </w:rPr>
      </w:pPr>
      <w:r>
        <w:rPr>
          <w:rFonts w:hint="eastAsia"/>
          <w:color w:val="ED7D31"/>
          <w:lang w:val="zh-CN" w:eastAsia="zh-CN"/>
        </w:rPr>
        <w:t>说明:</w:t>
      </w:r>
      <w:r>
        <w:rPr>
          <w:rFonts w:hint="eastAsia"/>
          <w:lang w:val="zh-CN" w:eastAsia="zh-CN"/>
        </w:rPr>
        <w:t>关于 RPC 方法返回方式使用 Result 方式的理由:</w:t>
      </w:r>
    </w:p>
    <w:p>
      <w:pPr>
        <w:numPr>
          <w:ilvl w:val="0"/>
          <w:numId w:val="49"/>
        </w:numPr>
        <w:rPr>
          <w:lang w:val="zh-CN" w:eastAsia="zh-CN"/>
        </w:rPr>
      </w:pPr>
      <w:r>
        <w:rPr>
          <w:rFonts w:hint="eastAsia"/>
          <w:lang w:val="zh-CN" w:eastAsia="zh-CN"/>
        </w:rPr>
        <w:t>使用抛异常返回方式，调用方如果没有捕获到就会产生运行时错误。</w:t>
      </w:r>
    </w:p>
    <w:p>
      <w:pPr>
        <w:numPr>
          <w:ilvl w:val="0"/>
          <w:numId w:val="49"/>
        </w:numPr>
        <w:rPr>
          <w:lang w:val="zh-CN" w:eastAsia="zh-CN"/>
        </w:rPr>
      </w:pPr>
      <w:r>
        <w:rPr>
          <w:rFonts w:hint="eastAsia"/>
          <w:lang w:val="zh-CN" w:eastAsia="zh-CN"/>
        </w:rPr>
        <w:t>如果不加栈信息，只是new自定义异常，加入自己的理解的error message，对于调用 端解决问题的帮助不会太多。如果加了栈信息，在频繁调用出错的情况下，数据序列化和传输 的性能损耗也是问题。</w:t>
      </w:r>
    </w:p>
    <w:p>
      <w:pPr>
        <w:numPr>
          <w:ilvl w:val="0"/>
          <w:numId w:val="47"/>
        </w:numPr>
        <w:rPr>
          <w:lang w:val="zh-CN" w:eastAsia="zh-CN"/>
        </w:rPr>
      </w:pPr>
      <w:r>
        <w:rPr>
          <w:rFonts w:hint="eastAsia"/>
          <w:lang w:val="zh-CN" w:eastAsia="zh-CN"/>
        </w:rPr>
        <w:t>【参考】避免出现重复的代码(Don</w:t>
      </w:r>
      <w:r>
        <w:rPr>
          <w:lang w:val="zh-CN" w:eastAsia="zh-CN"/>
        </w:rPr>
        <w:t>’</w:t>
      </w:r>
      <w:r>
        <w:rPr>
          <w:rFonts w:hint="eastAsia"/>
          <w:lang w:val="zh-CN" w:eastAsia="zh-CN"/>
        </w:rPr>
        <w:t>t Repeat Yourself)，即DRY原则。</w:t>
      </w:r>
    </w:p>
    <w:p>
      <w:pPr>
        <w:spacing w:beforeLines="0" w:afterLines="0"/>
        <w:ind w:left="420" w:firstLine="0"/>
        <w:rPr>
          <w:lang w:val="zh-CN" w:eastAsia="zh-CN"/>
        </w:rPr>
      </w:pPr>
      <w:r>
        <w:rPr>
          <w:rFonts w:hint="eastAsia"/>
          <w:color w:val="ED7D31"/>
          <w:lang w:val="zh-CN" w:eastAsia="zh-CN"/>
        </w:rPr>
        <w:t>说明:</w:t>
      </w:r>
      <w:r>
        <w:rPr>
          <w:rFonts w:hint="eastAsia"/>
          <w:lang w:val="zh-CN" w:eastAsia="zh-CN"/>
        </w:rPr>
        <w:t>随意复制和粘贴代码，必然会导致代码的重复，在以后需要修改时，需要修改所有的副本，容易遗漏。必要时抽取共性方法，或者抽象公共类，甚至是组件化。</w:t>
      </w:r>
    </w:p>
    <w:p>
      <w:pPr>
        <w:spacing w:beforeLines="0" w:afterLines="0"/>
        <w:ind w:left="420" w:firstLine="0"/>
        <w:rPr>
          <w:lang w:val="zh-CN"/>
        </w:rPr>
      </w:pPr>
      <w:r>
        <w:rPr>
          <w:rFonts w:hint="eastAsia"/>
          <w:color w:val="70AD47"/>
          <w:lang w:val="zh-CN" w:eastAsia="zh-CN"/>
        </w:rPr>
        <w:t>正例:</w:t>
      </w:r>
      <w:r>
        <w:rPr>
          <w:rFonts w:hint="eastAsia"/>
          <w:lang w:val="zh-CN" w:eastAsia="zh-CN"/>
        </w:rPr>
        <w:t>一个类中有多个public方法，都需要进行数行相同的参数校验操作，这个时候请抽取: private boolean checkParam(DTO dto) {...}</w:t>
      </w:r>
    </w:p>
    <w:p>
      <w:pPr>
        <w:numPr>
          <w:ilvl w:val="0"/>
          <w:numId w:val="47"/>
        </w:numPr>
        <w:rPr>
          <w:lang w:val="zh-CN"/>
        </w:rPr>
      </w:pPr>
      <w:r>
        <w:rPr>
          <w:rFonts w:hint="eastAsia"/>
          <w:lang w:val="zh-CN"/>
        </w:rPr>
        <w:t>【参考】 分层异常处理规约</w:t>
      </w:r>
    </w:p>
    <w:p>
      <w:pPr>
        <w:spacing w:beforeLines="0" w:afterLines="0"/>
        <w:ind w:left="420" w:firstLine="0"/>
      </w:pPr>
      <w:r>
        <w:rPr>
          <w:rFonts w:hint="eastAsia"/>
        </w:rPr>
        <w:t>在 DAO 层，产生的异常类型有很多，无法用细粒度的异常进行catch，使用catch(Exception e)方式，并throw new DAOException(e)，不需要打印日志，因为日志在 Facade/Service 层一定需要捕获并打到日志文件中去，如果同台服务器 再打日志，浪费性能和存储。</w:t>
      </w:r>
    </w:p>
    <w:p>
      <w:pPr>
        <w:spacing w:beforeLines="0" w:afterLines="0"/>
        <w:ind w:left="420" w:firstLine="0"/>
      </w:pPr>
      <w:r>
        <w:rPr>
          <w:rFonts w:hint="eastAsia"/>
        </w:rPr>
        <w:t>在 Service 层出现异常时，必须记录出错日志到磁盘，尽可能带 上参数信息，相当于保护案发现场。</w:t>
      </w:r>
    </w:p>
    <w:p>
      <w:pPr>
        <w:spacing w:beforeLines="0" w:afterLines="0"/>
        <w:ind w:left="420" w:firstLine="0"/>
        <w:rPr>
          <w:rFonts w:hint="eastAsia"/>
        </w:rPr>
      </w:pPr>
      <w:r>
        <w:rPr>
          <w:rFonts w:hint="eastAsia"/>
        </w:rPr>
        <w:t>Web 层绝不应该继续往上抛异常，因为已经处于顶层，如果意识到这个异常将导致页面无法正常渲染，那么就应该直接跳转到友好错误页面，加上用户容易理解的错误示信息。开放接口层要将异常处理成错误码 和错误信息方式返回。</w:t>
      </w:r>
    </w:p>
    <w:p>
      <w:pPr>
        <w:numPr>
          <w:ilvl w:val="0"/>
          <w:numId w:val="47"/>
        </w:numPr>
        <w:ind w:left="480" w:hanging="480" w:hangingChars="200"/>
        <w:rPr>
          <w:rFonts w:hint="eastAsia"/>
          <w:lang w:val="zh-CN"/>
        </w:rPr>
      </w:pPr>
      <w:r>
        <w:rPr>
          <w:rFonts w:hint="eastAsia"/>
          <w:lang w:val="zh-CN"/>
        </w:rPr>
        <w:t>【强制】对于被调用方，应该尽量少返回异常，确保业务流程正常运行。比如获取缓存失败，只需要返回null即可。如果缓存宕机，可以采用探针方式发现。</w:t>
      </w:r>
    </w:p>
    <w:p>
      <w:pPr>
        <w:numPr>
          <w:ilvl w:val="0"/>
          <w:numId w:val="47"/>
        </w:numPr>
        <w:ind w:left="480" w:hanging="480" w:hangingChars="200"/>
        <w:rPr>
          <w:rFonts w:hint="eastAsia"/>
          <w:lang w:val="zh-CN"/>
        </w:rPr>
      </w:pPr>
      <w:r>
        <w:rPr>
          <w:rFonts w:hint="default"/>
        </w:rPr>
        <w:t>【强制】明确需要调用方处理的，必须声明为checked Exception。比如无法打开配置文件，并且默认配置不可用。Checked Exception应当只在异常情况对于API以及API的使用者都无法避免的情况下被使用。一个Checked Exception应该有明确的意义。我们应该最近化地对Checked Exception进行处理。这是因为随着Checked Exception沿着函数调用的轨迹向上传递的过程中，这些被抛出的Checked Exception的意义将逐渐模糊。</w:t>
      </w:r>
    </w:p>
    <w:p>
      <w:pPr>
        <w:numPr>
          <w:ilvl w:val="0"/>
          <w:numId w:val="47"/>
        </w:numPr>
        <w:ind w:left="480" w:hanging="480" w:hangingChars="200"/>
        <w:rPr>
          <w:rFonts w:hint="eastAsia"/>
          <w:lang w:val="zh-CN"/>
        </w:rPr>
      </w:pPr>
      <w:r>
        <w:rPr>
          <w:rFonts w:hint="eastAsia"/>
          <w:lang w:val="zh-CN"/>
        </w:rPr>
        <w:t>【参考】尽量少抛异常，</w:t>
      </w:r>
      <w:r>
        <w:rPr>
          <w:rFonts w:hint="eastAsia"/>
          <w:lang w:val="zh-CN" w:eastAsia="zh-CN"/>
        </w:rPr>
        <w:t>如是手机号码不存在，返回null，在返回值中进行说明，然后客户端处理这个逻辑，而不需要返回异常。</w:t>
      </w:r>
      <w:r>
        <w:rPr>
          <w:rFonts w:hint="eastAsia"/>
          <w:lang w:val="zh-CN"/>
        </w:rPr>
        <w:t>能用return 返回值处理的，尽量用返回值，返回值复杂或者碰到业务处理复杂的可以抛出异常。</w:t>
      </w:r>
    </w:p>
    <w:p>
      <w:pPr>
        <w:numPr>
          <w:ilvl w:val="0"/>
          <w:numId w:val="47"/>
        </w:numPr>
        <w:ind w:left="480" w:hanging="480" w:hangingChars="200"/>
        <w:rPr>
          <w:rFonts w:hint="eastAsia"/>
          <w:lang w:val="zh-CN"/>
        </w:rPr>
      </w:pPr>
      <w:r>
        <w:rPr>
          <w:rFonts w:hint="default"/>
        </w:rPr>
        <w:t>【强制】</w:t>
      </w:r>
      <w:r>
        <w:rPr>
          <w:rFonts w:hint="eastAsia"/>
          <w:lang w:val="zh-CN"/>
        </w:rPr>
        <w:t>方法接口禁止throw exception。</w:t>
      </w:r>
    </w:p>
    <w:p>
      <w:pPr>
        <w:numPr>
          <w:ilvl w:val="0"/>
          <w:numId w:val="47"/>
        </w:numPr>
        <w:ind w:left="480" w:hanging="480" w:hangingChars="200"/>
        <w:rPr>
          <w:rFonts w:hint="eastAsia"/>
          <w:lang w:val="zh-CN"/>
        </w:rPr>
      </w:pPr>
      <w:r>
        <w:rPr>
          <w:rFonts w:hint="default"/>
        </w:rPr>
        <w:t>【推荐】</w:t>
      </w:r>
      <w:r>
        <w:rPr>
          <w:rFonts w:hint="eastAsia"/>
          <w:lang w:val="zh-CN"/>
        </w:rPr>
        <w:t>大部分情况下不建议在循环中进行异常处理，应该在循环外对异常进行捕获处理。</w:t>
      </w:r>
    </w:p>
    <w:p>
      <w:pPr>
        <w:numPr>
          <w:ilvl w:val="0"/>
          <w:numId w:val="47"/>
        </w:numPr>
        <w:ind w:left="480" w:hanging="480" w:hangingChars="200"/>
        <w:rPr>
          <w:rFonts w:hint="eastAsia"/>
          <w:lang w:val="zh-CN"/>
        </w:rPr>
      </w:pPr>
      <w:r>
        <w:rPr>
          <w:rFonts w:hint="default"/>
        </w:rPr>
        <w:t>【参考】</w:t>
      </w:r>
      <w:r>
        <w:rPr>
          <w:rFonts w:hint="eastAsia"/>
          <w:lang w:val="zh-CN"/>
        </w:rPr>
        <w:t>为你的异常生成足够的文档说明，至少是 JavaDoc。为每个异常消息定义一个数值，这对好的文档来说是非常重要的，常见的做法就是使用枚举类来管理错误码。</w:t>
      </w:r>
    </w:p>
    <w:p>
      <w:pPr>
        <w:spacing w:beforeLines="0" w:afterLines="0"/>
        <w:ind w:left="420" w:firstLine="0"/>
        <w:rPr>
          <w:rFonts w:hint="eastAsia"/>
        </w:rPr>
      </w:pPr>
    </w:p>
    <w:p>
      <w:pPr>
        <w:pStyle w:val="3"/>
      </w:pPr>
      <w:bookmarkStart w:id="497" w:name="_Toc1509986388"/>
      <w:bookmarkStart w:id="498" w:name="_Toc1082289876"/>
      <w:bookmarkStart w:id="499" w:name="_Toc1242578717"/>
      <w:bookmarkStart w:id="500" w:name="_Toc495785713"/>
      <w:bookmarkStart w:id="501" w:name="_Toc520922718"/>
      <w:bookmarkStart w:id="502" w:name="_Toc1018865420"/>
      <w:bookmarkStart w:id="503" w:name="_Toc933427798"/>
      <w:r>
        <w:rPr>
          <w:rFonts w:hint="eastAsia"/>
        </w:rPr>
        <w:t>异常类说明</w:t>
      </w:r>
      <w:bookmarkEnd w:id="497"/>
      <w:bookmarkEnd w:id="498"/>
      <w:bookmarkEnd w:id="499"/>
      <w:bookmarkEnd w:id="500"/>
      <w:bookmarkEnd w:id="501"/>
      <w:bookmarkEnd w:id="502"/>
      <w:bookmarkEnd w:id="503"/>
    </w:p>
    <w:p>
      <w:pPr>
        <w:pStyle w:val="18"/>
        <w:spacing w:beforeLines="0" w:afterLines="0"/>
        <w:ind w:firstLine="420" w:firstLineChars="200"/>
        <w:rPr>
          <w:rFonts w:hint="eastAsia" w:ascii="Calibri" w:hAnsi="Calibri" w:eastAsia="SimSun"/>
          <w:kern w:val="2"/>
          <w:sz w:val="21"/>
          <w:szCs w:val="22"/>
          <w:lang w:val="en-US" w:eastAsia="zh-CN"/>
        </w:rPr>
      </w:pPr>
      <w:r>
        <w:rPr>
          <w:rFonts w:hint="eastAsia" w:ascii="Calibri" w:hAnsi="Calibri" w:eastAsia="SimSun"/>
          <w:kern w:val="2"/>
          <w:sz w:val="21"/>
          <w:szCs w:val="22"/>
          <w:lang w:val="en-US" w:eastAsia="zh-CN"/>
        </w:rPr>
        <w:t>异常的抛出统一抛出继承自MogoException的子类，禁止使用断言及直接抛出Exception,</w:t>
      </w:r>
      <w:r>
        <w:rPr>
          <w:rFonts w:hint="eastAsia" w:ascii="Calibri" w:hAnsi="Calibri" w:eastAsia="SimSun"/>
          <w:kern w:val="2"/>
          <w:sz w:val="21"/>
          <w:szCs w:val="22"/>
          <w:shd w:val="clear"/>
        </w:rPr>
        <w:t xml:space="preserve"> Assert.notNull(criteria);</w:t>
      </w:r>
    </w:p>
    <w:p>
      <w:pPr>
        <w:pStyle w:val="18"/>
        <w:spacing w:beforeLines="0" w:afterLines="0"/>
        <w:ind w:firstLine="420" w:firstLineChars="200"/>
        <w:rPr>
          <w:rFonts w:hint="eastAsia" w:ascii="Calibri" w:hAnsi="Calibri"/>
          <w:kern w:val="2"/>
          <w:sz w:val="21"/>
          <w:szCs w:val="22"/>
        </w:rPr>
      </w:pPr>
      <w:r>
        <w:rPr>
          <w:rFonts w:hint="eastAsia" w:ascii="Calibri" w:hAnsi="Calibri"/>
          <w:kern w:val="2"/>
          <w:sz w:val="21"/>
          <w:szCs w:val="22"/>
        </w:rPr>
        <w:t>异常基础类：</w:t>
      </w:r>
      <w:r>
        <w:rPr>
          <w:rFonts w:hint="eastAsia" w:ascii="Calibri" w:hAnsi="Calibri" w:cs="Times New Roman"/>
          <w:kern w:val="2"/>
          <w:sz w:val="21"/>
          <w:szCs w:val="22"/>
          <w:shd w:val="clear"/>
        </w:rPr>
        <w:t>MogoException</w:t>
      </w:r>
    </w:p>
    <w:p>
      <w:pPr>
        <w:pStyle w:val="18"/>
        <w:spacing w:beforeLines="0" w:afterLines="0"/>
        <w:ind w:firstLine="420" w:firstLineChars="200"/>
        <w:rPr>
          <w:rFonts w:hint="eastAsia" w:ascii="Calibri" w:hAnsi="Calibri"/>
          <w:kern w:val="2"/>
          <w:sz w:val="21"/>
          <w:szCs w:val="22"/>
        </w:rPr>
      </w:pPr>
      <w:r>
        <w:rPr>
          <w:rFonts w:hint="eastAsia" w:ascii="Calibri" w:hAnsi="Calibri"/>
          <w:kern w:val="2"/>
          <w:sz w:val="21"/>
          <w:szCs w:val="22"/>
        </w:rPr>
        <w:t>使用方式，</w:t>
      </w:r>
      <w:r>
        <w:rPr>
          <w:rFonts w:ascii="Calibri" w:hAnsi="Calibri"/>
          <w:kern w:val="2"/>
          <w:sz w:val="21"/>
          <w:szCs w:val="22"/>
        </w:rPr>
        <w:t>业务组在某个模块或者功能编写时</w:t>
      </w:r>
      <w:r>
        <w:rPr>
          <w:rFonts w:hint="eastAsia" w:ascii="Calibri" w:hAnsi="Calibri"/>
          <w:kern w:val="2"/>
          <w:sz w:val="21"/>
          <w:szCs w:val="22"/>
        </w:rPr>
        <w:t>，</w:t>
      </w:r>
      <w:r>
        <w:rPr>
          <w:rFonts w:ascii="Calibri" w:hAnsi="Calibri"/>
          <w:kern w:val="2"/>
          <w:sz w:val="21"/>
          <w:szCs w:val="22"/>
        </w:rPr>
        <w:t>自己编写自己的业务异常类</w:t>
      </w:r>
      <w:r>
        <w:rPr>
          <w:rFonts w:hint="eastAsia" w:ascii="Calibri" w:hAnsi="Calibri"/>
          <w:kern w:val="2"/>
          <w:sz w:val="21"/>
          <w:szCs w:val="22"/>
        </w:rPr>
        <w:t>，</w:t>
      </w:r>
      <w:r>
        <w:rPr>
          <w:rFonts w:ascii="Calibri" w:hAnsi="Calibri"/>
          <w:kern w:val="2"/>
          <w:sz w:val="21"/>
          <w:szCs w:val="22"/>
        </w:rPr>
        <w:t>继承以上异常</w:t>
      </w:r>
      <w:r>
        <w:rPr>
          <w:rFonts w:hint="eastAsia" w:ascii="Calibri" w:hAnsi="Calibri"/>
          <w:kern w:val="2"/>
          <w:sz w:val="21"/>
          <w:szCs w:val="22"/>
        </w:rPr>
        <w:t>，</w:t>
      </w:r>
      <w:r>
        <w:rPr>
          <w:rFonts w:ascii="Calibri" w:hAnsi="Calibri"/>
          <w:kern w:val="2"/>
          <w:sz w:val="21"/>
          <w:szCs w:val="22"/>
        </w:rPr>
        <w:t>同时异常需要返回异常的编码</w:t>
      </w:r>
      <w:r>
        <w:rPr>
          <w:rFonts w:hint="eastAsia" w:ascii="Calibri" w:hAnsi="Calibri"/>
          <w:kern w:val="2"/>
          <w:sz w:val="21"/>
          <w:szCs w:val="22"/>
        </w:rPr>
        <w:t>。</w:t>
      </w:r>
    </w:p>
    <w:p>
      <w:pPr>
        <w:pStyle w:val="18"/>
        <w:spacing w:beforeLines="0" w:afterLines="0"/>
        <w:ind w:firstLine="420" w:firstLineChars="200"/>
        <w:rPr>
          <w:rFonts w:hint="eastAsia" w:ascii="Calibri" w:hAnsi="Calibri"/>
          <w:kern w:val="2"/>
          <w:sz w:val="21"/>
          <w:szCs w:val="22"/>
          <w:lang w:val="zh-CN"/>
        </w:rPr>
      </w:pPr>
      <w:r>
        <w:rPr>
          <w:rFonts w:hint="eastAsia" w:ascii="Calibri" w:hAnsi="Calibri"/>
          <w:kern w:val="2"/>
          <w:sz w:val="21"/>
          <w:szCs w:val="22"/>
          <w:lang w:val="zh-CN"/>
        </w:rPr>
        <w:t>异常统一框架会在Web端对异常进行默认的拦截处理。</w:t>
      </w:r>
    </w:p>
    <w:p>
      <w:pPr>
        <w:pStyle w:val="18"/>
        <w:spacing w:beforeLines="0" w:afterLines="0"/>
        <w:ind w:firstLine="420" w:firstLineChars="200"/>
        <w:rPr>
          <w:rFonts w:hint="eastAsia" w:ascii="Calibri" w:hAnsi="Calibri"/>
          <w:kern w:val="2"/>
          <w:sz w:val="21"/>
          <w:szCs w:val="22"/>
          <w:lang w:val="zh-CN"/>
        </w:rPr>
      </w:pPr>
      <w:r>
        <w:rPr>
          <w:rFonts w:hint="eastAsia" w:ascii="Calibri" w:hAnsi="Calibri"/>
          <w:kern w:val="2"/>
          <w:sz w:val="21"/>
          <w:szCs w:val="22"/>
          <w:lang w:val="zh-CN"/>
        </w:rPr>
        <w:t>实例变量及方法参数验证统一采用JSR 303（bean validation）标准进行校验处理，aop统一处理throw MogoException 子类 ParamException</w:t>
      </w:r>
    </w:p>
    <w:p>
      <w:pPr>
        <w:pStyle w:val="18"/>
        <w:spacing w:beforeLines="0" w:afterLines="0"/>
        <w:ind w:firstLine="420" w:firstLineChars="200"/>
        <w:rPr>
          <w:rFonts w:hint="eastAsia" w:ascii="Calibri" w:hAnsi="Calibri"/>
          <w:kern w:val="2"/>
          <w:sz w:val="21"/>
          <w:szCs w:val="22"/>
          <w:lang w:val="zh-CN"/>
        </w:rPr>
      </w:pPr>
      <w:r>
        <w:rPr>
          <w:rFonts w:hint="eastAsia" w:ascii="Calibri" w:hAnsi="Calibri"/>
          <w:kern w:val="2"/>
          <w:sz w:val="21"/>
          <w:szCs w:val="22"/>
          <w:lang w:val="zh-CN"/>
        </w:rPr>
        <w:t>方法内部业务逻辑异常统一throw MogoException 子类 （Checked Exception）</w:t>
      </w:r>
    </w:p>
    <w:p>
      <w:pPr>
        <w:pStyle w:val="18"/>
        <w:rPr>
          <w:rFonts w:hint="eastAsia" w:ascii="Calibri" w:hAnsi="Calibri"/>
          <w:kern w:val="2"/>
          <w:sz w:val="21"/>
          <w:szCs w:val="22"/>
        </w:rPr>
      </w:pPr>
    </w:p>
    <w:p>
      <w:pPr>
        <w:pStyle w:val="3"/>
      </w:pPr>
      <w:bookmarkStart w:id="504" w:name="_Toc495785714"/>
      <w:bookmarkStart w:id="505" w:name="_Toc431739747"/>
      <w:bookmarkStart w:id="506" w:name="_Toc1140565052"/>
      <w:bookmarkStart w:id="507" w:name="_Toc510387929"/>
      <w:bookmarkStart w:id="508" w:name="_Toc1236247166"/>
      <w:bookmarkStart w:id="509" w:name="_Toc159027849"/>
      <w:bookmarkStart w:id="510" w:name="_Toc1895479761"/>
      <w:r>
        <w:rPr>
          <w:rFonts w:hint="default"/>
        </w:rPr>
        <w:t>错误</w:t>
      </w:r>
      <w:r>
        <w:rPr>
          <w:rFonts w:hint="eastAsia"/>
        </w:rPr>
        <w:t>编码规则</w:t>
      </w:r>
      <w:bookmarkEnd w:id="504"/>
      <w:bookmarkEnd w:id="505"/>
      <w:bookmarkEnd w:id="506"/>
      <w:bookmarkEnd w:id="507"/>
      <w:bookmarkEnd w:id="508"/>
      <w:bookmarkEnd w:id="509"/>
      <w:bookmarkEnd w:id="510"/>
    </w:p>
    <w:p>
      <w:pPr>
        <w:pStyle w:val="18"/>
        <w:rPr>
          <w:rFonts w:ascii="Calibri" w:hAnsi="Calibri"/>
          <w:kern w:val="2"/>
          <w:sz w:val="21"/>
          <w:szCs w:val="22"/>
        </w:rPr>
      </w:pPr>
      <w:r>
        <w:rPr>
          <w:rFonts w:hint="eastAsia" w:ascii="Calibri" w:hAnsi="Calibri"/>
          <w:kern w:val="2"/>
          <w:sz w:val="21"/>
          <w:szCs w:val="22"/>
        </w:rPr>
        <w:t>业务编码 + 错误编码，说明：</w:t>
      </w:r>
    </w:p>
    <w:p>
      <w:pPr>
        <w:pStyle w:val="18"/>
        <w:rPr>
          <w:rFonts w:ascii="Calibri" w:hAnsi="Calibri"/>
          <w:kern w:val="2"/>
          <w:sz w:val="21"/>
          <w:szCs w:val="22"/>
        </w:rPr>
      </w:pPr>
      <w:r>
        <w:rPr>
          <w:rFonts w:hint="eastAsia" w:ascii="Calibri" w:hAnsi="Calibri"/>
          <w:kern w:val="2"/>
          <w:sz w:val="21"/>
          <w:szCs w:val="22"/>
        </w:rPr>
        <w:t>业务编码 ，参考业务编码规则。</w:t>
      </w:r>
    </w:p>
    <w:p>
      <w:pPr>
        <w:pStyle w:val="18"/>
        <w:rPr>
          <w:rFonts w:ascii="Calibri" w:hAnsi="Calibri"/>
          <w:kern w:val="2"/>
          <w:sz w:val="21"/>
          <w:szCs w:val="22"/>
        </w:rPr>
      </w:pPr>
      <w:r>
        <w:rPr>
          <w:rFonts w:hint="eastAsia"/>
        </w:rPr>
        <w:t>http://192.168.60.125:8080/dokuwiki/doku.php?id=异常错误编码规范</w:t>
      </w:r>
    </w:p>
    <w:p>
      <w:pPr>
        <w:pStyle w:val="18"/>
      </w:pPr>
      <w:r>
        <w:rPr>
          <w:rFonts w:hint="eastAsia" w:ascii="Calibri" w:hAnsi="Calibri"/>
          <w:kern w:val="2"/>
          <w:sz w:val="21"/>
          <w:szCs w:val="22"/>
        </w:rPr>
        <w:t>错误编码：3位数字</w:t>
      </w:r>
    </w:p>
    <w:p>
      <w:pPr>
        <w:pStyle w:val="18"/>
        <w:tabs>
          <w:tab w:val="left" w:pos="495"/>
          <w:tab w:val="clear" w:pos="916"/>
        </w:tabs>
        <w:ind w:firstLine="420"/>
        <w:rPr>
          <w:rFonts w:hint="default" w:ascii="Calibri" w:hAnsi="Calibri"/>
          <w:kern w:val="2"/>
          <w:sz w:val="21"/>
          <w:szCs w:val="22"/>
        </w:rPr>
      </w:pPr>
    </w:p>
    <w:p>
      <w:pPr>
        <w:pStyle w:val="18"/>
        <w:tabs>
          <w:tab w:val="left" w:pos="495"/>
          <w:tab w:val="clear" w:pos="916"/>
        </w:tabs>
        <w:ind w:firstLine="420"/>
        <w:rPr>
          <w:rFonts w:hint="default" w:ascii="Calibri" w:hAnsi="Calibri"/>
          <w:kern w:val="2"/>
          <w:sz w:val="21"/>
          <w:szCs w:val="22"/>
        </w:rPr>
        <w:sectPr>
          <w:pgSz w:w="11906" w:h="16838"/>
          <w:pgMar w:top="1440" w:right="1800" w:bottom="1440" w:left="1800" w:header="851" w:footer="992" w:gutter="0"/>
          <w:cols w:space="720" w:num="1"/>
          <w:titlePg/>
          <w:docGrid w:type="lines" w:linePitch="312" w:charSpace="0"/>
        </w:sectPr>
      </w:pPr>
    </w:p>
    <w:p>
      <w:pPr>
        <w:pStyle w:val="2"/>
      </w:pPr>
      <w:bookmarkStart w:id="511" w:name="_Toc172383291"/>
      <w:bookmarkStart w:id="512" w:name="_Toc1510540659"/>
      <w:bookmarkStart w:id="513" w:name="_Toc419429743"/>
      <w:bookmarkStart w:id="514" w:name="_Toc495785716"/>
      <w:bookmarkStart w:id="515" w:name="_Toc1128895941"/>
      <w:bookmarkStart w:id="516" w:name="_Toc1845829690"/>
      <w:bookmarkStart w:id="517" w:name="_Toc1941327633"/>
      <w:r>
        <w:rPr>
          <w:rFonts w:hint="eastAsia"/>
        </w:rPr>
        <w:t>单元测试</w:t>
      </w:r>
      <w:bookmarkEnd w:id="511"/>
      <w:bookmarkEnd w:id="512"/>
      <w:bookmarkEnd w:id="513"/>
      <w:bookmarkEnd w:id="514"/>
      <w:bookmarkEnd w:id="515"/>
      <w:bookmarkEnd w:id="516"/>
      <w:bookmarkEnd w:id="517"/>
    </w:p>
    <w:p>
      <w:pPr>
        <w:numPr>
          <w:ilvl w:val="6"/>
          <w:numId w:val="46"/>
        </w:numPr>
        <w:ind w:left="420"/>
        <w:rPr>
          <w:lang w:val="zh-CN"/>
        </w:rPr>
      </w:pPr>
      <w:r>
        <w:rPr>
          <w:rFonts w:hint="eastAsia"/>
          <w:lang w:val="zh-CN"/>
        </w:rPr>
        <w:t>【强制】好的单元测试必须遵守 AIR 原则。 说明:单元测试在线上运行时，感觉像空气(AIR)一样并不存在，但在测试质量的保障上，却是非常关键的。好的单元测试宏观上来说，具有自动化、独立性、可重复执行的特点。</w:t>
      </w:r>
    </w:p>
    <w:p>
      <w:pPr>
        <w:rPr>
          <w:lang w:val="zh-CN"/>
        </w:rPr>
      </w:pPr>
      <w:r>
        <w:rPr>
          <w:rFonts w:hint="eastAsia"/>
          <w:lang w:val="zh-CN"/>
        </w:rPr>
        <w:t xml:space="preserve">  </w:t>
      </w:r>
      <w:r>
        <w:rPr>
          <w:rFonts w:hint="eastAsia"/>
          <w:lang w:val="zh-CN"/>
        </w:rPr>
        <w:tab/>
      </w:r>
      <w:r>
        <w:rPr>
          <w:rFonts w:hint="eastAsia"/>
          <w:color w:val="4472C4"/>
          <w:lang w:val="zh-CN"/>
        </w:rPr>
        <w:t>A</w:t>
      </w:r>
      <w:r>
        <w:rPr>
          <w:rFonts w:hint="eastAsia"/>
          <w:lang w:val="zh-CN"/>
        </w:rPr>
        <w:t xml:space="preserve">:Automatic(自动化)   </w:t>
      </w:r>
    </w:p>
    <w:p>
      <w:pPr>
        <w:ind w:firstLine="420"/>
        <w:rPr>
          <w:lang w:val="zh-CN"/>
        </w:rPr>
      </w:pPr>
      <w:r>
        <w:rPr>
          <w:rFonts w:hint="eastAsia"/>
          <w:color w:val="4472C4"/>
          <w:lang w:val="zh-CN"/>
        </w:rPr>
        <w:t>I:</w:t>
      </w:r>
      <w:r>
        <w:rPr>
          <w:rFonts w:hint="eastAsia"/>
          <w:lang w:val="zh-CN"/>
        </w:rPr>
        <w:t xml:space="preserve">Independent(独立性)   </w:t>
      </w:r>
    </w:p>
    <w:p>
      <w:pPr>
        <w:ind w:firstLine="420"/>
        <w:rPr>
          <w:lang w:val="zh-CN"/>
        </w:rPr>
      </w:pPr>
      <w:r>
        <w:rPr>
          <w:rFonts w:hint="eastAsia"/>
          <w:color w:val="4472C4"/>
          <w:lang w:val="zh-CN"/>
        </w:rPr>
        <w:t>R:</w:t>
      </w:r>
      <w:r>
        <w:rPr>
          <w:rFonts w:hint="eastAsia"/>
          <w:lang w:val="zh-CN"/>
        </w:rPr>
        <w:t>Repeatable(可重复)</w:t>
      </w:r>
    </w:p>
    <w:p>
      <w:pPr>
        <w:numPr>
          <w:ilvl w:val="6"/>
          <w:numId w:val="46"/>
        </w:numPr>
        <w:ind w:left="420"/>
        <w:rPr>
          <w:lang w:val="zh-CN"/>
        </w:rPr>
      </w:pPr>
      <w:r>
        <w:rPr>
          <w:rFonts w:hint="eastAsia"/>
          <w:lang w:val="zh-CN"/>
        </w:rPr>
        <w:t>【强制】单元测试应该是全自动执行的，并且非交互式的。测试框架通常是定期执行的，执行过程必须完全自动化才有意义。输出结果需要人工检查的测试不是一个好的单元测试。单元测 试中不准使用 System.out 来进行人肉验证，必须使用 assert 来验证。</w:t>
      </w:r>
    </w:p>
    <w:p>
      <w:pPr>
        <w:numPr>
          <w:ilvl w:val="6"/>
          <w:numId w:val="46"/>
        </w:numPr>
        <w:ind w:left="420"/>
        <w:rPr>
          <w:lang w:val="zh-CN"/>
        </w:rPr>
      </w:pPr>
      <w:r>
        <w:rPr>
          <w:rFonts w:hint="eastAsia"/>
          <w:lang w:val="zh-CN"/>
        </w:rPr>
        <w:t>【强制】保持单元测试的独立性。为了保证单元测试稳定可靠且便于维护，单元测试用例之间 决不能互相调用，也不能依赖执行的先后次序。</w:t>
      </w:r>
    </w:p>
    <w:p>
      <w:pPr>
        <w:ind w:firstLine="420"/>
        <w:rPr>
          <w:lang w:val="zh-CN"/>
        </w:rPr>
      </w:pPr>
      <w:r>
        <w:rPr>
          <w:rFonts w:hint="eastAsia"/>
          <w:color w:val="FF0000"/>
          <w:lang w:val="zh-CN"/>
        </w:rPr>
        <w:t>反例:</w:t>
      </w:r>
      <w:r>
        <w:rPr>
          <w:rFonts w:hint="eastAsia"/>
          <w:lang w:val="zh-CN"/>
        </w:rPr>
        <w:t>method2 需要依赖 method1 的执行，将执行结果做为 method2 的输入。</w:t>
      </w:r>
    </w:p>
    <w:p>
      <w:pPr>
        <w:numPr>
          <w:ilvl w:val="6"/>
          <w:numId w:val="46"/>
        </w:numPr>
        <w:ind w:left="420"/>
        <w:rPr>
          <w:lang w:val="zh-CN"/>
        </w:rPr>
      </w:pPr>
      <w:r>
        <w:rPr>
          <w:rFonts w:hint="eastAsia"/>
          <w:lang w:val="zh-CN"/>
        </w:rPr>
        <w:t xml:space="preserve">【强制】单元测试是可以重复执行的，不能受到外界环境的影响。 说明:单元测试通常会被放到持续集成中，每次有代码 check in 时单元测试都会被执行。如 果单测对外部环境(网络、服务、中间件等)有依赖，容易导致持续集成机制的不可用。 </w:t>
      </w:r>
    </w:p>
    <w:p>
      <w:pPr>
        <w:ind w:firstLine="420"/>
      </w:pPr>
      <w:r>
        <w:rPr>
          <w:rFonts w:hint="eastAsia"/>
          <w:color w:val="ED7D31"/>
        </w:rPr>
        <w:t>正例:</w:t>
      </w:r>
      <w:r>
        <w:rPr>
          <w:rFonts w:hint="eastAsia"/>
        </w:rPr>
        <w:t>为了不受外界环境影响，要求设计代码时就把 SUT 的依赖改成注入，在测试时用 spring 这样的 DI 框架注入一个本地(内存)实现或者 Mock 实现。</w:t>
      </w:r>
    </w:p>
    <w:p>
      <w:pPr>
        <w:numPr>
          <w:ilvl w:val="6"/>
          <w:numId w:val="46"/>
        </w:numPr>
        <w:ind w:left="420"/>
        <w:rPr>
          <w:lang w:val="zh-CN"/>
        </w:rPr>
      </w:pPr>
      <w:r>
        <w:rPr>
          <w:rFonts w:hint="eastAsia"/>
          <w:lang w:val="zh-CN"/>
        </w:rPr>
        <w:t>【强制】对于单元测试，要保证测试粒度足够小，有助于精确定位问题。单测粒度至多是类级 别，一般是方法级别。 说明:只有测试粒度小才能在出错时尽快定位到出错位置。单测不负责检查跨类或者跨系统的 交互逻辑，那是集成测试的领域。</w:t>
      </w:r>
    </w:p>
    <w:p>
      <w:pPr>
        <w:numPr>
          <w:ilvl w:val="6"/>
          <w:numId w:val="46"/>
        </w:numPr>
        <w:ind w:left="420"/>
        <w:rPr>
          <w:lang w:val="zh-CN"/>
        </w:rPr>
      </w:pPr>
      <w:r>
        <w:rPr>
          <w:rFonts w:hint="eastAsia"/>
          <w:lang w:val="zh-CN"/>
        </w:rPr>
        <w:t xml:space="preserve">【强制】核心业务、核心应用、核心模块的增量代码确保单元测试通过。 </w:t>
      </w:r>
    </w:p>
    <w:p>
      <w:pPr>
        <w:ind w:firstLine="420"/>
      </w:pPr>
      <w:r>
        <w:rPr>
          <w:rFonts w:hint="eastAsia"/>
          <w:color w:val="ED7D31"/>
        </w:rPr>
        <w:t>说明:</w:t>
      </w:r>
      <w:r>
        <w:rPr>
          <w:rFonts w:hint="eastAsia"/>
        </w:rPr>
        <w:t>新增代码及时补充单元测试，如果新增代码影响了原有单元测试，请及时修正。</w:t>
      </w:r>
    </w:p>
    <w:p>
      <w:pPr>
        <w:numPr>
          <w:ilvl w:val="6"/>
          <w:numId w:val="46"/>
        </w:numPr>
        <w:ind w:left="420"/>
        <w:rPr>
          <w:lang w:val="zh-CN"/>
        </w:rPr>
      </w:pPr>
      <w:r>
        <w:rPr>
          <w:rFonts w:hint="eastAsia"/>
          <w:lang w:val="zh-CN"/>
        </w:rPr>
        <w:t>【强制】单元测试代码必须写在如下工程目录:src/test/java，不允许写在业务代码目录下。</w:t>
      </w:r>
    </w:p>
    <w:p>
      <w:pPr>
        <w:ind w:firstLine="420"/>
        <w:rPr>
          <w:lang w:val="zh-CN"/>
        </w:rPr>
      </w:pPr>
      <w:r>
        <w:rPr>
          <w:rFonts w:hint="eastAsia"/>
          <w:color w:val="ED7D31"/>
          <w:lang w:val="zh-CN"/>
        </w:rPr>
        <w:t>说明:</w:t>
      </w:r>
      <w:r>
        <w:rPr>
          <w:rFonts w:hint="eastAsia"/>
          <w:lang w:val="zh-CN"/>
        </w:rPr>
        <w:t>源码构建时会跳过此目录，而单元测试框架默认是扫 此目录。</w:t>
      </w:r>
    </w:p>
    <w:p>
      <w:pPr>
        <w:numPr>
          <w:ilvl w:val="6"/>
          <w:numId w:val="46"/>
        </w:numPr>
        <w:ind w:left="420"/>
        <w:rPr>
          <w:lang w:val="zh-CN"/>
        </w:rPr>
      </w:pPr>
      <w:r>
        <w:rPr>
          <w:rFonts w:hint="eastAsia"/>
          <w:lang w:val="zh-CN"/>
        </w:rPr>
        <w:t>【推荐】单元测试的基本目标:语句覆盖率达到 70%;核心模块的语句覆盖率和分支覆盖率都 要达到 100%</w:t>
      </w:r>
    </w:p>
    <w:p>
      <w:pPr>
        <w:ind w:firstLine="420"/>
        <w:rPr>
          <w:lang w:val="zh-CN"/>
        </w:rPr>
      </w:pPr>
      <w:r>
        <w:rPr>
          <w:rFonts w:hint="eastAsia"/>
          <w:color w:val="ED7D31"/>
          <w:lang w:val="zh-CN"/>
        </w:rPr>
        <w:t>说明:</w:t>
      </w:r>
      <w:r>
        <w:rPr>
          <w:rFonts w:hint="eastAsia"/>
          <w:lang w:val="zh-CN"/>
        </w:rPr>
        <w:t>在工程规约的应用分层中 到的 DAO 层，Manager 层，可重用度高的 Service，都应该 进行单元测试。</w:t>
      </w:r>
    </w:p>
    <w:p>
      <w:pPr>
        <w:numPr>
          <w:ilvl w:val="6"/>
          <w:numId w:val="46"/>
        </w:numPr>
        <w:ind w:left="420"/>
        <w:rPr>
          <w:lang w:val="zh-CN"/>
        </w:rPr>
      </w:pPr>
      <w:r>
        <w:rPr>
          <w:rFonts w:hint="eastAsia"/>
          <w:lang w:val="zh-CN"/>
        </w:rPr>
        <w:t>【推荐】编写单元测试代码遵守 BCDE 原则，以保证被测试模块的交付质量。</w:t>
      </w:r>
    </w:p>
    <w:p>
      <w:pPr>
        <w:rPr>
          <w:lang w:val="zh-CN"/>
        </w:rPr>
      </w:pPr>
      <w:r>
        <w:rPr>
          <w:rFonts w:hint="eastAsia"/>
          <w:lang w:val="zh-CN"/>
        </w:rPr>
        <w:t xml:space="preserve">  </w:t>
      </w:r>
      <w:r>
        <w:rPr>
          <w:rFonts w:hint="eastAsia"/>
          <w:color w:val="4472C4"/>
          <w:lang w:val="zh-CN"/>
        </w:rPr>
        <w:t>B:</w:t>
      </w:r>
      <w:r>
        <w:rPr>
          <w:rFonts w:hint="eastAsia"/>
          <w:lang w:val="zh-CN"/>
        </w:rPr>
        <w:t>Border，边界值测试，包括循环边界、特殊取值、特殊时间点、数据顺序等。</w:t>
      </w:r>
    </w:p>
    <w:p>
      <w:pPr>
        <w:rPr>
          <w:lang w:val="zh-CN"/>
        </w:rPr>
      </w:pPr>
      <w:r>
        <w:rPr>
          <w:rFonts w:hint="eastAsia"/>
          <w:lang w:val="zh-CN"/>
        </w:rPr>
        <w:t xml:space="preserve">  </w:t>
      </w:r>
      <w:r>
        <w:rPr>
          <w:rFonts w:hint="eastAsia"/>
          <w:color w:val="4472C4"/>
          <w:lang w:val="zh-CN"/>
        </w:rPr>
        <w:t>C:</w:t>
      </w:r>
      <w:r>
        <w:rPr>
          <w:rFonts w:hint="eastAsia"/>
          <w:lang w:val="zh-CN"/>
        </w:rPr>
        <w:t>Correct，正确的输入，并得到预期的结果。</w:t>
      </w:r>
    </w:p>
    <w:p>
      <w:pPr>
        <w:rPr>
          <w:lang w:val="zh-CN"/>
        </w:rPr>
      </w:pPr>
      <w:r>
        <w:rPr>
          <w:rFonts w:hint="eastAsia"/>
          <w:lang w:val="zh-CN"/>
        </w:rPr>
        <w:t xml:space="preserve">  </w:t>
      </w:r>
      <w:r>
        <w:rPr>
          <w:rFonts w:hint="eastAsia"/>
          <w:color w:val="4472C4"/>
          <w:lang w:val="zh-CN"/>
        </w:rPr>
        <w:t>D:</w:t>
      </w:r>
      <w:r>
        <w:rPr>
          <w:rFonts w:hint="eastAsia"/>
          <w:lang w:val="zh-CN"/>
        </w:rPr>
        <w:t>Design，与设计文档相结合，来编写单元测试。</w:t>
      </w:r>
    </w:p>
    <w:p>
      <w:pPr>
        <w:rPr>
          <w:lang w:val="zh-CN"/>
        </w:rPr>
      </w:pPr>
      <w:r>
        <w:rPr>
          <w:rFonts w:hint="eastAsia"/>
          <w:lang w:val="zh-CN"/>
        </w:rPr>
        <w:t xml:space="preserve">  </w:t>
      </w:r>
      <w:r>
        <w:rPr>
          <w:rFonts w:hint="eastAsia"/>
          <w:color w:val="4472C4"/>
          <w:lang w:val="zh-CN"/>
        </w:rPr>
        <w:t>E:</w:t>
      </w:r>
      <w:r>
        <w:rPr>
          <w:rFonts w:hint="eastAsia"/>
          <w:lang w:val="zh-CN"/>
        </w:rPr>
        <w:t>Error，强制错误信息输入(如:非法数据、异常流程、非业务允许输入等)，并得 到预期的结果。</w:t>
      </w:r>
    </w:p>
    <w:p>
      <w:pPr>
        <w:numPr>
          <w:ilvl w:val="6"/>
          <w:numId w:val="46"/>
        </w:numPr>
        <w:ind w:left="420"/>
        <w:rPr>
          <w:lang w:val="zh-CN"/>
        </w:rPr>
      </w:pPr>
      <w:r>
        <w:rPr>
          <w:rFonts w:hint="eastAsia"/>
          <w:lang w:val="zh-CN"/>
        </w:rPr>
        <w:t>【推荐】对于数据库相关的查询，更新，删除等操作，不能假设数据库里的数据是存在的， 或者直接操作数据库把数据插入进去，请使用程序插入或者导入数据的方式来准备数据。</w:t>
      </w:r>
    </w:p>
    <w:p>
      <w:pPr>
        <w:ind w:firstLine="420"/>
        <w:rPr>
          <w:lang w:val="zh-CN"/>
        </w:rPr>
      </w:pPr>
      <w:r>
        <w:rPr>
          <w:rFonts w:hint="eastAsia"/>
          <w:color w:val="FF0000"/>
          <w:lang w:val="zh-CN"/>
        </w:rPr>
        <w:t>反例:</w:t>
      </w:r>
      <w:r>
        <w:rPr>
          <w:rFonts w:hint="eastAsia"/>
          <w:lang w:val="zh-CN"/>
        </w:rPr>
        <w:t>删除某一行数据的单元测试，在数据库中，先直接手动增加一行作为删除目标，但是这 一行新增数据并不符合业务插入规则，导致测试结果异常。</w:t>
      </w:r>
    </w:p>
    <w:p>
      <w:pPr>
        <w:numPr>
          <w:ilvl w:val="6"/>
          <w:numId w:val="46"/>
        </w:numPr>
        <w:ind w:left="420"/>
        <w:rPr>
          <w:lang w:val="zh-CN"/>
        </w:rPr>
      </w:pPr>
      <w:r>
        <w:rPr>
          <w:rFonts w:hint="eastAsia"/>
          <w:lang w:val="zh-CN"/>
        </w:rPr>
        <w:t>【推荐】和数据库相关的单元测试，可以设定自动回滚机制，不给数据库造成脏数据。或者 对单元测试产生的数据有明确的前后缀标识。</w:t>
      </w:r>
    </w:p>
    <w:p>
      <w:pPr>
        <w:rPr>
          <w:lang w:val="zh-CN"/>
        </w:rPr>
      </w:pPr>
      <w:r>
        <w:rPr>
          <w:rFonts w:hint="eastAsia"/>
          <w:lang w:val="zh-CN"/>
        </w:rPr>
        <w:t>正例:在 RDC 内部单元测试中，使用 RDC_UNIT_TEST_的前缀标识数据。</w:t>
      </w:r>
    </w:p>
    <w:p>
      <w:pPr>
        <w:numPr>
          <w:ilvl w:val="6"/>
          <w:numId w:val="46"/>
        </w:numPr>
        <w:ind w:left="420"/>
        <w:rPr>
          <w:lang w:val="zh-CN"/>
        </w:rPr>
      </w:pPr>
      <w:r>
        <w:rPr>
          <w:rFonts w:hint="eastAsia"/>
          <w:lang w:val="zh-CN"/>
        </w:rPr>
        <w:t>【推荐】对于不可测的代码建议做必要的重构，使代码变得可测，避免为了达到测试要求而 书写不规范测试代码。</w:t>
      </w:r>
    </w:p>
    <w:p>
      <w:pPr>
        <w:numPr>
          <w:ilvl w:val="6"/>
          <w:numId w:val="46"/>
        </w:numPr>
        <w:ind w:left="420"/>
        <w:rPr>
          <w:lang w:val="zh-CN"/>
        </w:rPr>
      </w:pPr>
      <w:r>
        <w:rPr>
          <w:rFonts w:hint="eastAsia"/>
          <w:lang w:val="zh-CN"/>
        </w:rPr>
        <w:t>【推荐】在设计评审阶段，开发人员需要和测试人员一起确定单元测试范围，单元测试最好 覆盖所有测试用例(UC)。</w:t>
      </w:r>
    </w:p>
    <w:p>
      <w:pPr>
        <w:numPr>
          <w:ilvl w:val="6"/>
          <w:numId w:val="46"/>
        </w:numPr>
        <w:ind w:left="420"/>
        <w:rPr>
          <w:lang w:val="zh-CN"/>
        </w:rPr>
      </w:pPr>
      <w:r>
        <w:rPr>
          <w:rFonts w:hint="eastAsia"/>
          <w:lang w:val="zh-CN"/>
        </w:rPr>
        <w:t>【推荐】单元测试作为一种质量保障手段，不建议项目发布后补充单元测试用例，建议在项 目 测前完成单元测试。</w:t>
      </w:r>
    </w:p>
    <w:p>
      <w:pPr>
        <w:numPr>
          <w:ilvl w:val="6"/>
          <w:numId w:val="46"/>
        </w:numPr>
        <w:ind w:left="420"/>
        <w:rPr>
          <w:lang w:val="zh-CN"/>
        </w:rPr>
      </w:pPr>
      <w:r>
        <w:rPr>
          <w:rFonts w:hint="eastAsia"/>
          <w:lang w:val="zh-CN"/>
        </w:rPr>
        <w:t>【参考】为了更方便地进行单元测试，业务代码应避免以下情况:</w:t>
      </w:r>
    </w:p>
    <w:p>
      <w:pPr>
        <w:rPr>
          <w:lang w:val="zh-CN"/>
        </w:rPr>
      </w:pPr>
      <w:r>
        <w:rPr>
          <w:rFonts w:hint="eastAsia"/>
          <w:lang w:val="zh-CN"/>
        </w:rPr>
        <w:t xml:space="preserve">  </w:t>
      </w:r>
      <w:r>
        <w:rPr>
          <w:rFonts w:hint="eastAsia"/>
          <w:lang w:val="zh-CN"/>
        </w:rPr>
        <w:tab/>
      </w:r>
      <w:r>
        <w:rPr>
          <w:rFonts w:hint="eastAsia"/>
          <w:lang w:val="zh-CN"/>
        </w:rPr>
        <w:t>构造方法中做的事情过多。</w:t>
      </w:r>
    </w:p>
    <w:p>
      <w:pPr>
        <w:rPr>
          <w:lang w:val="zh-CN"/>
        </w:rPr>
      </w:pPr>
      <w:r>
        <w:rPr>
          <w:rFonts w:hint="eastAsia"/>
          <w:lang w:val="zh-CN"/>
        </w:rPr>
        <w:t xml:space="preserve">  </w:t>
      </w:r>
      <w:r>
        <w:rPr>
          <w:rFonts w:hint="eastAsia"/>
          <w:lang w:val="zh-CN"/>
        </w:rPr>
        <w:tab/>
      </w:r>
      <w:r>
        <w:rPr>
          <w:rFonts w:hint="eastAsia"/>
          <w:lang w:val="zh-CN"/>
        </w:rPr>
        <w:t>存在过多的全局变量和静态方法。</w:t>
      </w:r>
    </w:p>
    <w:p>
      <w:pPr>
        <w:rPr>
          <w:lang w:val="zh-CN"/>
        </w:rPr>
      </w:pPr>
      <w:r>
        <w:rPr>
          <w:rFonts w:hint="eastAsia"/>
          <w:lang w:val="zh-CN"/>
        </w:rPr>
        <w:t xml:space="preserve">  </w:t>
      </w:r>
      <w:r>
        <w:rPr>
          <w:rFonts w:hint="eastAsia"/>
          <w:lang w:val="zh-CN"/>
        </w:rPr>
        <w:tab/>
      </w:r>
      <w:r>
        <w:rPr>
          <w:rFonts w:hint="eastAsia"/>
          <w:lang w:val="zh-CN"/>
        </w:rPr>
        <w:t>存在过多的外部依赖。</w:t>
      </w:r>
    </w:p>
    <w:p>
      <w:pPr>
        <w:rPr>
          <w:lang w:val="zh-CN"/>
        </w:rPr>
      </w:pPr>
      <w:r>
        <w:rPr>
          <w:rFonts w:hint="eastAsia"/>
          <w:lang w:val="zh-CN"/>
        </w:rPr>
        <w:t xml:space="preserve">  </w:t>
      </w:r>
      <w:r>
        <w:rPr>
          <w:rFonts w:hint="eastAsia"/>
          <w:lang w:val="zh-CN"/>
        </w:rPr>
        <w:tab/>
      </w:r>
      <w:r>
        <w:rPr>
          <w:rFonts w:hint="eastAsia"/>
          <w:lang w:val="zh-CN"/>
        </w:rPr>
        <w:t xml:space="preserve">存在过多的条件语句。 </w:t>
      </w:r>
    </w:p>
    <w:p>
      <w:pPr>
        <w:ind w:firstLine="420"/>
        <w:rPr>
          <w:lang w:val="zh-CN"/>
        </w:rPr>
      </w:pPr>
      <w:r>
        <w:rPr>
          <w:rFonts w:hint="eastAsia"/>
          <w:color w:val="ED7D31"/>
          <w:lang w:val="zh-CN"/>
        </w:rPr>
        <w:t>说明:</w:t>
      </w:r>
      <w:r>
        <w:rPr>
          <w:rFonts w:hint="eastAsia"/>
          <w:lang w:val="zh-CN"/>
        </w:rPr>
        <w:t>多层条件语句建议使用卫语句、策略模式、状态模式等方式重构。</w:t>
      </w:r>
    </w:p>
    <w:p>
      <w:pPr>
        <w:numPr>
          <w:ilvl w:val="6"/>
          <w:numId w:val="46"/>
        </w:numPr>
        <w:ind w:left="420"/>
        <w:rPr>
          <w:lang w:val="zh-CN"/>
        </w:rPr>
      </w:pPr>
      <w:r>
        <w:rPr>
          <w:rFonts w:hint="eastAsia"/>
          <w:lang w:val="zh-CN"/>
        </w:rPr>
        <w:t>【参考】不要对单元测试存在如下误解:</w:t>
      </w:r>
    </w:p>
    <w:p>
      <w:pPr>
        <w:rPr>
          <w:lang w:val="zh-CN"/>
        </w:rPr>
      </w:pPr>
      <w:r>
        <w:rPr>
          <w:rFonts w:hint="eastAsia"/>
          <w:lang w:val="zh-CN"/>
        </w:rPr>
        <w:t xml:space="preserve">  </w:t>
      </w:r>
      <w:r>
        <w:rPr>
          <w:rFonts w:hint="eastAsia"/>
          <w:lang w:val="zh-CN"/>
        </w:rPr>
        <w:tab/>
      </w:r>
      <w:r>
        <w:rPr>
          <w:rFonts w:hint="eastAsia"/>
          <w:lang w:val="zh-CN"/>
        </w:rPr>
        <w:t>那是测试同学干的事情。本文是开发手册，凡是本文内容都是与开发同学强相关的。</w:t>
      </w:r>
    </w:p>
    <w:p>
      <w:pPr>
        <w:ind w:firstLine="420"/>
        <w:rPr>
          <w:lang w:val="zh-CN"/>
        </w:rPr>
      </w:pPr>
      <w:r>
        <w:rPr>
          <w:rFonts w:hint="eastAsia"/>
          <w:lang w:val="zh-CN"/>
        </w:rPr>
        <w:t xml:space="preserve">单元测试代码是多余的。汽车的整体功能与各单元部件的测试正常与否是强相关的。   </w:t>
      </w:r>
    </w:p>
    <w:p>
      <w:pPr>
        <w:ind w:firstLine="420"/>
        <w:rPr>
          <w:lang w:val="zh-CN"/>
        </w:rPr>
      </w:pPr>
      <w:r>
        <w:rPr>
          <w:rFonts w:hint="eastAsia"/>
          <w:lang w:val="zh-CN"/>
        </w:rPr>
        <w:t>单元测试代码不需要维护。一年半载后，那么单元测试几乎处于废弃状态。</w:t>
      </w:r>
    </w:p>
    <w:p>
      <w:pPr>
        <w:rPr>
          <w:rFonts w:hint="eastAsia"/>
          <w:lang w:val="zh-CN"/>
        </w:rPr>
      </w:pPr>
      <w:r>
        <w:rPr>
          <w:rFonts w:hint="eastAsia"/>
          <w:lang w:val="zh-CN"/>
        </w:rPr>
        <w:t xml:space="preserve">  </w:t>
      </w:r>
      <w:r>
        <w:rPr>
          <w:rFonts w:hint="eastAsia"/>
          <w:lang w:val="zh-CN"/>
        </w:rPr>
        <w:tab/>
      </w:r>
      <w:r>
        <w:rPr>
          <w:rFonts w:hint="eastAsia"/>
          <w:lang w:val="zh-CN"/>
        </w:rPr>
        <w:t>单元测试与线上故障没有辩证关系。好的单元测试能够最大限度地规避线上故障。</w:t>
      </w:r>
    </w:p>
    <w:p>
      <w:pPr>
        <w:numPr>
          <w:ilvl w:val="6"/>
          <w:numId w:val="46"/>
        </w:numPr>
        <w:ind w:left="420"/>
        <w:rPr>
          <w:rFonts w:hint="eastAsia"/>
          <w:lang w:val="zh-CN"/>
        </w:rPr>
      </w:pPr>
      <w:r>
        <w:rPr>
          <w:rFonts w:hint="eastAsia"/>
          <w:lang w:val="zh-CN"/>
        </w:rPr>
        <w:t>【推荐】facade&amp;service内的代码全部采用mock机制，dao层采用junit机制</w:t>
      </w:r>
    </w:p>
    <w:p>
      <w:pPr>
        <w:rPr>
          <w:rFonts w:hint="eastAsia"/>
          <w:lang w:val="zh-CN"/>
        </w:rPr>
      </w:pPr>
    </w:p>
    <w:p>
      <w:pPr>
        <w:rPr>
          <w:rFonts w:hint="eastAsia"/>
        </w:rPr>
      </w:pPr>
      <w:r>
        <w:rPr>
          <w:rFonts w:hint="default"/>
        </w:rPr>
        <w:t>单元测试管理方式</w:t>
      </w:r>
    </w:p>
    <w:p>
      <w:pPr>
        <w:numPr>
          <w:ilvl w:val="0"/>
          <w:numId w:val="50"/>
        </w:numPr>
        <w:ind w:left="420" w:hanging="420"/>
        <w:rPr>
          <w:rFonts w:hint="eastAsia"/>
          <w:lang w:val="zh-CN"/>
        </w:rPr>
      </w:pPr>
      <w:r>
        <w:rPr>
          <w:rFonts w:hint="eastAsia"/>
          <w:lang w:val="zh-CN"/>
        </w:rPr>
        <w:t>范围：新代码库（后端代码）</w:t>
      </w:r>
    </w:p>
    <w:p>
      <w:pPr>
        <w:numPr>
          <w:ilvl w:val="0"/>
          <w:numId w:val="50"/>
        </w:numPr>
        <w:ind w:left="420" w:hanging="420"/>
        <w:rPr>
          <w:rFonts w:hint="eastAsia"/>
          <w:lang w:val="zh-CN"/>
        </w:rPr>
      </w:pPr>
      <w:r>
        <w:rPr>
          <w:rFonts w:hint="default"/>
        </w:rPr>
        <w:t>UT</w:t>
      </w:r>
      <w:r>
        <w:rPr>
          <w:rFonts w:hint="eastAsia"/>
          <w:lang w:val="zh-CN"/>
        </w:rPr>
        <w:t>覆盖率：facade&amp;service，第一阶段2018-04-01起效40%</w:t>
      </w:r>
    </w:p>
    <w:p>
      <w:pPr>
        <w:numPr>
          <w:ilvl w:val="0"/>
          <w:numId w:val="50"/>
        </w:numPr>
        <w:ind w:left="420" w:hanging="420"/>
        <w:rPr>
          <w:rFonts w:hint="eastAsia"/>
          <w:lang w:val="zh-CN"/>
        </w:rPr>
      </w:pPr>
      <w:r>
        <w:rPr>
          <w:rFonts w:hint="default"/>
        </w:rPr>
        <w:t>在</w:t>
      </w:r>
      <w:r>
        <w:rPr>
          <w:rFonts w:hint="eastAsia"/>
          <w:lang w:val="zh-CN"/>
        </w:rPr>
        <w:t>提测</w:t>
      </w:r>
      <w:r>
        <w:rPr>
          <w:rFonts w:hint="default"/>
        </w:rPr>
        <w:t>阶段</w:t>
      </w:r>
      <w:r>
        <w:rPr>
          <w:rFonts w:hint="eastAsia"/>
          <w:lang w:val="zh-CN"/>
        </w:rPr>
        <w:t>检查，不达标不能申请测试环境</w:t>
      </w:r>
    </w:p>
    <w:p>
      <w:pPr>
        <w:numPr>
          <w:ilvl w:val="0"/>
          <w:numId w:val="50"/>
        </w:numPr>
        <w:ind w:left="420" w:hanging="420"/>
        <w:rPr>
          <w:rFonts w:hint="eastAsia"/>
          <w:lang w:val="zh-CN"/>
        </w:rPr>
      </w:pPr>
      <w:r>
        <w:rPr>
          <w:rFonts w:hint="eastAsia"/>
          <w:lang w:val="zh-CN"/>
        </w:rPr>
        <w:t>技术经理抽查UT代码/每周必须一次</w:t>
      </w:r>
    </w:p>
    <w:p>
      <w:pPr>
        <w:numPr>
          <w:ilvl w:val="0"/>
          <w:numId w:val="50"/>
        </w:numPr>
        <w:ind w:left="420" w:hanging="420"/>
        <w:rPr>
          <w:rFonts w:hint="eastAsia"/>
          <w:lang w:val="zh-CN"/>
        </w:rPr>
      </w:pPr>
      <w:r>
        <w:rPr>
          <w:rFonts w:hint="eastAsia"/>
          <w:lang w:val="zh-CN"/>
        </w:rPr>
        <w:t>UT代码规则：http://git.mogo.com/tech/doc/blob/master/spec/java/UT如何写.md</w:t>
      </w:r>
    </w:p>
    <w:p>
      <w:pPr>
        <w:numPr>
          <w:ilvl w:val="0"/>
          <w:numId w:val="50"/>
        </w:numPr>
        <w:ind w:left="420" w:hanging="420"/>
        <w:rPr>
          <w:rFonts w:hint="eastAsia"/>
          <w:lang w:val="zh-CN"/>
        </w:rPr>
      </w:pPr>
    </w:p>
    <w:p>
      <w:pPr>
        <w:rPr>
          <w:rFonts w:hint="eastAsia"/>
          <w:lang w:val="zh-CN"/>
        </w:rPr>
      </w:pPr>
    </w:p>
    <w:p>
      <w:pPr>
        <w:rPr>
          <w:rFonts w:hint="eastAsia"/>
          <w:lang w:val="zh-CN"/>
        </w:rPr>
      </w:pPr>
    </w:p>
    <w:p>
      <w:pPr>
        <w:rPr>
          <w:rFonts w:hint="eastAsia"/>
          <w:lang w:val="zh-CN"/>
        </w:rPr>
        <w:sectPr>
          <w:pgSz w:w="11906" w:h="16838"/>
          <w:pgMar w:top="1440" w:right="1800" w:bottom="1440" w:left="1800" w:header="851" w:footer="992" w:gutter="0"/>
          <w:cols w:space="720" w:num="1"/>
          <w:titlePg/>
          <w:docGrid w:type="lines" w:linePitch="312" w:charSpace="0"/>
        </w:sectPr>
      </w:pPr>
    </w:p>
    <w:p>
      <w:pPr>
        <w:pStyle w:val="2"/>
        <w:rPr>
          <w:shd w:val="clear" w:color="auto" w:fill="E4E4FF"/>
        </w:rPr>
      </w:pPr>
      <w:bookmarkStart w:id="518" w:name="_Toc488860569"/>
      <w:bookmarkStart w:id="519" w:name="_Toc495785717"/>
      <w:bookmarkStart w:id="520" w:name="_Toc1079153420"/>
      <w:bookmarkStart w:id="521" w:name="_Toc615436355"/>
      <w:bookmarkStart w:id="522" w:name="_Toc1253920141"/>
      <w:bookmarkStart w:id="523" w:name="_Toc1781555467"/>
      <w:bookmarkStart w:id="524" w:name="_Toc1660540084"/>
      <w:r>
        <w:rPr>
          <w:rFonts w:hint="eastAsia"/>
          <w:shd w:val="clear" w:color="auto" w:fill="E4E4FF"/>
        </w:rPr>
        <w:t>安全规约</w:t>
      </w:r>
      <w:bookmarkEnd w:id="518"/>
      <w:bookmarkEnd w:id="519"/>
      <w:bookmarkEnd w:id="520"/>
      <w:bookmarkEnd w:id="521"/>
      <w:bookmarkEnd w:id="522"/>
      <w:bookmarkEnd w:id="523"/>
      <w:bookmarkEnd w:id="524"/>
    </w:p>
    <w:p>
      <w:pPr>
        <w:numPr>
          <w:ilvl w:val="0"/>
          <w:numId w:val="51"/>
        </w:numPr>
        <w:rPr>
          <w:lang w:val="zh-CN" w:eastAsia="zh-CN"/>
        </w:rPr>
      </w:pPr>
      <w:r>
        <w:rPr>
          <w:rFonts w:hint="eastAsia"/>
          <w:lang w:val="zh-CN" w:eastAsia="zh-CN"/>
        </w:rPr>
        <w:t>【强制】隶属于用户个人的页面或者功能必须进行权限控制校验。 说明:防止没有做水平权限校验就可随意访问、修改、删除别人的数据，比如查看他人的私信 内容、修改他人的订单。</w:t>
      </w:r>
    </w:p>
    <w:p>
      <w:pPr>
        <w:numPr>
          <w:ilvl w:val="0"/>
          <w:numId w:val="51"/>
        </w:numPr>
        <w:rPr>
          <w:lang w:val="zh-CN" w:eastAsia="zh-CN"/>
        </w:rPr>
      </w:pPr>
      <w:r>
        <w:rPr>
          <w:rFonts w:hint="eastAsia"/>
          <w:lang w:val="zh-CN" w:eastAsia="zh-CN"/>
        </w:rPr>
        <w:t>【强制】用户敏感数据禁止直接展示，必须对展示数据进行脱敏。 说明:查看个人手机号码会显示成:158****9119，隐藏中间 4 位，防止隐私泄露。</w:t>
      </w:r>
    </w:p>
    <w:p>
      <w:pPr>
        <w:numPr>
          <w:ilvl w:val="0"/>
          <w:numId w:val="51"/>
        </w:numPr>
        <w:rPr>
          <w:lang w:val="zh-CN" w:eastAsia="zh-CN"/>
        </w:rPr>
      </w:pPr>
      <w:r>
        <w:rPr>
          <w:rFonts w:hint="eastAsia"/>
          <w:lang w:val="zh-CN" w:eastAsia="zh-CN"/>
        </w:rPr>
        <w:t>【强制】用户输入的 SQL 参数严格使用参数绑定或者 METADATA 字段值限定，防止 SQL 注入， 禁止字符串拼接 SQL 访问数据库。</w:t>
      </w:r>
    </w:p>
    <w:p>
      <w:pPr>
        <w:numPr>
          <w:ilvl w:val="0"/>
          <w:numId w:val="51"/>
        </w:numPr>
        <w:rPr>
          <w:lang w:val="zh-CN" w:eastAsia="zh-CN"/>
        </w:rPr>
      </w:pPr>
      <w:r>
        <w:rPr>
          <w:rFonts w:hint="eastAsia"/>
          <w:lang w:val="zh-CN" w:eastAsia="zh-CN"/>
        </w:rPr>
        <w:t>【强制】用户请求传入的任何参数必须做有效性验证。 说明:忽略参数校验可能导致:</w:t>
      </w:r>
    </w:p>
    <w:p>
      <w:pPr>
        <w:numPr>
          <w:ilvl w:val="1"/>
          <w:numId w:val="52"/>
        </w:numPr>
        <w:rPr>
          <w:lang w:val="zh-CN" w:eastAsia="zh-CN"/>
        </w:rPr>
      </w:pPr>
      <w:r>
        <w:rPr>
          <w:rFonts w:hint="eastAsia"/>
          <w:lang w:val="zh-CN" w:eastAsia="zh-CN"/>
        </w:rPr>
        <w:t>page size过大导致内存溢出</w:t>
      </w:r>
    </w:p>
    <w:p>
      <w:pPr>
        <w:numPr>
          <w:ilvl w:val="1"/>
          <w:numId w:val="52"/>
        </w:numPr>
        <w:rPr>
          <w:lang w:val="zh-CN" w:eastAsia="zh-CN"/>
        </w:rPr>
      </w:pPr>
      <w:r>
        <w:rPr>
          <w:rFonts w:hint="eastAsia"/>
          <w:lang w:val="zh-CN" w:eastAsia="zh-CN"/>
        </w:rPr>
        <w:t>恶意order by导致数据库慢查询</w:t>
      </w:r>
    </w:p>
    <w:p>
      <w:pPr>
        <w:numPr>
          <w:ilvl w:val="1"/>
          <w:numId w:val="52"/>
        </w:numPr>
        <w:rPr>
          <w:lang w:val="zh-CN" w:eastAsia="zh-CN"/>
        </w:rPr>
      </w:pPr>
      <w:r>
        <w:rPr>
          <w:rFonts w:hint="eastAsia"/>
          <w:lang w:val="zh-CN" w:eastAsia="zh-CN"/>
        </w:rPr>
        <w:t>任意重定向</w:t>
      </w:r>
    </w:p>
    <w:p>
      <w:pPr>
        <w:numPr>
          <w:ilvl w:val="1"/>
          <w:numId w:val="52"/>
        </w:numPr>
        <w:rPr>
          <w:lang w:val="zh-CN" w:eastAsia="zh-CN"/>
        </w:rPr>
      </w:pPr>
      <w:r>
        <w:rPr>
          <w:rFonts w:hint="eastAsia"/>
          <w:lang w:val="zh-CN" w:eastAsia="zh-CN"/>
        </w:rPr>
        <w:t>SQL注入</w:t>
      </w:r>
    </w:p>
    <w:p>
      <w:pPr>
        <w:numPr>
          <w:ilvl w:val="1"/>
          <w:numId w:val="52"/>
        </w:numPr>
        <w:rPr>
          <w:lang w:val="zh-CN" w:eastAsia="zh-CN"/>
        </w:rPr>
      </w:pPr>
      <w:r>
        <w:rPr>
          <w:rFonts w:hint="eastAsia"/>
          <w:lang w:val="zh-CN" w:eastAsia="zh-CN"/>
        </w:rPr>
        <w:t>反序列化注入</w:t>
      </w:r>
    </w:p>
    <w:p>
      <w:pPr>
        <w:numPr>
          <w:ilvl w:val="1"/>
          <w:numId w:val="52"/>
        </w:numPr>
        <w:rPr>
          <w:lang w:val="zh-CN" w:eastAsia="zh-CN"/>
        </w:rPr>
      </w:pPr>
      <w:r>
        <w:rPr>
          <w:rFonts w:hint="eastAsia"/>
          <w:lang w:val="zh-CN" w:eastAsia="zh-CN"/>
        </w:rPr>
        <w:t>正则输入源串拒绝服务ReDoS</w:t>
      </w:r>
    </w:p>
    <w:p>
      <w:pPr>
        <w:rPr>
          <w:lang w:val="zh-CN" w:eastAsia="zh-CN"/>
        </w:rPr>
      </w:pPr>
      <w:r>
        <w:rPr>
          <w:rFonts w:hint="eastAsia"/>
          <w:lang w:val="zh-CN" w:eastAsia="zh-CN"/>
        </w:rPr>
        <w:t>说明:Java 代码用正则来验证客户端的输入，有些正则写法验证普通用户输入没有问题， 但是如果攻击人员使用的是特殊构造的字符串来验证，有可能导致死循环的结果。</w:t>
      </w:r>
    </w:p>
    <w:p>
      <w:pPr>
        <w:numPr>
          <w:ilvl w:val="0"/>
          <w:numId w:val="51"/>
        </w:numPr>
        <w:rPr>
          <w:lang w:val="zh-CN" w:eastAsia="zh-CN"/>
        </w:rPr>
      </w:pPr>
      <w:r>
        <w:rPr>
          <w:rFonts w:hint="eastAsia"/>
          <w:lang w:val="zh-CN" w:eastAsia="zh-CN"/>
        </w:rPr>
        <w:t>【强制】禁止向 HTML 页面输出未经安全过滤或未正确转义的用户数据。</w:t>
      </w:r>
    </w:p>
    <w:p>
      <w:pPr>
        <w:numPr>
          <w:ilvl w:val="0"/>
          <w:numId w:val="51"/>
        </w:numPr>
        <w:rPr>
          <w:lang w:val="zh-CN" w:eastAsia="zh-CN"/>
        </w:rPr>
      </w:pPr>
      <w:r>
        <w:rPr>
          <w:rFonts w:hint="eastAsia"/>
          <w:lang w:val="zh-CN" w:eastAsia="zh-CN"/>
        </w:rPr>
        <w:t>【强制】表单、AJAX  交必须执行 CSRF 安全过滤。</w:t>
      </w:r>
    </w:p>
    <w:p>
      <w:pPr>
        <w:rPr>
          <w:lang w:val="zh-CN" w:eastAsia="zh-CN"/>
        </w:rPr>
      </w:pPr>
      <w:r>
        <w:rPr>
          <w:rFonts w:hint="eastAsia"/>
          <w:lang w:val="zh-CN" w:eastAsia="zh-CN"/>
        </w:rPr>
        <w:t>说明:CSRF(Cross-site request forgery)跨站请求伪造是一类常见编程漏洞。对于存在 CSRF 漏洞的应用/网站，攻击者可以事先构造好 URL，只要受害者用户一访问，后台便在用户 不知情情况下对数据库中用户参数进行相应修改。</w:t>
      </w:r>
    </w:p>
    <w:p>
      <w:pPr>
        <w:numPr>
          <w:ilvl w:val="0"/>
          <w:numId w:val="51"/>
        </w:numPr>
        <w:rPr>
          <w:lang w:val="zh-CN" w:eastAsia="zh-CN"/>
        </w:rPr>
      </w:pPr>
      <w:r>
        <w:rPr>
          <w:rFonts w:hint="eastAsia"/>
          <w:lang w:val="zh-CN" w:eastAsia="zh-CN"/>
        </w:rPr>
        <w:t>【强制】在使用平台资源，譬如短信、邮件、电话、下单、支付，必须实现正确的防重放限制， 如数量限制、疲劳度控制、验证码校验，避免被滥刷、资损。 说明:如注册时发送验证码到手机，如果没有限制次数和频率，那么可以利用此功能骚扰到其 它用户，并造成短信平台资源浪费。</w:t>
      </w:r>
    </w:p>
    <w:p>
      <w:pPr>
        <w:numPr>
          <w:ilvl w:val="0"/>
          <w:numId w:val="51"/>
        </w:numPr>
        <w:rPr>
          <w:lang w:val="zh-CN" w:eastAsia="zh-CN"/>
        </w:rPr>
        <w:sectPr>
          <w:pgSz w:w="11906" w:h="16838"/>
          <w:pgMar w:top="1440" w:right="1800" w:bottom="1440" w:left="1800" w:header="851" w:footer="992" w:gutter="0"/>
          <w:cols w:space="720" w:num="1"/>
          <w:titlePg/>
          <w:docGrid w:type="lines" w:linePitch="312" w:charSpace="0"/>
        </w:sectPr>
      </w:pPr>
      <w:r>
        <w:rPr>
          <w:rFonts w:hint="eastAsia"/>
          <w:lang w:val="zh-CN" w:eastAsia="zh-CN"/>
        </w:rPr>
        <w:t>【推荐】发贴、评论、发送即时消息等用户生成内容的场景必须实现防刷、文本内容违禁词过 滤等风控策略</w:t>
      </w:r>
    </w:p>
    <w:p>
      <w:pPr>
        <w:pStyle w:val="2"/>
        <w:rPr>
          <w:shd w:val="clear" w:color="auto" w:fill="E4E4FF"/>
        </w:rPr>
      </w:pPr>
      <w:bookmarkStart w:id="525" w:name="_Toc862778191"/>
      <w:bookmarkStart w:id="526" w:name="_Toc816117203"/>
      <w:bookmarkStart w:id="527" w:name="_Toc495785718"/>
      <w:bookmarkStart w:id="528" w:name="_Toc996961934"/>
      <w:bookmarkStart w:id="529" w:name="_Toc610684464"/>
      <w:bookmarkStart w:id="530" w:name="_Toc1948003896"/>
      <w:bookmarkStart w:id="531" w:name="_Toc1092488307"/>
      <w:r>
        <w:rPr>
          <w:rFonts w:hint="eastAsia"/>
          <w:shd w:val="clear" w:color="auto" w:fill="E4E4FF"/>
        </w:rPr>
        <w:t>服务器</w:t>
      </w:r>
      <w:bookmarkEnd w:id="525"/>
      <w:bookmarkEnd w:id="526"/>
      <w:bookmarkEnd w:id="527"/>
      <w:bookmarkEnd w:id="528"/>
      <w:bookmarkEnd w:id="529"/>
      <w:bookmarkEnd w:id="530"/>
      <w:bookmarkEnd w:id="531"/>
    </w:p>
    <w:p>
      <w:pPr>
        <w:numPr>
          <w:ilvl w:val="3"/>
          <w:numId w:val="53"/>
        </w:numPr>
        <w:ind w:left="480"/>
        <w:rPr>
          <w:lang w:val="zh-CN" w:eastAsia="zh-CN"/>
        </w:rPr>
      </w:pPr>
      <w:r>
        <w:rPr>
          <w:rFonts w:hint="eastAsia"/>
          <w:lang w:val="zh-CN" w:eastAsia="zh-CN"/>
        </w:rPr>
        <w:t>【推荐】高并发服务器建议调小 TCP 协议的 time_wait 超时时间。</w:t>
      </w:r>
    </w:p>
    <w:p>
      <w:pPr>
        <w:ind w:firstLine="420"/>
        <w:rPr>
          <w:lang w:val="zh-CN" w:eastAsia="zh-CN"/>
        </w:rPr>
      </w:pPr>
      <w:r>
        <w:rPr>
          <w:rFonts w:hint="eastAsia"/>
          <w:color w:val="ED7D31"/>
          <w:lang w:val="zh-CN" w:eastAsia="zh-CN"/>
        </w:rPr>
        <w:t>说明:</w:t>
      </w:r>
      <w:r>
        <w:rPr>
          <w:rFonts w:hint="eastAsia"/>
          <w:lang w:val="zh-CN" w:eastAsia="zh-CN"/>
        </w:rPr>
        <w:t>操作系统默认 240 秒后，才会关闭处于 time_wait 状态的连接，在高并发访问下，服 务器端会因为处于 time_wait 的连接数太多，可能无法建立新的连接，所以需要在服务器上 调小此等待值。</w:t>
      </w:r>
    </w:p>
    <w:p>
      <w:pPr>
        <w:ind w:firstLine="420"/>
        <w:rPr>
          <w:lang w:val="zh-CN" w:eastAsia="zh-CN"/>
        </w:rPr>
      </w:pPr>
      <w:r>
        <w:rPr>
          <w:rFonts w:hint="eastAsia"/>
          <w:color w:val="70AD47"/>
          <w:lang w:val="zh-CN" w:eastAsia="zh-CN"/>
        </w:rPr>
        <w:t>正例:</w:t>
      </w:r>
      <w:r>
        <w:rPr>
          <w:rFonts w:hint="eastAsia"/>
          <w:lang w:val="zh-CN" w:eastAsia="zh-CN"/>
        </w:rPr>
        <w:t>在 linux 服务器上请通过变更/etc/sysctl.conf 文件去修改该缺省值(秒):</w:t>
      </w:r>
    </w:p>
    <w:p>
      <w:pPr>
        <w:ind w:firstLine="420"/>
        <w:rPr>
          <w:lang w:val="zh-CN"/>
        </w:rPr>
      </w:pPr>
      <w:r>
        <w:rPr>
          <w:lang w:val="zh-CN" w:eastAsia="zh-CN"/>
        </w:rPr>
        <w:t>net.ipv4.tcp_fin_timeout = 30</w:t>
      </w:r>
    </w:p>
    <w:p>
      <w:pPr>
        <w:numPr>
          <w:ilvl w:val="3"/>
          <w:numId w:val="53"/>
        </w:numPr>
        <w:ind w:left="480"/>
        <w:rPr>
          <w:lang w:val="zh-CN"/>
        </w:rPr>
      </w:pPr>
      <w:r>
        <w:rPr>
          <w:rFonts w:hint="eastAsia"/>
          <w:lang w:val="zh-CN"/>
        </w:rPr>
        <w:t>【推荐】调大服务器所支持的最大文件句柄数(File Descriptor，简写为fd)。</w:t>
      </w:r>
    </w:p>
    <w:p>
      <w:pPr>
        <w:ind w:firstLine="420"/>
        <w:rPr>
          <w:lang w:val="zh-CN"/>
        </w:rPr>
      </w:pPr>
      <w:r>
        <w:rPr>
          <w:rFonts w:hint="eastAsia"/>
          <w:color w:val="ED7D31"/>
          <w:lang w:val="zh-CN"/>
        </w:rPr>
        <w:t>说明:</w:t>
      </w:r>
      <w:r>
        <w:rPr>
          <w:rFonts w:hint="eastAsia"/>
          <w:lang w:val="zh-CN"/>
        </w:rPr>
        <w:t>主流操作系统的设计是将 TCP/UDP 连接采用与文件一样的方式去管理，即一个连接对 应于一个 fd。主流的 linux 服务器默认所支持最大 fd 数量为 1024，当并发连接数很大时很 容易因为 fd 不足而出现“open too many files”错误，导致新的连接无法建立。 建议将 linux 服务器所支持的最大句柄数调高数倍(与服务器的内存数量相关)。</w:t>
      </w:r>
    </w:p>
    <w:p>
      <w:pPr>
        <w:numPr>
          <w:ilvl w:val="3"/>
          <w:numId w:val="53"/>
        </w:numPr>
        <w:ind w:left="480"/>
        <w:rPr>
          <w:lang w:val="zh-CN"/>
        </w:rPr>
      </w:pPr>
      <w:r>
        <w:rPr>
          <w:rFonts w:hint="eastAsia"/>
          <w:lang w:val="zh-CN"/>
        </w:rPr>
        <w:t>【推荐】给 JVM 设置-XX:+HeapDumpOnOutOfMemoryError 参数，让 JVM 碰到 OOM 场景时输出 dump 信息。</w:t>
      </w:r>
    </w:p>
    <w:p>
      <w:pPr>
        <w:ind w:firstLine="420"/>
        <w:rPr>
          <w:lang w:val="zh-CN"/>
        </w:rPr>
      </w:pPr>
      <w:r>
        <w:rPr>
          <w:rFonts w:hint="eastAsia"/>
          <w:color w:val="ED7D31"/>
          <w:lang w:val="zh-CN"/>
        </w:rPr>
        <w:t>说明:</w:t>
      </w:r>
      <w:r>
        <w:rPr>
          <w:rFonts w:hint="eastAsia"/>
          <w:lang w:val="zh-CN"/>
        </w:rPr>
        <w:t>OOM 的发生是有概率的，甚至有规律地相隔数月才出现一例，出现时的现场信息对查错 非常有价值。</w:t>
      </w:r>
    </w:p>
    <w:p>
      <w:pPr>
        <w:numPr>
          <w:ilvl w:val="3"/>
          <w:numId w:val="53"/>
        </w:numPr>
        <w:ind w:left="480"/>
        <w:rPr>
          <w:lang w:val="zh-CN"/>
        </w:rPr>
      </w:pPr>
      <w:r>
        <w:rPr>
          <w:rFonts w:hint="eastAsia"/>
          <w:lang w:val="zh-CN"/>
        </w:rPr>
        <w:t>【推荐】在线上生产环境，JVM的Xms和Xmx设置一样大小的内存容量，避免在GC 后调整堆 大小带来的压力。</w:t>
      </w:r>
    </w:p>
    <w:p>
      <w:pPr>
        <w:numPr>
          <w:ilvl w:val="3"/>
          <w:numId w:val="53"/>
        </w:numPr>
        <w:ind w:left="480"/>
        <w:rPr>
          <w:lang w:val="zh-CN"/>
        </w:rPr>
        <w:sectPr>
          <w:pgSz w:w="11906" w:h="16838"/>
          <w:pgMar w:top="1440" w:right="1800" w:bottom="1440" w:left="1800" w:header="851" w:footer="992" w:gutter="0"/>
          <w:cols w:space="720" w:num="1"/>
          <w:titlePg/>
          <w:docGrid w:type="lines" w:linePitch="312" w:charSpace="0"/>
        </w:sectPr>
      </w:pPr>
      <w:r>
        <w:rPr>
          <w:rFonts w:hint="eastAsia"/>
          <w:lang w:val="zh-CN"/>
        </w:rPr>
        <w:t>【参考】服务器内部重定向使用 forward;外部重定向地址使用 URL 拼装工具类来生成，否则 会带来 URL 维护不一致的问题和潜在的安全风险</w:t>
      </w:r>
    </w:p>
    <w:p>
      <w:pPr>
        <w:pStyle w:val="2"/>
        <w:rPr>
          <w:shd w:val="clear" w:color="auto" w:fill="E4E4FF"/>
        </w:rPr>
      </w:pPr>
      <w:bookmarkStart w:id="532" w:name="_Ref495782067"/>
      <w:bookmarkStart w:id="533" w:name="_Ref495782036"/>
      <w:bookmarkStart w:id="534" w:name="_Toc495785719"/>
      <w:bookmarkStart w:id="535" w:name="_Ref495782030"/>
      <w:bookmarkStart w:id="536" w:name="_Ref495782040"/>
      <w:bookmarkStart w:id="537" w:name="_Ref495782072"/>
      <w:bookmarkStart w:id="538" w:name="_Toc481752195"/>
      <w:bookmarkStart w:id="539" w:name="_Ref495782028"/>
      <w:bookmarkStart w:id="540" w:name="_Ref495782013"/>
      <w:bookmarkStart w:id="541" w:name="_Toc1048742917"/>
      <w:bookmarkStart w:id="542" w:name="_Toc139212622"/>
      <w:bookmarkStart w:id="543" w:name="_Toc852616617"/>
      <w:bookmarkStart w:id="544" w:name="_Toc1240312778"/>
      <w:bookmarkStart w:id="545" w:name="_Toc1701664303"/>
      <w:r>
        <w:rPr>
          <w:rFonts w:hint="eastAsia"/>
          <w:shd w:val="clear" w:color="auto" w:fill="E4E4FF"/>
        </w:rPr>
        <w:t>SONAR代码规范解读</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pPr>
        <w:ind w:firstLine="420"/>
        <w:rPr>
          <w:lang w:val="zh-CN" w:eastAsia="zh-CN"/>
        </w:rPr>
      </w:pPr>
      <w:r>
        <w:rPr>
          <w:rFonts w:hint="eastAsia"/>
          <w:lang w:val="zh-CN" w:eastAsia="zh-CN"/>
        </w:rPr>
        <w:t>为了减少</w:t>
      </w:r>
      <w:r>
        <w:rPr>
          <w:rFonts w:hint="eastAsia"/>
          <w:color w:val="FF0000"/>
          <w:lang w:val="zh-CN" w:eastAsia="zh-CN"/>
        </w:rPr>
        <w:t>阻断</w:t>
      </w:r>
      <w:r>
        <w:rPr>
          <w:rFonts w:hint="eastAsia"/>
          <w:lang w:val="zh-CN" w:eastAsia="zh-CN"/>
        </w:rPr>
        <w:t>和</w:t>
      </w:r>
      <w:r>
        <w:rPr>
          <w:rFonts w:hint="eastAsia"/>
          <w:color w:val="FF0000"/>
          <w:lang w:val="zh-CN" w:eastAsia="zh-CN"/>
        </w:rPr>
        <w:t>严重</w:t>
      </w:r>
      <w:r>
        <w:rPr>
          <w:rFonts w:hint="eastAsia"/>
          <w:lang w:val="zh-CN" w:eastAsia="zh-CN"/>
        </w:rPr>
        <w:t>类型问题代码所产生的BUG，提高研发人员上传代码的质量。规范将同步加入SONAR平台检测，在git提交时会进行代码扫描。</w:t>
      </w:r>
    </w:p>
    <w:p>
      <w:pPr>
        <w:rPr>
          <w:lang w:val="zh-CN" w:eastAsia="zh-CN"/>
        </w:rPr>
      </w:pPr>
      <w:r>
        <w:rPr>
          <w:rFonts w:hint="eastAsia"/>
          <w:lang w:val="zh-CN" w:eastAsia="zh-CN"/>
        </w:rPr>
        <w:t>规范列举了常见的容易忽略的错误，编码中尚未意识到的错误,未来存在的隐患。部分给出了示例代码和原因，详细解释可根据编号在SONAR平台查找。</w:t>
      </w:r>
    </w:p>
    <w:p>
      <w:pPr>
        <w:rPr>
          <w:lang w:val="zh-CN" w:eastAsia="zh-CN"/>
        </w:rPr>
      </w:pPr>
      <w:r>
        <w:rPr>
          <w:rFonts w:hint="eastAsia"/>
          <w:lang w:val="zh-CN" w:eastAsia="zh-CN"/>
        </w:rPr>
        <w:t>规范中条目不仅限于当前数量，会随时添加和补充。请在提交代码前熟读规范，务必严格遵循。</w:t>
      </w:r>
    </w:p>
    <w:p>
      <w:pPr>
        <w:rPr>
          <w:lang w:val="zh-CN"/>
        </w:rPr>
      </w:pPr>
      <w:r>
        <w:rPr>
          <w:rFonts w:hint="eastAsia"/>
          <w:lang w:val="zh-CN" w:eastAsia="zh-CN"/>
        </w:rPr>
        <w:tab/>
      </w:r>
      <w:r>
        <w:rPr>
          <w:rFonts w:hint="eastAsia"/>
          <w:lang w:val="zh-CN"/>
        </w:rPr>
        <w:t>SONAR的代码规范的建议一般都有</w:t>
      </w:r>
      <w:r>
        <w:rPr>
          <w:b/>
        </w:rPr>
        <w:t>Noncompliant</w:t>
      </w:r>
      <w:r>
        <w:rPr>
          <w:rFonts w:hint="eastAsia"/>
          <w:b/>
        </w:rPr>
        <w:t>、</w:t>
      </w:r>
      <w:r>
        <w:rPr>
          <w:b/>
        </w:rPr>
        <w:t>Compliant</w:t>
      </w:r>
      <w:r>
        <w:rPr>
          <w:rFonts w:hint="eastAsia"/>
          <w:b/>
        </w:rPr>
        <w:t>，也就是反例、正例的意思。</w:t>
      </w:r>
    </w:p>
    <w:p>
      <w:pPr>
        <w:pStyle w:val="3"/>
      </w:pPr>
      <w:bookmarkStart w:id="546" w:name="_Toc544256031"/>
      <w:bookmarkStart w:id="547" w:name="_Toc1617224671"/>
      <w:bookmarkStart w:id="548" w:name="_Toc1559319007"/>
      <w:bookmarkStart w:id="549" w:name="_Toc90711937"/>
      <w:bookmarkStart w:id="550" w:name="_Toc495785720"/>
      <w:bookmarkStart w:id="551" w:name="_Toc1452024468"/>
      <w:bookmarkStart w:id="552" w:name="_Toc107740708"/>
      <w:r>
        <w:rPr>
          <w:rFonts w:hint="eastAsia"/>
        </w:rPr>
        <w:t>流资源打开后必须关闭。防止内存泄露</w:t>
      </w:r>
      <w:bookmarkEnd w:id="546"/>
      <w:bookmarkEnd w:id="547"/>
      <w:bookmarkEnd w:id="548"/>
      <w:bookmarkEnd w:id="549"/>
      <w:bookmarkEnd w:id="550"/>
      <w:bookmarkEnd w:id="551"/>
      <w:bookmarkEnd w:id="552"/>
    </w:p>
    <w:p>
      <w:pPr>
        <w:rPr>
          <w:shd w:val="clear" w:color="auto" w:fill="FFFFFF"/>
        </w:rPr>
      </w:pPr>
      <w:r>
        <w:rPr>
          <w:shd w:val="clear" w:color="auto" w:fill="FFFFFF"/>
        </w:rPr>
        <w:t>编号</w:t>
      </w:r>
      <w:r>
        <w:rPr>
          <w:rFonts w:hint="eastAsia"/>
          <w:shd w:val="clear" w:color="auto" w:fill="FFFFFF"/>
        </w:rPr>
        <w:t>：</w:t>
      </w:r>
      <w:r>
        <w:rPr>
          <w:shd w:val="clear" w:color="auto" w:fill="FFFFFF"/>
        </w:rPr>
        <w:t>S2095</w:t>
      </w:r>
    </w:p>
    <w:p>
      <w:r>
        <w:rPr>
          <w:rFonts w:hint="eastAsia"/>
        </w:rPr>
        <w:t>循环中打开多个流，但是最终只关闭了一个。</w:t>
      </w:r>
    </w:p>
    <w:p>
      <w:pPr>
        <w:rPr>
          <w:b/>
        </w:rPr>
      </w:pPr>
      <w:r>
        <w:rPr>
          <w:b/>
        </w:rPr>
        <w:t>Noncompliant Code Example</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OutputStream stream = null;</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try{</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for (String property : propertyList)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stream = new FileOutputStream("myfile.txt");  // Noncompliant</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}catch(Exception e){</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}finally{</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stream.close();  // Multiple streams were opened. Only the last is closed.</w:t>
      </w:r>
    </w:p>
    <w:p>
      <w:pPr>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w:t>
      </w:r>
    </w:p>
    <w:p>
      <w:pPr>
        <w:rPr>
          <w:rFonts w:ascii="Courier New" w:hAnsi="Courier New" w:cs="Courier New"/>
          <w:color w:val="444444"/>
          <w:sz w:val="18"/>
          <w:szCs w:val="18"/>
          <w:shd w:val="clear" w:color="auto" w:fill="FFFFFF"/>
        </w:rPr>
      </w:pPr>
    </w:p>
    <w:p>
      <w:pPr>
        <w:rPr>
          <w:rFonts w:ascii="Courier New" w:hAnsi="Courier New" w:cs="Courier New"/>
          <w:color w:val="444444"/>
          <w:sz w:val="18"/>
          <w:szCs w:val="18"/>
          <w:shd w:val="clear" w:color="auto" w:fill="FFFFFF"/>
        </w:rPr>
      </w:pPr>
    </w:p>
    <w:p>
      <w:pPr>
        <w:rPr>
          <w:b/>
          <w:bCs/>
        </w:rPr>
      </w:pPr>
      <w:r>
        <w:rPr>
          <w:b/>
        </w:rPr>
        <w:t>Compliant Solution</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OutputStream stream = null;</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try{</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stream = new FileOutputStream("myfile.txt");</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for (String property : propertyList)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}catch(Exception e){</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}finally{</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stream.close();</w:t>
      </w:r>
    </w:p>
    <w:p>
      <w:pPr>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w:t>
      </w:r>
    </w:p>
    <w:p>
      <w:pPr>
        <w:pStyle w:val="3"/>
        <w:rPr>
          <w:shd w:val="clear" w:color="auto" w:fill="FFFFFF"/>
        </w:rPr>
      </w:pPr>
      <w:bookmarkStart w:id="553" w:name="_Toc312916894"/>
      <w:bookmarkStart w:id="554" w:name="_Toc495785721"/>
      <w:bookmarkStart w:id="555" w:name="_Toc1633997762"/>
      <w:bookmarkStart w:id="556" w:name="_Toc430229592"/>
      <w:bookmarkStart w:id="557" w:name="_Toc2027134940"/>
      <w:bookmarkStart w:id="558" w:name="_Toc421539738"/>
      <w:bookmarkStart w:id="559" w:name="_Toc2011762714"/>
      <w:r>
        <w:rPr>
          <w:rFonts w:hint="eastAsia"/>
        </w:rPr>
        <w:t>枚举属性值必须是私有的，且不可变更的</w:t>
      </w:r>
      <w:bookmarkEnd w:id="553"/>
      <w:bookmarkEnd w:id="554"/>
      <w:bookmarkEnd w:id="555"/>
      <w:bookmarkEnd w:id="556"/>
      <w:bookmarkEnd w:id="557"/>
      <w:bookmarkEnd w:id="558"/>
      <w:bookmarkEnd w:id="559"/>
    </w:p>
    <w:p>
      <w:r>
        <w:rPr>
          <w:rFonts w:hint="eastAsia"/>
        </w:rPr>
        <w:t>编号：</w:t>
      </w:r>
      <w:r>
        <w:rPr>
          <w:shd w:val="clear" w:color="auto" w:fill="FFFFFF"/>
        </w:rPr>
        <w:t>S3066</w:t>
      </w:r>
    </w:p>
    <w:p>
      <w:pPr>
        <w:rPr>
          <w:b/>
          <w:bCs/>
        </w:rPr>
      </w:pPr>
      <w:r>
        <w:rPr>
          <w:b/>
        </w:rPr>
        <w:t>Noncompliant Code Example</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public enum Continent {</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NORTH_AMERICA (23, 24709000),</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EUROPE (50, 39310000);</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public int countryCount;  // Noncompliant</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private int landMass;</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Continent(int countryCount, int landMass)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public void setLandMass(int landMass) {  // Noncompliant</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this.landMass = landMass;</w:t>
      </w:r>
    </w:p>
    <w:p>
      <w:pPr>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w:t>
      </w:r>
    </w:p>
    <w:p>
      <w:pPr>
        <w:rPr>
          <w:b/>
          <w:bCs/>
        </w:rPr>
      </w:pPr>
      <w:r>
        <w:rPr>
          <w:b/>
        </w:rPr>
        <w:t>Compliant Solution</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public enum Continent {</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NORTH_AMERICA (23, 24709000),</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EUROPE (50, 39310000);</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private int countryCount;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private int landMass;</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Continent(int countryCount, int landMass) { </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 ...</w:t>
      </w:r>
    </w:p>
    <w:p>
      <w:pPr>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  }</w:t>
      </w:r>
    </w:p>
    <w:p>
      <w:pPr>
        <w:pStyle w:val="3"/>
      </w:pPr>
      <w:bookmarkStart w:id="560" w:name="_Toc495785722"/>
      <w:bookmarkStart w:id="561" w:name="_Toc275898861"/>
      <w:bookmarkStart w:id="562" w:name="_Toc379218409"/>
      <w:bookmarkStart w:id="563" w:name="_Toc977871718"/>
      <w:bookmarkStart w:id="564" w:name="_Toc2132574628"/>
      <w:bookmarkStart w:id="565" w:name="_Toc1806785440"/>
      <w:bookmarkStart w:id="566" w:name="_Toc1158996545"/>
      <w:r>
        <w:t>死循环</w:t>
      </w:r>
      <w:r>
        <w:rPr>
          <w:rFonts w:hint="eastAsia"/>
        </w:rPr>
        <w:t>，</w:t>
      </w:r>
      <w:r>
        <w:t>不允许出现</w:t>
      </w:r>
      <w:bookmarkEnd w:id="560"/>
      <w:bookmarkEnd w:id="561"/>
      <w:bookmarkEnd w:id="562"/>
      <w:bookmarkEnd w:id="563"/>
      <w:bookmarkEnd w:id="564"/>
      <w:bookmarkEnd w:id="565"/>
      <w:bookmarkEnd w:id="566"/>
    </w:p>
    <w:p>
      <w:r>
        <w:t>编号</w:t>
      </w:r>
      <w:r>
        <w:rPr>
          <w:rFonts w:hint="eastAsia"/>
        </w:rPr>
        <w:t>：</w:t>
      </w:r>
      <w:r>
        <w:rPr>
          <w:shd w:val="clear" w:color="auto" w:fill="FFFFFF"/>
        </w:rPr>
        <w:t>S2189</w:t>
      </w:r>
    </w:p>
    <w:p>
      <w:pPr>
        <w:rPr>
          <w:b/>
        </w:rPr>
      </w:pPr>
      <w:r>
        <w:rPr>
          <w:b/>
        </w:rPr>
        <w:t>Noncompliant Code Example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for (;;) {  // Noncompliant; end condition omitted</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for (int i = 0; i &lt; 10; i--) { // Noncompliant; end condition but unreachedable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int j;</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while (true) { // Noncompliant; end condition omitted</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j++;</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int k;</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boolean b = true;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while (b) { // Noncompliant; b never written to in loop</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k++;</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for (int i = 0; i &lt; 10; i++) { // end condition now reachable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int j;</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while (true) { // reachable end condition added</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j++;</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(j  == Integer.MIN_VALUE) {  // true at Integer.MAX_VALUE +1</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break;</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int k;</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boolean b = true;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while (b)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k++;</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 = k &lt; Integer.MAX_VALUE;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3"/>
        <w:rPr>
          <w:shd w:val="clear" w:color="auto" w:fill="FFFFFF"/>
        </w:rPr>
      </w:pPr>
      <w:bookmarkStart w:id="567" w:name="_Toc270103050"/>
      <w:bookmarkStart w:id="568" w:name="_Toc1270347560"/>
      <w:bookmarkStart w:id="569" w:name="_Toc175690592"/>
      <w:bookmarkStart w:id="570" w:name="_Toc495785723"/>
      <w:bookmarkStart w:id="571" w:name="_Toc161617995"/>
      <w:bookmarkStart w:id="572" w:name="_Toc1761559934"/>
      <w:bookmarkStart w:id="573" w:name="_Toc17933742"/>
      <w:r>
        <w:t>调用</w:t>
      </w:r>
      <w:r>
        <w:rPr>
          <w:rFonts w:hint="eastAsia"/>
        </w:rPr>
        <w:t>re</w:t>
      </w:r>
      <w:r>
        <w:t>placeAll方法</w:t>
      </w:r>
      <w:r>
        <w:rPr>
          <w:rFonts w:hint="eastAsia"/>
        </w:rPr>
        <w:t xml:space="preserve"> 参数需要注意</w:t>
      </w:r>
      <w:bookmarkEnd w:id="567"/>
      <w:bookmarkEnd w:id="568"/>
      <w:bookmarkEnd w:id="569"/>
      <w:bookmarkEnd w:id="570"/>
      <w:bookmarkEnd w:id="571"/>
      <w:bookmarkEnd w:id="572"/>
      <w:bookmarkEnd w:id="573"/>
    </w:p>
    <w:p>
      <w:r>
        <w:rPr>
          <w:shd w:val="clear" w:color="auto" w:fill="FFFFFF"/>
        </w:rPr>
        <w:t>编号</w:t>
      </w:r>
      <w:r>
        <w:rPr>
          <w:rFonts w:hint="eastAsia"/>
          <w:shd w:val="clear" w:color="auto" w:fill="FFFFFF"/>
        </w:rPr>
        <w:t>：</w:t>
      </w:r>
      <w:r>
        <w:rPr>
          <w:shd w:val="clear" w:color="auto" w:fill="FFFFFF"/>
        </w:rPr>
        <w:t>S2639</w:t>
      </w:r>
      <w:r>
        <w:rPr>
          <w:rFonts w:hint="eastAsia"/>
        </w:rPr>
        <w:t>。</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str = "/File|Name.txt";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clean = str.replaceAll(".",""); // Noncompliant; probably meant to remove only dot chars, but returns an empty string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clean2 = str.replaceAll("|","_"); // Noncompliant; yields _/_F_i_l_e_|_N_a_m_e_._t_x_t_</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clean3 = str.replaceAll(File.separator,""); // Noncompliant; exception on Windows</w:t>
      </w:r>
    </w:p>
    <w:p/>
    <w:p>
      <w:pPr>
        <w:pStyle w:val="3"/>
      </w:pPr>
      <w:bookmarkStart w:id="574" w:name="_Toc495785724"/>
      <w:bookmarkStart w:id="575" w:name="_Toc1690390117"/>
      <w:bookmarkStart w:id="576" w:name="_Toc300954731"/>
      <w:bookmarkStart w:id="577" w:name="_Toc931368658"/>
      <w:bookmarkStart w:id="578" w:name="_Toc297374327"/>
      <w:bookmarkStart w:id="579" w:name="_Toc2041663596"/>
      <w:bookmarkStart w:id="580" w:name="_Toc1617692887"/>
      <w:r>
        <w:t>线程遇到异常</w:t>
      </w:r>
      <w:r>
        <w:rPr>
          <w:rFonts w:hint="eastAsia"/>
        </w:rPr>
        <w:t>，</w:t>
      </w:r>
      <w:r>
        <w:t>必须抛出异常或者终止线程</w:t>
      </w:r>
      <w:bookmarkEnd w:id="574"/>
      <w:bookmarkEnd w:id="575"/>
      <w:bookmarkEnd w:id="576"/>
      <w:bookmarkEnd w:id="577"/>
      <w:bookmarkEnd w:id="578"/>
      <w:bookmarkEnd w:id="579"/>
      <w:bookmarkEnd w:id="580"/>
    </w:p>
    <w:p>
      <w:r>
        <w:t>编号</w:t>
      </w:r>
      <w:r>
        <w:rPr>
          <w:rFonts w:hint="eastAsia"/>
        </w:rPr>
        <w:t>：</w:t>
      </w:r>
      <w:r>
        <w:rPr>
          <w:shd w:val="clear" w:color="auto" w:fill="FFFFFF"/>
        </w:rPr>
        <w:t>S2142</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run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 (true)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do stuff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}catch (InterruptedException e) { // Noncompliant; logging is not enough</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LOGGER.log(Level.WARN, "Interrupted!", 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bCs/>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run () throws InterruptedException{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 (true)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do stuff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}catch (InterruptedException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LOGGER.log(Level.WARN, "Interrupted!", 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clean up state...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throw 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run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 (true)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do stuff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}catch (InterruptedException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LOGGER.log(Level.WARN, "Interrupted!", 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clean up state...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Thread.currentThread().interrupt();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
      <w:pPr>
        <w:pStyle w:val="3"/>
      </w:pPr>
      <w:bookmarkStart w:id="581" w:name="_Toc1581656592"/>
      <w:bookmarkStart w:id="582" w:name="_Toc1651847016"/>
      <w:bookmarkStart w:id="583" w:name="_Toc547318253"/>
      <w:bookmarkStart w:id="584" w:name="_Toc495785725"/>
      <w:bookmarkStart w:id="585" w:name="_Toc145884574"/>
      <w:bookmarkStart w:id="586" w:name="_Toc1815601315"/>
      <w:bookmarkStart w:id="587" w:name="_Toc981259193"/>
      <w:r>
        <w:rPr>
          <w:rFonts w:hint="eastAsia"/>
        </w:rPr>
        <w:t>不能使用MD5 和 SHA-1</w:t>
      </w:r>
      <w:r>
        <w:t xml:space="preserve"> ,因为已经变的不安全了</w:t>
      </w:r>
      <w:bookmarkEnd w:id="581"/>
      <w:bookmarkEnd w:id="582"/>
      <w:bookmarkEnd w:id="583"/>
      <w:bookmarkEnd w:id="584"/>
      <w:bookmarkEnd w:id="585"/>
      <w:bookmarkEnd w:id="586"/>
      <w:bookmarkEnd w:id="587"/>
    </w:p>
    <w:p>
      <w:pPr>
        <w:rPr>
          <w:rFonts w:ascii="Helvetica" w:hAnsi="Helvetica" w:cs="Helvetica"/>
          <w:color w:val="444444"/>
          <w:sz w:val="20"/>
          <w:szCs w:val="20"/>
          <w:shd w:val="clear" w:color="auto" w:fill="FFFFFF"/>
        </w:rPr>
      </w:pPr>
      <w:r>
        <w:rPr>
          <w:shd w:val="clear" w:color="auto" w:fill="FFFFFF"/>
        </w:rPr>
        <w:t>编号</w:t>
      </w:r>
      <w:r>
        <w:rPr>
          <w:rFonts w:hint="eastAsia"/>
          <w:shd w:val="clear" w:color="auto" w:fill="FFFFFF"/>
        </w:rPr>
        <w:t>：</w:t>
      </w:r>
      <w:r>
        <w:rPr>
          <w:shd w:val="clear" w:color="auto" w:fill="FFFFFF"/>
        </w:rPr>
        <w:t>S2070</w:t>
      </w:r>
    </w:p>
    <w:p>
      <w:r>
        <w:rPr>
          <w:rFonts w:ascii="Helvetica" w:hAnsi="Helvetica" w:cs="Helvetica"/>
          <w:color w:val="444444"/>
          <w:sz w:val="20"/>
          <w:szCs w:val="20"/>
          <w:shd w:val="clear" w:color="auto" w:fill="FFFFFF"/>
        </w:rPr>
        <w:t>The MD5 algorithm and its successor, SHA-1, are no longer considered secure, because it is too easy to create hash collisions with them</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MessageDigest md = MessageDigest.getInstance("SHA1");  // Noncompliant</w:t>
      </w:r>
    </w:p>
    <w:p>
      <w:pPr>
        <w:rPr>
          <w:b/>
          <w:bCs/>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MessageDigest md = MessageDigest.getInstance("SHA-256");</w:t>
      </w:r>
    </w:p>
    <w:p>
      <w:pPr>
        <w:rPr>
          <w:b/>
        </w:rPr>
      </w:pPr>
      <w:r>
        <w:rPr>
          <w:b/>
        </w:rPr>
        <w:t>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Cipher cipher = Cipher.getInstance("AES/CBC/PKCS5PADDING");</w:t>
      </w:r>
    </w:p>
    <w:p>
      <w:pPr>
        <w:pStyle w:val="3"/>
        <w:rPr>
          <w:shd w:val="clear" w:color="auto" w:fill="FFFFFF"/>
        </w:rPr>
      </w:pPr>
      <w:bookmarkStart w:id="588" w:name="_Toc1590012203"/>
      <w:bookmarkStart w:id="589" w:name="_Toc495785726"/>
      <w:bookmarkStart w:id="590" w:name="_Toc1387317793"/>
      <w:bookmarkStart w:id="591" w:name="_Toc657526491"/>
      <w:bookmarkStart w:id="592" w:name="_Toc442908352"/>
      <w:bookmarkStart w:id="593" w:name="_Toc1313819871"/>
      <w:bookmarkStart w:id="594" w:name="_Toc774989312"/>
      <w:r>
        <w:t>代码里面创建的对象</w:t>
      </w:r>
      <w:r>
        <w:rPr>
          <w:rFonts w:hint="eastAsia"/>
        </w:rPr>
        <w:t>，</w:t>
      </w:r>
      <w:r>
        <w:t>都应该被使用</w:t>
      </w:r>
      <w:bookmarkEnd w:id="588"/>
      <w:bookmarkEnd w:id="589"/>
      <w:bookmarkEnd w:id="590"/>
      <w:bookmarkEnd w:id="591"/>
      <w:bookmarkEnd w:id="592"/>
      <w:bookmarkEnd w:id="593"/>
      <w:bookmarkEnd w:id="594"/>
    </w:p>
    <w:p>
      <w:pPr>
        <w:rPr>
          <w:shd w:val="clear" w:color="auto" w:fill="FFFFFF"/>
        </w:rPr>
      </w:pPr>
      <w:r>
        <w:rPr>
          <w:rFonts w:hint="eastAsia"/>
        </w:rPr>
        <w:t>编号：</w:t>
      </w:r>
      <w:r>
        <w:rPr>
          <w:shd w:val="clear" w:color="auto" w:fill="FFFFFF"/>
        </w:rPr>
        <w:t>S1848</w:t>
      </w:r>
    </w:p>
    <w:p>
      <w:r>
        <w:rPr>
          <w:rFonts w:hint="eastAsia"/>
        </w:rPr>
        <w:t>不要创建无意义且不使用的对象。</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(x &lt;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new IllegalArgumentException("x must be nonnegative");</w:t>
      </w:r>
    </w:p>
    <w:p>
      <w:pPr>
        <w:rPr>
          <w:b/>
          <w:bCs/>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(x &lt;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 xml:space="preserve">  throw new IllegalArgumentException("x must be nonnegative");</w:t>
      </w:r>
    </w:p>
    <w:p>
      <w:pPr>
        <w:pStyle w:val="3"/>
      </w:pPr>
      <w:bookmarkStart w:id="595" w:name="_Toc2032732247"/>
      <w:bookmarkStart w:id="596" w:name="_Toc1194288784"/>
      <w:bookmarkStart w:id="597" w:name="_Toc495785727"/>
      <w:bookmarkStart w:id="598" w:name="_Toc322245610"/>
      <w:bookmarkStart w:id="599" w:name="_Toc1723709105"/>
      <w:bookmarkStart w:id="600" w:name="_Toc1539642333"/>
      <w:bookmarkStart w:id="601" w:name="_Toc1863853082"/>
      <w:r>
        <w:rPr>
          <w:rFonts w:hint="eastAsia"/>
        </w:rPr>
        <w:t>序列化接口的子类和非序列化父类</w:t>
      </w:r>
      <w:bookmarkEnd w:id="595"/>
      <w:bookmarkEnd w:id="596"/>
      <w:bookmarkEnd w:id="597"/>
      <w:bookmarkEnd w:id="598"/>
      <w:bookmarkEnd w:id="599"/>
      <w:bookmarkEnd w:id="600"/>
      <w:bookmarkEnd w:id="601"/>
    </w:p>
    <w:p>
      <w:r>
        <w:rPr>
          <w:rFonts w:hint="eastAsia"/>
        </w:rPr>
        <w:t>编号：S2055</w:t>
      </w:r>
    </w:p>
    <w:p>
      <w:r>
        <w:rPr>
          <w:rFonts w:hint="eastAsia"/>
        </w:rPr>
        <w:t>一个实现序列化接口的子类的父类(</w:t>
      </w:r>
      <w:r>
        <w:t>父类</w:t>
      </w:r>
      <w:r>
        <w:rPr>
          <w:rFonts w:hint="eastAsia"/>
        </w:rPr>
        <w:t>没有实现序列化)，父类应该包含一个无参的构造方法。因为子类实现序列化以后，子类内部的父类域将不会被序列化，会造成数据丢失。因此需要父类提供无参的构造方法，和初始化父类属性的构造方法，由子类在序列化时调用时父类构造方法进行初始化。</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Fruit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Season ripe;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Fruit (Season ripe)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setRipe(Season ripe)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Season getRipe()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public class Raspberry extends Fruit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implements Serializable {  // Noncompliant; nonserializable ancestor doesn't have no-arg constructor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static final long serialVersionUID =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String variety;</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Raspberry(Season ripe, String variety)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setVariety(String variety)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String getVarity()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bCs/>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Fruit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Season ripe;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Fruit () {...};  // Compliant; no-arg constructor added to ancestor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Fruit (Season ripe)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setRipe(Season ripe)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Season getRipe()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public class Raspberry extends Fruit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implements Serializable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static final long serialVersionUID =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String variety;</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Raspberry(Season ripe, String variety)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setVariety(String variety)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String getVarity()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
      <w:pPr>
        <w:pStyle w:val="3"/>
        <w:rPr>
          <w:shd w:val="clear" w:color="auto" w:fill="FFFFFF"/>
        </w:rPr>
      </w:pPr>
      <w:bookmarkStart w:id="602" w:name="_Toc495785728"/>
      <w:bookmarkStart w:id="603" w:name="_Toc578899013"/>
      <w:bookmarkStart w:id="604" w:name="_Toc899317206"/>
      <w:bookmarkStart w:id="605" w:name="_Toc799628858"/>
      <w:bookmarkStart w:id="606" w:name="_Toc972259501"/>
      <w:bookmarkStart w:id="607" w:name="_Toc691982647"/>
      <w:bookmarkStart w:id="608" w:name="_Toc1002695731"/>
      <w:r>
        <w:rPr>
          <w:shd w:val="clear" w:color="auto" w:fill="FFFFFF"/>
        </w:rPr>
        <w:t>Session中的数据必须验证</w:t>
      </w:r>
      <w:bookmarkEnd w:id="602"/>
      <w:bookmarkEnd w:id="603"/>
      <w:bookmarkEnd w:id="604"/>
      <w:bookmarkEnd w:id="605"/>
      <w:bookmarkEnd w:id="606"/>
      <w:bookmarkEnd w:id="607"/>
      <w:bookmarkEnd w:id="608"/>
    </w:p>
    <w:p>
      <w:r>
        <w:t>编号</w:t>
      </w:r>
      <w:r>
        <w:rPr>
          <w:rFonts w:hint="eastAsia"/>
        </w:rPr>
        <w:t>：</w:t>
      </w:r>
      <w:r>
        <w:t>S3318</w:t>
      </w:r>
    </w:p>
    <w:p>
      <w:r>
        <w:rPr>
          <w:rFonts w:hint="eastAsia"/>
        </w:rPr>
        <w:t>未经验证的数据不应该被存在Session中，我们要保证保存在Session里面的数据，都是经过验证的，无误的，数据合法的。</w:t>
      </w:r>
    </w:p>
    <w:p>
      <w:pPr>
        <w:rPr>
          <w:rFonts w:ascii="Helvetica" w:hAnsi="Helvetica" w:cs="Helvetica"/>
          <w:b/>
          <w:bCs/>
          <w:color w:val="444444"/>
        </w:rPr>
      </w:pPr>
      <w:r>
        <w:rPr>
          <w:b/>
        </w:rPr>
        <w:t>Noncompliant Code Examp</w:t>
      </w:r>
      <w:r>
        <w:rPr>
          <w:rFonts w:ascii="Helvetica" w:hAnsi="Helvetica" w:cs="Helvetica"/>
          <w:b/>
          <w:color w:val="444444"/>
        </w:rPr>
        <w:t>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login = request.getParameter("login");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session.setAttribute("login", login);  // Noncompliant</w:t>
      </w:r>
    </w:p>
    <w:p/>
    <w:p>
      <w:pPr>
        <w:pStyle w:val="3"/>
        <w:rPr>
          <w:shd w:val="clear" w:color="auto" w:fill="FFFFFF"/>
        </w:rPr>
      </w:pPr>
      <w:bookmarkStart w:id="609" w:name="_Toc495785729"/>
      <w:bookmarkStart w:id="610" w:name="_Toc834524215"/>
      <w:bookmarkStart w:id="611" w:name="_Toc1072817155"/>
      <w:bookmarkStart w:id="612" w:name="_Toc124368109"/>
      <w:bookmarkStart w:id="613" w:name="_Toc86864078"/>
      <w:bookmarkStart w:id="614" w:name="_Toc1018057202"/>
      <w:bookmarkStart w:id="615" w:name="_Toc1479352798"/>
      <w:r>
        <w:rPr>
          <w:shd w:val="clear" w:color="auto" w:fill="FFFFFF"/>
        </w:rPr>
        <w:t>不应该存在无意义的逻辑表达式</w:t>
      </w:r>
      <w:bookmarkEnd w:id="609"/>
      <w:bookmarkEnd w:id="610"/>
      <w:bookmarkEnd w:id="611"/>
      <w:bookmarkEnd w:id="612"/>
      <w:bookmarkEnd w:id="613"/>
      <w:bookmarkEnd w:id="614"/>
      <w:bookmarkEnd w:id="615"/>
    </w:p>
    <w:p>
      <w:r>
        <w:rPr>
          <w:rFonts w:hint="eastAsia"/>
        </w:rPr>
        <w:t>编号：S2583</w:t>
      </w:r>
    </w:p>
    <w:p/>
    <w:p>
      <w:r>
        <w:t>在逻辑判断中</w:t>
      </w:r>
      <w:r>
        <w:rPr>
          <w:rFonts w:hint="eastAsia"/>
        </w:rPr>
        <w:t>，</w:t>
      </w:r>
      <w:r>
        <w:t>恒定为</w:t>
      </w:r>
      <w:r>
        <w:rPr>
          <w:rFonts w:hint="eastAsia"/>
        </w:rPr>
        <w:t>Tru</w:t>
      </w:r>
      <w:r>
        <w:t>e 或者 False的判断</w:t>
      </w:r>
      <w:r>
        <w:rPr>
          <w:rFonts w:hint="eastAsia"/>
        </w:rPr>
        <w:t>，</w:t>
      </w:r>
      <w:r>
        <w:t>不应该在后续的代码中再次出现该值的重新判断</w:t>
      </w:r>
      <w:r>
        <w:rPr>
          <w:rFonts w:hint="eastAsia"/>
        </w:rPr>
        <w:t>。后续代码将会没有任何意义，且不会被执行。</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//foo can't be both equal and not equal to bar in the same expression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if(foo == bar &amp;&amp; something &amp;&amp; foo != bar)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private void compute(int foo)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(foo == 4)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doSomething();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We know foo is equal to 4 at this point, so the next condition is always false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(foo &gt; 4)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private void compute(boolean foo)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(foo)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return;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doSomething();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foo is always false here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(foo){...}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
      <w:pPr>
        <w:pStyle w:val="3"/>
        <w:rPr>
          <w:shd w:val="clear" w:color="auto" w:fill="FFFFFF"/>
        </w:rPr>
      </w:pPr>
      <w:bookmarkStart w:id="616" w:name="_Toc495785730"/>
      <w:bookmarkStart w:id="617" w:name="_Toc1363197473"/>
      <w:bookmarkStart w:id="618" w:name="_Toc522412553"/>
      <w:bookmarkStart w:id="619" w:name="_Toc937993900"/>
      <w:bookmarkStart w:id="620" w:name="_Toc781494518"/>
      <w:bookmarkStart w:id="621" w:name="_Toc413542826"/>
      <w:bookmarkStart w:id="622" w:name="_Toc20077066"/>
      <w:r>
        <w:rPr>
          <w:rFonts w:hint="eastAsia"/>
        </w:rPr>
        <w:t>布尔判断时使用短路逻辑</w:t>
      </w:r>
      <w:bookmarkEnd w:id="616"/>
      <w:bookmarkEnd w:id="617"/>
      <w:bookmarkEnd w:id="618"/>
      <w:bookmarkEnd w:id="619"/>
      <w:bookmarkEnd w:id="620"/>
      <w:bookmarkEnd w:id="621"/>
      <w:bookmarkEnd w:id="622"/>
    </w:p>
    <w:p>
      <w:r>
        <w:rPr>
          <w:shd w:val="clear" w:color="auto" w:fill="FFFFFF"/>
        </w:rPr>
        <w:t>编号</w:t>
      </w:r>
      <w:r>
        <w:rPr>
          <w:rFonts w:hint="eastAsia"/>
          <w:shd w:val="clear" w:color="auto" w:fill="FFFFFF"/>
        </w:rPr>
        <w:t>：</w:t>
      </w:r>
      <w:r>
        <w:rPr>
          <w:shd w:val="clear" w:color="auto" w:fill="FFFFFF"/>
        </w:rPr>
        <w:t>S2178</w:t>
      </w:r>
    </w:p>
    <w:p>
      <w:pPr>
        <w:rPr>
          <w:b/>
          <w:bCs/>
          <w:color w:val="FF0000"/>
        </w:rPr>
      </w:pPr>
      <w:r>
        <w:rPr>
          <w:b/>
          <w:color w:val="FF0000"/>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if(getTrue() | getFalse()) { ... } // Noncompliant; both sides evaluated</w:t>
      </w:r>
    </w:p>
    <w:p>
      <w:pPr>
        <w:rPr>
          <w:b/>
          <w:bCs/>
          <w:color w:val="70AD47" w:themeColor="accent6"/>
          <w14:textFill>
            <w14:solidFill>
              <w14:schemeClr w14:val="accent6"/>
            </w14:solidFill>
          </w14:textFill>
        </w:rPr>
      </w:pPr>
      <w:r>
        <w:rPr>
          <w:b/>
          <w:color w:val="70AD47" w:themeColor="accent6"/>
          <w14:textFill>
            <w14:solidFill>
              <w14:schemeClr w14:val="accent6"/>
            </w14:solidFill>
          </w14:textFill>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if(getTrue() || getFalse()) { ... }  // true short-circuit logic</w:t>
      </w:r>
    </w:p>
    <w:p>
      <w:pPr>
        <w:pStyle w:val="3"/>
        <w:rPr>
          <w:shd w:val="clear" w:color="auto" w:fill="FFFFFF"/>
        </w:rPr>
      </w:pPr>
      <w:bookmarkStart w:id="623" w:name="_Toc578562806"/>
      <w:bookmarkStart w:id="624" w:name="_Toc495785731"/>
      <w:bookmarkStart w:id="625" w:name="_Toc832810653"/>
      <w:bookmarkStart w:id="626" w:name="_Toc1377035933"/>
      <w:bookmarkStart w:id="627" w:name="_Toc151737199"/>
      <w:bookmarkStart w:id="628" w:name="_Toc718151825"/>
      <w:bookmarkStart w:id="629" w:name="_Toc178585124"/>
      <w:r>
        <w:rPr>
          <w:shd w:val="clear" w:color="auto" w:fill="FFFFFF"/>
        </w:rPr>
        <w:t>数组无意义的包含判断</w:t>
      </w:r>
      <w:bookmarkEnd w:id="623"/>
      <w:bookmarkEnd w:id="624"/>
      <w:bookmarkEnd w:id="625"/>
      <w:bookmarkEnd w:id="626"/>
      <w:bookmarkEnd w:id="627"/>
      <w:bookmarkEnd w:id="628"/>
      <w:bookmarkEnd w:id="629"/>
    </w:p>
    <w:p>
      <w:pPr>
        <w:rPr>
          <w:shd w:val="clear" w:color="auto" w:fill="FFFFFF"/>
        </w:rPr>
      </w:pPr>
      <w:r>
        <w:rPr>
          <w:shd w:val="clear" w:color="auto" w:fill="FFFFFF"/>
        </w:rPr>
        <w:t>编号</w:t>
      </w:r>
      <w:r>
        <w:rPr>
          <w:rFonts w:hint="eastAsia"/>
          <w:shd w:val="clear" w:color="auto" w:fill="FFFFFF"/>
        </w:rPr>
        <w:t>：</w:t>
      </w:r>
      <w:r>
        <w:rPr>
          <w:shd w:val="clear" w:color="auto" w:fill="FFFFFF"/>
        </w:rPr>
        <w:t>S2175</w:t>
      </w:r>
    </w:p>
    <w:p/>
    <w:p>
      <w:r>
        <w:rPr>
          <w:rFonts w:hint="eastAsia"/>
        </w:rPr>
        <w:t>泛型是String</w:t>
      </w:r>
      <w:r>
        <w:t xml:space="preserve"> ,而判断是否包含</w:t>
      </w:r>
      <w:r>
        <w:rPr>
          <w:rFonts w:hint="eastAsia"/>
        </w:rPr>
        <w:t>Int</w:t>
      </w:r>
      <w:r>
        <w:t>eger 是没有任何意思的</w:t>
      </w:r>
      <w:r>
        <w:rPr>
          <w:rFonts w:hint="eastAsia"/>
        </w:rPr>
        <w:t>。</w:t>
      </w:r>
      <w:r>
        <w:t>代码中不能出现这种无意义判断</w:t>
      </w:r>
      <w:r>
        <w:rPr>
          <w:rFonts w:hint="eastAsia"/>
        </w:rPr>
        <w:t xml:space="preserve"> </w:t>
      </w:r>
    </w:p>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List&lt;String&gt; list = new ArrayList&lt;String&gt;();</w:t>
      </w: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Integer integer = Integer.valueOf(1);</w:t>
      </w:r>
    </w:p>
    <w:p>
      <w:pPr>
        <w:spacing w:line="180" w:lineRule="atLeast"/>
        <w:rPr>
          <w:rFonts w:ascii="Courier New" w:hAnsi="Courier New" w:cs="Courier New"/>
          <w:color w:val="444444"/>
          <w:sz w:val="18"/>
          <w:szCs w:val="18"/>
          <w:shd w:val="clear" w:color="auto" w:fill="FFFFFF"/>
        </w:rPr>
      </w:pPr>
    </w:p>
    <w:p>
      <w:pPr>
        <w:spacing w:line="180" w:lineRule="atLeast"/>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 xml:space="preserve">if (list.contains(integer)) {  </w:t>
      </w:r>
      <w:r>
        <w:rPr>
          <w:rFonts w:ascii="Courier New" w:hAnsi="Courier New" w:cs="Courier New"/>
          <w:color w:val="70AD47" w:themeColor="accent6"/>
          <w:sz w:val="18"/>
          <w:szCs w:val="18"/>
          <w:shd w:val="clear" w:color="auto" w:fill="FFFFFF"/>
          <w14:textFill>
            <w14:solidFill>
              <w14:schemeClr w14:val="accent6"/>
            </w14:solidFill>
          </w14:textFill>
        </w:rPr>
        <w:t xml:space="preserve">// </w:t>
      </w:r>
      <w:r>
        <w:rPr>
          <w:rFonts w:ascii="Courier New" w:hAnsi="Courier New" w:cs="Courier New"/>
          <w:color w:val="FF0000"/>
          <w:sz w:val="18"/>
          <w:szCs w:val="18"/>
          <w:shd w:val="clear" w:color="auto" w:fill="FFFFFF"/>
        </w:rPr>
        <w:t>Noncompliant</w:t>
      </w:r>
      <w:r>
        <w:rPr>
          <w:rFonts w:ascii="Courier New" w:hAnsi="Courier New" w:cs="Courier New"/>
          <w:color w:val="70AD47" w:themeColor="accent6"/>
          <w:sz w:val="18"/>
          <w:szCs w:val="18"/>
          <w:shd w:val="clear" w:color="auto" w:fill="FFFFFF"/>
          <w14:textFill>
            <w14:solidFill>
              <w14:schemeClr w14:val="accent6"/>
            </w14:solidFill>
          </w14:textFill>
        </w:rPr>
        <w:t>. Always false.</w:t>
      </w:r>
    </w:p>
    <w:p>
      <w:pPr>
        <w:spacing w:line="180" w:lineRule="atLeast"/>
        <w:rPr>
          <w:rFonts w:ascii="Courier New" w:hAnsi="Courier New" w:cs="Courier New"/>
          <w:color w:val="70AD47" w:themeColor="accent6"/>
          <w:sz w:val="18"/>
          <w:szCs w:val="18"/>
          <w:shd w:val="clear" w:color="auto" w:fill="FFFFFF"/>
          <w14:textFill>
            <w14:solidFill>
              <w14:schemeClr w14:val="accent6"/>
            </w14:solidFill>
          </w14:textFill>
        </w:rPr>
      </w:pPr>
      <w:r>
        <w:rPr>
          <w:rFonts w:ascii="Courier New" w:hAnsi="Courier New" w:cs="Courier New"/>
          <w:color w:val="444444"/>
          <w:sz w:val="18"/>
          <w:szCs w:val="18"/>
          <w:shd w:val="clear" w:color="auto" w:fill="FFFFFF"/>
        </w:rPr>
        <w:t xml:space="preserve">  list.remove(integer); </w:t>
      </w:r>
      <w:r>
        <w:rPr>
          <w:rFonts w:ascii="Courier New" w:hAnsi="Courier New" w:cs="Courier New"/>
          <w:color w:val="70AD47" w:themeColor="accent6"/>
          <w:sz w:val="18"/>
          <w:szCs w:val="18"/>
          <w:shd w:val="clear" w:color="auto" w:fill="FFFFFF"/>
          <w14:textFill>
            <w14:solidFill>
              <w14:schemeClr w14:val="accent6"/>
            </w14:solidFill>
          </w14:textFill>
        </w:rPr>
        <w:t>//</w:t>
      </w:r>
      <w:r>
        <w:rPr>
          <w:rFonts w:ascii="Courier New" w:hAnsi="Courier New" w:cs="Courier New"/>
          <w:color w:val="FF0000"/>
          <w:sz w:val="18"/>
          <w:szCs w:val="18"/>
          <w:shd w:val="clear" w:color="auto" w:fill="FFFFFF"/>
        </w:rPr>
        <w:t xml:space="preserve"> Noncompliant</w:t>
      </w:r>
      <w:r>
        <w:rPr>
          <w:rFonts w:ascii="Courier New" w:hAnsi="Courier New" w:cs="Courier New"/>
          <w:color w:val="70AD47" w:themeColor="accent6"/>
          <w:sz w:val="18"/>
          <w:szCs w:val="18"/>
          <w:shd w:val="clear" w:color="auto" w:fill="FFFFFF"/>
          <w14:textFill>
            <w14:solidFill>
              <w14:schemeClr w14:val="accent6"/>
            </w14:solidFill>
          </w14:textFill>
        </w:rPr>
        <w:t>. list.add(integer) doesn't compile, so this will always return false</w:t>
      </w:r>
    </w:p>
    <w:p>
      <w:pPr>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w:t>
      </w:r>
    </w:p>
    <w:p>
      <w:pPr>
        <w:pStyle w:val="3"/>
      </w:pPr>
      <w:bookmarkStart w:id="630" w:name="_Toc135570338"/>
      <w:bookmarkStart w:id="631" w:name="_Toc626148978"/>
      <w:bookmarkStart w:id="632" w:name="_Toc495785732"/>
      <w:bookmarkStart w:id="633" w:name="_Toc1252524887"/>
      <w:bookmarkStart w:id="634" w:name="_Toc157998621"/>
      <w:bookmarkStart w:id="635" w:name="_Toc1570818509"/>
      <w:bookmarkStart w:id="636" w:name="_Toc676414594"/>
      <w:r>
        <w:t>单精度浮点型运算</w:t>
      </w:r>
      <w:r>
        <w:rPr>
          <w:rFonts w:hint="eastAsia"/>
        </w:rPr>
        <w:t>规则</w:t>
      </w:r>
      <w:bookmarkEnd w:id="630"/>
      <w:bookmarkEnd w:id="631"/>
      <w:bookmarkEnd w:id="632"/>
      <w:bookmarkEnd w:id="633"/>
      <w:bookmarkEnd w:id="634"/>
      <w:bookmarkEnd w:id="635"/>
      <w:bookmarkEnd w:id="636"/>
      <w:r>
        <w:t xml:space="preserve"> </w:t>
      </w:r>
    </w:p>
    <w:p>
      <w:pPr>
        <w:rPr>
          <w:shd w:val="clear" w:color="auto" w:fill="FFFFFF"/>
        </w:rPr>
      </w:pPr>
      <w:r>
        <w:rPr>
          <w:shd w:val="clear" w:color="auto" w:fill="FFFFFF"/>
        </w:rPr>
        <w:t>编号</w:t>
      </w:r>
      <w:r>
        <w:rPr>
          <w:rFonts w:hint="eastAsia"/>
          <w:shd w:val="clear" w:color="auto" w:fill="FFFFFF"/>
        </w:rPr>
        <w:t>：</w:t>
      </w:r>
      <w:r>
        <w:rPr>
          <w:shd w:val="clear" w:color="auto" w:fill="FFFFFF"/>
        </w:rPr>
        <w:t>S2164</w:t>
      </w:r>
    </w:p>
    <w:p>
      <w:pPr>
        <w:rPr>
          <w:shd w:val="clear" w:color="auto" w:fill="FFFFFF"/>
        </w:rPr>
      </w:pPr>
    </w:p>
    <w:p>
      <w:pPr>
        <w:rPr>
          <w:rFonts w:ascii="Courier New" w:hAnsi="Courier New" w:cs="Courier New"/>
          <w:color w:val="444444"/>
          <w:sz w:val="18"/>
          <w:szCs w:val="18"/>
          <w:shd w:val="clear" w:color="auto" w:fill="FFFFFF"/>
        </w:rPr>
      </w:pPr>
      <w:r>
        <w:t>应该使用</w:t>
      </w:r>
      <w:r>
        <w:rPr>
          <w:rFonts w:hint="eastAsia"/>
        </w:rPr>
        <w:t>Big</w:t>
      </w:r>
      <w:r>
        <w:t>Decimal,或者强转</w:t>
      </w:r>
      <w:r>
        <w:rPr>
          <w:rFonts w:hint="eastAsia"/>
        </w:rPr>
        <w:t>Dou</w:t>
      </w:r>
      <w:r>
        <w:t>ble 运算</w:t>
      </w:r>
    </w:p>
    <w:p>
      <w:pPr>
        <w:rPr>
          <w:b/>
          <w:bCs/>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float a = 16777216.0f;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float b = 1.0f;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float c = a + b; // Noncompliant; yields 1.6777216E7 not 1.6777217E7</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double d = a + b; // Noncompliant; addition is still between 2 floats</w:t>
      </w:r>
    </w:p>
    <w:p>
      <w:pPr>
        <w:rPr>
          <w:b/>
          <w:bCs/>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float a = 16777216.0f;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float b = 1.0f;</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BigDecimal c = BigDecimal.valueOf(a).add(BigDecimal.valueOf(b));</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double d = (double)a + (double)b;</w:t>
      </w:r>
    </w:p>
    <w:p/>
    <w:p>
      <w:pPr>
        <w:pStyle w:val="3"/>
      </w:pPr>
      <w:bookmarkStart w:id="637" w:name="_Toc1221342312"/>
      <w:bookmarkStart w:id="638" w:name="_Toc495785733"/>
      <w:bookmarkStart w:id="639" w:name="_Toc917782047"/>
      <w:bookmarkStart w:id="640" w:name="_Toc1370683585"/>
      <w:bookmarkStart w:id="641" w:name="_Toc134194349"/>
      <w:bookmarkStart w:id="642" w:name="_Toc1354899547"/>
      <w:bookmarkStart w:id="643" w:name="_Toc1519907852"/>
      <w:r>
        <w:rPr>
          <w:rFonts w:hint="eastAsia"/>
        </w:rPr>
        <w:t>List</w:t>
      </w:r>
      <w:r>
        <w:t xml:space="preserve"> indexOf 方法注意要点</w:t>
      </w:r>
      <w:bookmarkEnd w:id="637"/>
      <w:bookmarkEnd w:id="638"/>
      <w:bookmarkEnd w:id="639"/>
      <w:bookmarkEnd w:id="640"/>
      <w:bookmarkEnd w:id="641"/>
      <w:bookmarkEnd w:id="642"/>
      <w:bookmarkEnd w:id="643"/>
    </w:p>
    <w:p>
      <w:r>
        <w:t>编号</w:t>
      </w:r>
      <w:r>
        <w:rPr>
          <w:rFonts w:hint="eastAsia"/>
        </w:rPr>
        <w:t>：</w:t>
      </w:r>
      <w:r>
        <w:t>S2692</w:t>
      </w:r>
    </w:p>
    <w:p>
      <w:r>
        <w:rPr>
          <w:rFonts w:hint="eastAsia"/>
        </w:rPr>
        <w:t>使用，针对字符串和对象查找时的区别</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color = "blue";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name = "ishmael";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List&lt;String&gt; strings = new ArrayList&lt;String&gt;();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strings.add(color);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strings.add(name);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(strings.indexOf(color) &gt; 0) {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(name.indexOf("ish") &gt; 0) {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(name.indexOf("hma") &gt; 2) {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color = "blue";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name = "ishmael";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List&lt;String&gt; strings = new ArrayList&lt;String&gt;();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strings.add(color);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strings.add(name);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(strings.indexOf(color) &gt; -1)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(name.indexOf("ish") &gt;= 0)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(name.indexOf("hma") &gt; -1)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
      <w:pPr>
        <w:pStyle w:val="3"/>
        <w:rPr>
          <w:shd w:val="clear" w:color="auto" w:fill="FFFFFF"/>
        </w:rPr>
      </w:pPr>
      <w:bookmarkStart w:id="644" w:name="_Toc375813260"/>
      <w:bookmarkStart w:id="645" w:name="_Toc495785734"/>
      <w:bookmarkStart w:id="646" w:name="_Toc453897964"/>
      <w:bookmarkStart w:id="647" w:name="_Toc705430289"/>
      <w:bookmarkStart w:id="648" w:name="_Toc1266867235"/>
      <w:bookmarkStart w:id="649" w:name="_Toc616959538"/>
      <w:bookmarkStart w:id="650" w:name="_Toc1486746568"/>
      <w:r>
        <w:rPr>
          <w:rFonts w:hint="eastAsia"/>
          <w:shd w:val="clear" w:color="auto" w:fill="FFFFFF"/>
        </w:rPr>
        <w:t>Readline方法的正确使用方式</w:t>
      </w:r>
      <w:bookmarkEnd w:id="644"/>
      <w:bookmarkEnd w:id="645"/>
      <w:bookmarkEnd w:id="646"/>
      <w:bookmarkEnd w:id="647"/>
      <w:bookmarkEnd w:id="648"/>
      <w:bookmarkEnd w:id="649"/>
      <w:bookmarkEnd w:id="650"/>
      <w:r>
        <w:rPr>
          <w:shd w:val="clear" w:color="auto" w:fill="FFFFFF"/>
        </w:rPr>
        <w:t xml:space="preserve"> </w:t>
      </w:r>
    </w:p>
    <w:p>
      <w:pPr>
        <w:rPr>
          <w:shd w:val="clear" w:color="auto" w:fill="FFFFFF"/>
        </w:rPr>
      </w:pPr>
      <w:r>
        <w:rPr>
          <w:shd w:val="clear" w:color="auto" w:fill="FFFFFF"/>
        </w:rPr>
        <w:t>编号</w:t>
      </w:r>
      <w:r>
        <w:rPr>
          <w:rFonts w:hint="eastAsia"/>
          <w:shd w:val="clear" w:color="auto" w:fill="FFFFFF"/>
        </w:rPr>
        <w:t>：</w:t>
      </w:r>
      <w:r>
        <w:rPr>
          <w:shd w:val="clear" w:color="auto" w:fill="FFFFFF"/>
        </w:rPr>
        <w:t>S2677</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doSomethingWithFile(String fileName)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BufferedReader buffReader = null;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buffReader = new BufferedReader(new FileReader(fileName));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 (buffReader.readLine() != null) {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catch (IOException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68"/>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doSomethingWithFile(String fileName)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BufferedReader buffReader = null;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buffReader = new BufferedReader(new FileReader(fileName));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String line = null;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 ((line = buffReader.readLine()) != null)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catch (IOException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pPr>
      <w:bookmarkStart w:id="651" w:name="_Toc7442282"/>
      <w:bookmarkStart w:id="652" w:name="_Toc861736339"/>
      <w:bookmarkStart w:id="653" w:name="_Toc1303714987"/>
      <w:bookmarkStart w:id="654" w:name="_Toc495785735"/>
      <w:bookmarkStart w:id="655" w:name="_Toc1996998586"/>
      <w:bookmarkStart w:id="656" w:name="_Toc432514628"/>
      <w:bookmarkStart w:id="657" w:name="_Toc189994960"/>
      <w:r>
        <w:t>读流在读文件时</w:t>
      </w:r>
      <w:r>
        <w:rPr>
          <w:rFonts w:hint="eastAsia"/>
        </w:rPr>
        <w:t>，</w:t>
      </w:r>
      <w:r>
        <w:t>需要增加判断</w:t>
      </w:r>
      <w:bookmarkEnd w:id="651"/>
      <w:bookmarkEnd w:id="652"/>
      <w:bookmarkEnd w:id="653"/>
      <w:bookmarkEnd w:id="654"/>
      <w:bookmarkEnd w:id="655"/>
      <w:bookmarkEnd w:id="656"/>
      <w:bookmarkEnd w:id="657"/>
    </w:p>
    <w:p>
      <w:pPr>
        <w:rPr>
          <w:shd w:val="clear" w:color="auto" w:fill="FFFFFF"/>
        </w:rPr>
      </w:pPr>
      <w:r>
        <w:rPr>
          <w:shd w:val="clear" w:color="auto" w:fill="FFFFFF"/>
        </w:rPr>
        <w:t>编号</w:t>
      </w:r>
      <w:r>
        <w:rPr>
          <w:rFonts w:hint="eastAsia"/>
          <w:shd w:val="clear" w:color="auto" w:fill="FFFFFF"/>
        </w:rPr>
        <w:t>：</w:t>
      </w:r>
      <w:r>
        <w:rPr>
          <w:shd w:val="clear" w:color="auto" w:fill="FFFFFF"/>
        </w:rPr>
        <w:t>S2674</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doSomething(String fileName)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InputStream is = new InputStream(file);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byte [] buffer = new byte[1000];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is.read(buffer);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catch (IOException e)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doSomething(String fileName)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InputStream is = new InputStream(file);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byte [] buffer = new byte[1000];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int count =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 (count = is.read(buffer) &gt; 0)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catch (IOException e)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pPr>
      <w:bookmarkStart w:id="658" w:name="_Toc2066941317"/>
      <w:bookmarkStart w:id="659" w:name="_Toc1040978545"/>
      <w:bookmarkStart w:id="660" w:name="_Toc495785736"/>
      <w:bookmarkStart w:id="661" w:name="_Toc1723778677"/>
      <w:bookmarkStart w:id="662" w:name="_Toc1808976596"/>
      <w:bookmarkStart w:id="663" w:name="_Toc574587186"/>
      <w:bookmarkStart w:id="664" w:name="_Toc1952271866"/>
      <w:r>
        <w:t>"Calendars" and "DateFormats” 不</w:t>
      </w:r>
      <w:r>
        <w:rPr>
          <w:rFonts w:hint="eastAsia"/>
        </w:rPr>
        <w:t>能</w:t>
      </w:r>
      <w:r>
        <w:t>是静态的</w:t>
      </w:r>
      <w:bookmarkEnd w:id="658"/>
      <w:bookmarkEnd w:id="659"/>
      <w:bookmarkEnd w:id="660"/>
      <w:bookmarkEnd w:id="661"/>
      <w:bookmarkEnd w:id="662"/>
      <w:bookmarkEnd w:id="663"/>
      <w:bookmarkEnd w:id="664"/>
    </w:p>
    <w:p>
      <w:r>
        <w:t>编号</w:t>
      </w:r>
      <w:r>
        <w:rPr>
          <w:rFonts w:hint="eastAsia"/>
        </w:rPr>
        <w:t>：</w:t>
      </w:r>
      <w:r>
        <w:t>S2885</w:t>
      </w:r>
    </w:p>
    <w:p/>
    <w:p>
      <w:r>
        <w:t>因为线程不安全</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MyClass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static private SimpleDateFormat format = new SimpleDateFormat("HH-mm-ss");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static private Calendar calendar = Calendar.getInstance();  // Noncompliant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MyClass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SimpleDateFormat format = new SimpleDateFormat("HH-mm-ss");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 xml:space="preserve">  private Calendar calendar = Calendar.getInstance();</w:t>
      </w:r>
    </w:p>
    <w:p>
      <w:pPr>
        <w:pStyle w:val="3"/>
      </w:pPr>
      <w:bookmarkStart w:id="665" w:name="_Toc495785737"/>
      <w:bookmarkStart w:id="666" w:name="_Toc1839743270"/>
      <w:bookmarkStart w:id="667" w:name="_Toc589331013"/>
      <w:bookmarkStart w:id="668" w:name="_Toc65587495"/>
      <w:bookmarkStart w:id="669" w:name="_Toc1132274013"/>
      <w:bookmarkStart w:id="670" w:name="_Toc1487122162"/>
      <w:bookmarkStart w:id="671" w:name="_Toc288782842"/>
      <w:r>
        <w:rPr>
          <w:rFonts w:hint="eastAsia"/>
        </w:rPr>
        <w:t>Jun</w:t>
      </w:r>
      <w:r>
        <w:t>it 断言不应该出现在多线程的方法中</w:t>
      </w:r>
      <w:bookmarkEnd w:id="665"/>
      <w:bookmarkEnd w:id="666"/>
      <w:bookmarkEnd w:id="667"/>
      <w:bookmarkEnd w:id="668"/>
      <w:bookmarkEnd w:id="669"/>
      <w:bookmarkEnd w:id="670"/>
      <w:bookmarkEnd w:id="671"/>
    </w:p>
    <w:p>
      <w:r>
        <w:t>编号</w:t>
      </w:r>
      <w:r>
        <w:rPr>
          <w:rFonts w:hint="eastAsia"/>
        </w:rPr>
        <w:t>：</w:t>
      </w:r>
      <w:r>
        <w:t>S2186</w:t>
      </w:r>
    </w:p>
    <w:p/>
    <w:p>
      <w:r>
        <w:t>这样有可以会导致线程抛出异常时</w:t>
      </w:r>
      <w:r>
        <w:rPr>
          <w:rFonts w:hint="eastAsia"/>
        </w:rPr>
        <w:t>，</w:t>
      </w:r>
      <w:r>
        <w:t>断言仍然成功</w:t>
      </w:r>
      <w:r>
        <w:rPr>
          <w:rFonts w:hint="eastAsia"/>
        </w:rPr>
        <w:t>。</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run()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Assert.assertEquals(expected, actual);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672" w:name="_Toc1777047741"/>
      <w:bookmarkStart w:id="673" w:name="_Toc1258257762"/>
      <w:bookmarkStart w:id="674" w:name="_Toc117924650"/>
      <w:bookmarkStart w:id="675" w:name="_Toc495785738"/>
      <w:bookmarkStart w:id="676" w:name="_Toc490007071"/>
      <w:bookmarkStart w:id="677" w:name="_Toc1685907905"/>
      <w:bookmarkStart w:id="678" w:name="_Toc969450947"/>
      <w:r>
        <w:rPr>
          <w:rFonts w:hint="eastAsia"/>
          <w:shd w:val="clear" w:color="auto" w:fill="FFFFFF"/>
        </w:rPr>
        <w:t>重写的Equals方法必须包含一定的判断</w:t>
      </w:r>
      <w:bookmarkEnd w:id="672"/>
      <w:bookmarkEnd w:id="673"/>
      <w:bookmarkEnd w:id="674"/>
      <w:bookmarkEnd w:id="675"/>
      <w:bookmarkEnd w:id="676"/>
      <w:bookmarkEnd w:id="677"/>
      <w:bookmarkEnd w:id="678"/>
    </w:p>
    <w:p>
      <w:r>
        <w:t>编号</w:t>
      </w:r>
      <w:r>
        <w:rPr>
          <w:rFonts w:hint="eastAsia"/>
        </w:rPr>
        <w:t>：</w:t>
      </w:r>
      <w:r>
        <w:t>S2097</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boolean equals(Object obj)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MyClass mc = (MyClass)obj;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boolean equals(Object obj)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(obj == null)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return false;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(this.getClass() != obj.getClass())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return false;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MyClass mc = (MyClass)obj;</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679" w:name="_Toc1404208598"/>
      <w:bookmarkStart w:id="680" w:name="_Toc347760199"/>
      <w:bookmarkStart w:id="681" w:name="_Toc528537827"/>
      <w:bookmarkStart w:id="682" w:name="_Toc495785739"/>
      <w:bookmarkStart w:id="683" w:name="_Toc1045160800"/>
      <w:bookmarkStart w:id="684" w:name="_Toc1530792217"/>
      <w:bookmarkStart w:id="685" w:name="_Toc1470071917"/>
      <w:r>
        <w:rPr>
          <w:rFonts w:hint="eastAsia"/>
          <w:shd w:val="clear" w:color="auto" w:fill="FFFFFF"/>
        </w:rPr>
        <w:t>Cookies 写入时 安全设置必须为true</w:t>
      </w:r>
      <w:bookmarkEnd w:id="679"/>
      <w:bookmarkEnd w:id="680"/>
      <w:bookmarkEnd w:id="681"/>
      <w:bookmarkEnd w:id="682"/>
      <w:bookmarkEnd w:id="683"/>
      <w:bookmarkEnd w:id="684"/>
      <w:bookmarkEnd w:id="685"/>
    </w:p>
    <w:p>
      <w:r>
        <w:t>编号</w:t>
      </w:r>
      <w:r>
        <w:rPr>
          <w:rFonts w:hint="eastAsia"/>
        </w:rPr>
        <w:t>：</w:t>
      </w:r>
      <w:r>
        <w:rPr>
          <w:shd w:val="clear" w:color="auto" w:fill="FFFFFF"/>
        </w:rPr>
        <w:t>S2092</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Cookie c = new Cookie(SECRET, secret);  // Noncompliant; cookie is not secure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response.addCookie(c);</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Cookie c = new Cookie(SECRET, secret);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c.setSecure(true);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response.addCookie(c);</w:t>
      </w:r>
    </w:p>
    <w:p>
      <w:pPr>
        <w:pStyle w:val="3"/>
        <w:rPr>
          <w:shd w:val="clear" w:color="auto" w:fill="FFFFFF"/>
        </w:rPr>
      </w:pPr>
      <w:bookmarkStart w:id="686" w:name="_Toc605551806"/>
      <w:bookmarkStart w:id="687" w:name="_Toc495785740"/>
      <w:bookmarkStart w:id="688" w:name="_Toc666349650"/>
      <w:bookmarkStart w:id="689" w:name="_Toc572978695"/>
      <w:bookmarkStart w:id="690" w:name="_Toc1820636105"/>
      <w:bookmarkStart w:id="691" w:name="_Toc1163317422"/>
      <w:bookmarkStart w:id="692" w:name="_Toc331639899"/>
      <w:r>
        <w:rPr>
          <w:rFonts w:hint="eastAsia"/>
          <w:shd w:val="clear" w:color="auto" w:fill="FFFFFF"/>
        </w:rPr>
        <w:t>循环的判断条件至少要运行一次</w:t>
      </w:r>
      <w:bookmarkEnd w:id="686"/>
      <w:bookmarkEnd w:id="687"/>
      <w:bookmarkEnd w:id="688"/>
      <w:bookmarkEnd w:id="689"/>
      <w:bookmarkEnd w:id="690"/>
      <w:bookmarkEnd w:id="691"/>
      <w:bookmarkEnd w:id="692"/>
    </w:p>
    <w:p>
      <w:r>
        <w:t>编号</w:t>
      </w:r>
      <w:r>
        <w:rPr>
          <w:rFonts w:hint="eastAsia"/>
        </w:rPr>
        <w:t>：</w:t>
      </w:r>
      <w:r>
        <w:rPr>
          <w:shd w:val="clear" w:color="auto" w:fill="FFFFFF"/>
        </w:rPr>
        <w:t>S2252</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for (int i = 10; i &lt; 10; i++) {  // Noncompliant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 xml:space="preserve">  // ...</w:t>
      </w:r>
    </w:p>
    <w:p>
      <w:pPr>
        <w:pStyle w:val="3"/>
        <w:rPr>
          <w:shd w:val="clear" w:color="auto" w:fill="FFFFFF"/>
        </w:rPr>
      </w:pPr>
      <w:bookmarkStart w:id="693" w:name="_Toc1694718754"/>
      <w:bookmarkStart w:id="694" w:name="_Toc49130013"/>
      <w:bookmarkStart w:id="695" w:name="_Toc1818171836"/>
      <w:bookmarkStart w:id="696" w:name="_Toc495785741"/>
      <w:bookmarkStart w:id="697" w:name="_Toc450291592"/>
      <w:bookmarkStart w:id="698" w:name="_Toc218605021"/>
      <w:bookmarkStart w:id="699" w:name="_Toc1472870941"/>
      <w:r>
        <w:rPr>
          <w:rFonts w:hint="eastAsia"/>
          <w:shd w:val="clear" w:color="auto" w:fill="FFFFFF"/>
        </w:rPr>
        <w:t>线程加入同步锁时，使用wait代替sleep</w:t>
      </w:r>
      <w:bookmarkEnd w:id="693"/>
      <w:bookmarkEnd w:id="694"/>
      <w:bookmarkEnd w:id="695"/>
      <w:bookmarkEnd w:id="696"/>
      <w:bookmarkEnd w:id="697"/>
      <w:bookmarkEnd w:id="698"/>
      <w:bookmarkEnd w:id="699"/>
    </w:p>
    <w:p>
      <w:pPr>
        <w:rPr>
          <w:shd w:val="clear" w:color="auto" w:fill="FFFFFF"/>
        </w:rPr>
      </w:pPr>
      <w:r>
        <w:rPr>
          <w:shd w:val="clear" w:color="auto" w:fill="FFFFFF"/>
        </w:rPr>
        <w:t>编号</w:t>
      </w:r>
      <w:r>
        <w:rPr>
          <w:rFonts w:hint="eastAsia"/>
          <w:shd w:val="clear" w:color="auto" w:fill="FFFFFF"/>
        </w:rPr>
        <w:t>：</w:t>
      </w:r>
      <w:r>
        <w:rPr>
          <w:shd w:val="clear" w:color="auto" w:fill="FFFFFF"/>
        </w:rPr>
        <w:t>S2276</w:t>
      </w:r>
    </w:p>
    <w:p/>
    <w:p>
      <w:r>
        <w:t>线程加入同步锁时</w:t>
      </w:r>
      <w:r>
        <w:rPr>
          <w:rFonts w:hint="eastAsia"/>
        </w:rPr>
        <w:t>，</w:t>
      </w:r>
      <w:r>
        <w:t>应该使用wait方法代替sleep方法</w:t>
      </w:r>
      <w:r>
        <w:rPr>
          <w:rFonts w:hint="eastAsia"/>
        </w:rPr>
        <w:t>。</w:t>
      </w:r>
      <w:r>
        <w:t>Sleep方法会占有锁</w:t>
      </w:r>
      <w:r>
        <w:rPr>
          <w:rFonts w:hint="eastAsia"/>
        </w:rPr>
        <w:t>，</w:t>
      </w:r>
      <w:r>
        <w:t>wait方法不会</w:t>
      </w:r>
      <w:r>
        <w:rPr>
          <w:rFonts w:hint="eastAsia"/>
        </w:rPr>
        <w:t>。</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doSomething(){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synchronized(monitor)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while(notReady()){</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Thread.sleep(200);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process();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doSomething(){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synchronized(monitor)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while(notReady()){</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monitor.wait(200);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process();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00" w:name="_Toc1973329856"/>
      <w:bookmarkStart w:id="701" w:name="_Toc495785742"/>
      <w:bookmarkStart w:id="702" w:name="_Toc2024841260"/>
      <w:bookmarkStart w:id="703" w:name="_Toc239839382"/>
      <w:bookmarkStart w:id="704" w:name="_Toc617412765"/>
      <w:bookmarkStart w:id="705" w:name="_Toc202994958"/>
      <w:bookmarkStart w:id="706" w:name="_Toc1757548018"/>
      <w:r>
        <w:rPr>
          <w:rFonts w:hint="eastAsia"/>
          <w:shd w:val="clear" w:color="auto" w:fill="FFFFFF"/>
        </w:rPr>
        <w:t>对象写入文件时必须实现序列化接口</w:t>
      </w:r>
      <w:bookmarkEnd w:id="700"/>
      <w:bookmarkEnd w:id="701"/>
      <w:bookmarkEnd w:id="702"/>
      <w:bookmarkEnd w:id="703"/>
      <w:bookmarkEnd w:id="704"/>
      <w:bookmarkEnd w:id="705"/>
      <w:bookmarkEnd w:id="706"/>
    </w:p>
    <w:p>
      <w:r>
        <w:t>编号</w:t>
      </w:r>
      <w:r>
        <w:rPr>
          <w:rFonts w:hint="eastAsia"/>
        </w:rPr>
        <w:t>：</w:t>
      </w:r>
      <w:r>
        <w:t>S2118</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Vegetable {  // neither implements Serializable nor extends a class that does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Menu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meal() throws IOException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Vegetable veg;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FileOutputStream fout = new FileOutputStream(veg.getName());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ObjectOutputStream oos = new ObjectOutputStream(fout);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oos.writeObject(veg);  // Noncompliant. Nothing will be written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Vegetable implements Serializable {  // can now be serialized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Menu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meal() throws IOException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Vegetable veg;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FileOutputStream fout = new FileOutputStream(veg.getName());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ObjectOutputStream oos = new ObjectOutputStream(fout);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oos.writeObject(veg);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07" w:name="_Toc495785743"/>
      <w:bookmarkStart w:id="708" w:name="_Toc1471251105"/>
      <w:bookmarkStart w:id="709" w:name="_Toc476510133"/>
      <w:bookmarkStart w:id="710" w:name="_Toc2032036655"/>
      <w:bookmarkStart w:id="711" w:name="_Toc1820602217"/>
      <w:bookmarkStart w:id="712" w:name="_Toc438116962"/>
      <w:bookmarkStart w:id="713" w:name="_Toc2102497008"/>
      <w:r>
        <w:rPr>
          <w:shd w:val="clear" w:color="auto" w:fill="FFFFFF"/>
        </w:rPr>
        <w:t>时间的参数范围</w:t>
      </w:r>
      <w:bookmarkEnd w:id="707"/>
      <w:bookmarkEnd w:id="708"/>
      <w:bookmarkEnd w:id="709"/>
      <w:bookmarkEnd w:id="710"/>
      <w:bookmarkEnd w:id="711"/>
      <w:bookmarkEnd w:id="712"/>
      <w:bookmarkEnd w:id="713"/>
    </w:p>
    <w:p>
      <w:r>
        <w:t>编号</w:t>
      </w:r>
      <w:r>
        <w:rPr>
          <w:rFonts w:hint="eastAsia"/>
        </w:rPr>
        <w:t>：</w:t>
      </w:r>
      <w:r>
        <w:t>S2110</w:t>
      </w:r>
    </w:p>
    <w:p>
      <w:pPr>
        <w:rPr>
          <w:rFonts w:ascii="Courier New" w:hAnsi="Courier New" w:cs="Courier New"/>
          <w:color w:val="444444"/>
          <w:sz w:val="18"/>
          <w:szCs w:val="18"/>
          <w:shd w:val="clear" w:color="auto" w:fill="FFFFFF"/>
        </w:rPr>
      </w:pPr>
      <w:r>
        <w:t xml:space="preserve">JAVA Date 或 </w:t>
      </w:r>
      <w:r>
        <w:rPr>
          <w:rFonts w:ascii="Courier New" w:hAnsi="Courier New" w:cs="Courier New"/>
          <w:color w:val="444444"/>
          <w:sz w:val="18"/>
          <w:szCs w:val="18"/>
          <w:shd w:val="clear" w:color="auto" w:fill="FFFFFF"/>
        </w:rPr>
        <w:t>Calendar 时间参数范围</w:t>
      </w:r>
    </w:p>
    <w:tbl>
      <w:tblPr>
        <w:tblStyle w:val="37"/>
        <w:tblW w:w="5446" w:type="dxa"/>
        <w:tblInd w:w="0" w:type="dxa"/>
        <w:shd w:val="clear" w:color="auto" w:fill="FFFFFF"/>
        <w:tblLayout w:type="fixed"/>
        <w:tblCellMar>
          <w:top w:w="15" w:type="dxa"/>
          <w:left w:w="15" w:type="dxa"/>
          <w:bottom w:w="15" w:type="dxa"/>
          <w:right w:w="15" w:type="dxa"/>
        </w:tblCellMar>
      </w:tblPr>
      <w:tblGrid>
        <w:gridCol w:w="5290"/>
        <w:gridCol w:w="156"/>
      </w:tblGrid>
      <w:tr>
        <w:tblPrEx>
          <w:tblLayout w:type="fixed"/>
          <w:tblCellMar>
            <w:top w:w="15" w:type="dxa"/>
            <w:left w:w="15" w:type="dxa"/>
            <w:bottom w:w="15" w:type="dxa"/>
            <w:right w:w="15" w:type="dxa"/>
          </w:tblCellMar>
        </w:tblPrEx>
        <w:tc>
          <w:tcPr>
            <w:tcW w:w="5290" w:type="dxa"/>
            <w:shd w:val="clear" w:color="auto" w:fill="FFFFFF"/>
            <w:tcMar>
              <w:top w:w="0" w:type="dxa"/>
              <w:left w:w="75" w:type="dxa"/>
              <w:bottom w:w="0" w:type="dxa"/>
              <w:right w:w="75" w:type="dxa"/>
            </w:tcMar>
            <w:vAlign w:val="center"/>
          </w:tcPr>
          <w:p>
            <w:pPr>
              <w:spacing w:line="240" w:lineRule="atLeast"/>
              <w:rPr>
                <w:rFonts w:ascii="Helvetica" w:hAnsi="Helvetica" w:cs="Helvetica"/>
                <w:color w:val="444444"/>
                <w:sz w:val="20"/>
                <w:szCs w:val="20"/>
              </w:rPr>
            </w:pPr>
          </w:p>
          <w:p>
            <w:pPr>
              <w:spacing w:line="240" w:lineRule="atLeast"/>
              <w:rPr>
                <w:rFonts w:ascii="Helvetica" w:hAnsi="Helvetica" w:cs="Helvetica"/>
                <w:color w:val="444444"/>
                <w:sz w:val="20"/>
                <w:szCs w:val="20"/>
              </w:rPr>
            </w:pPr>
            <w:r>
              <w:rPr>
                <w:rFonts w:ascii="Helvetica" w:hAnsi="Helvetica" w:cs="Helvetica"/>
                <w:color w:val="444444"/>
                <w:sz w:val="20"/>
                <w:szCs w:val="20"/>
              </w:rPr>
              <w:t>* @param   year    the year minus 1900.</w:t>
            </w:r>
          </w:p>
          <w:p>
            <w:pPr>
              <w:spacing w:line="240" w:lineRule="atLeast"/>
              <w:rPr>
                <w:rFonts w:ascii="Helvetica" w:hAnsi="Helvetica" w:cs="Helvetica"/>
                <w:color w:val="444444"/>
                <w:sz w:val="20"/>
                <w:szCs w:val="20"/>
              </w:rPr>
            </w:pPr>
            <w:r>
              <w:rPr>
                <w:rFonts w:ascii="Helvetica" w:hAnsi="Helvetica" w:cs="Helvetica"/>
                <w:color w:val="444444"/>
                <w:sz w:val="20"/>
                <w:szCs w:val="20"/>
              </w:rPr>
              <w:t>* @param   month  the month between 0-11.</w:t>
            </w:r>
          </w:p>
          <w:p>
            <w:pPr>
              <w:spacing w:line="240" w:lineRule="atLeast"/>
              <w:rPr>
                <w:rFonts w:ascii="Helvetica" w:hAnsi="Helvetica" w:cs="Helvetica"/>
                <w:color w:val="444444"/>
                <w:sz w:val="20"/>
                <w:szCs w:val="20"/>
              </w:rPr>
            </w:pPr>
            <w:r>
              <w:rPr>
                <w:rFonts w:ascii="Helvetica" w:hAnsi="Helvetica" w:cs="Helvetica"/>
                <w:color w:val="444444"/>
                <w:sz w:val="20"/>
                <w:szCs w:val="20"/>
              </w:rPr>
              <w:t>* @param   date    the day of the month between 1-31.</w:t>
            </w:r>
          </w:p>
          <w:p>
            <w:pPr>
              <w:spacing w:line="240" w:lineRule="atLeast"/>
              <w:rPr>
                <w:rFonts w:ascii="Helvetica" w:hAnsi="Helvetica" w:cs="Helvetica"/>
                <w:color w:val="444444"/>
                <w:sz w:val="20"/>
                <w:szCs w:val="20"/>
              </w:rPr>
            </w:pPr>
            <w:r>
              <w:rPr>
                <w:rFonts w:ascii="Helvetica" w:hAnsi="Helvetica" w:cs="Helvetica"/>
                <w:color w:val="444444"/>
                <w:sz w:val="20"/>
                <w:szCs w:val="20"/>
              </w:rPr>
              <w:t>* @param   hrs     the hours between 0-23.</w:t>
            </w:r>
          </w:p>
          <w:p>
            <w:pPr>
              <w:spacing w:line="240" w:lineRule="atLeast"/>
              <w:rPr>
                <w:rFonts w:ascii="Helvetica" w:hAnsi="Helvetica" w:cs="Helvetica"/>
                <w:color w:val="444444"/>
                <w:sz w:val="20"/>
                <w:szCs w:val="20"/>
              </w:rPr>
            </w:pPr>
            <w:r>
              <w:rPr>
                <w:rFonts w:ascii="Helvetica" w:hAnsi="Helvetica" w:cs="Helvetica"/>
                <w:color w:val="444444"/>
                <w:sz w:val="20"/>
                <w:szCs w:val="20"/>
              </w:rPr>
              <w:t>* @param   min     the minutes between 0-59.</w:t>
            </w:r>
          </w:p>
          <w:p>
            <w:pPr>
              <w:spacing w:line="240" w:lineRule="atLeast"/>
              <w:rPr>
                <w:rFonts w:ascii="Helvetica" w:hAnsi="Helvetica" w:cs="Helvetica"/>
                <w:color w:val="444444"/>
                <w:sz w:val="20"/>
                <w:szCs w:val="20"/>
              </w:rPr>
            </w:pPr>
            <w:r>
              <w:rPr>
                <w:rFonts w:ascii="Helvetica" w:hAnsi="Helvetica" w:cs="Helvetica"/>
                <w:color w:val="444444"/>
                <w:sz w:val="20"/>
                <w:szCs w:val="20"/>
              </w:rPr>
              <w:t>* @param   sec     the seconds between 0-59.</w:t>
            </w:r>
          </w:p>
        </w:tc>
        <w:tc>
          <w:tcPr>
            <w:tcW w:w="156" w:type="dxa"/>
            <w:shd w:val="clear" w:color="auto" w:fill="FFFFFF"/>
            <w:tcMar>
              <w:top w:w="0" w:type="dxa"/>
              <w:left w:w="75" w:type="dxa"/>
              <w:bottom w:w="0" w:type="dxa"/>
              <w:right w:w="75" w:type="dxa"/>
            </w:tcMar>
            <w:vAlign w:val="center"/>
          </w:tcPr>
          <w:p>
            <w:pPr>
              <w:spacing w:line="240" w:lineRule="atLeast"/>
              <w:rPr>
                <w:rFonts w:ascii="Helvetica" w:hAnsi="Helvetica" w:cs="Helvetica"/>
                <w:color w:val="444444"/>
                <w:sz w:val="20"/>
                <w:szCs w:val="20"/>
              </w:rPr>
            </w:pPr>
          </w:p>
        </w:tc>
      </w:tr>
    </w:tbl>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Date d = new Date();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d.setDate(25);</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d.setYear(2014);</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d.setMonth(12);  // Noncompliant; rolls d into the next year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Calendar c = new GregorianCalendar(2014, 12, 25);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(c.get(Calendar.MONTH) == 12) {  // Noncompliant; invalid comparison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Date d = new Date();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d.setDate(25);</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d.setYear(2014);</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d.setMonth(11);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Calendar c = new Gregorian Calendar(2014, 11, 25);</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(c.get(Calendar.MONTH) == 11)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
      <w:pPr>
        <w:pStyle w:val="3"/>
        <w:rPr>
          <w:shd w:val="clear" w:color="auto" w:fill="FFFFFF"/>
        </w:rPr>
      </w:pPr>
      <w:bookmarkStart w:id="714" w:name="_Toc495785744"/>
      <w:bookmarkStart w:id="715" w:name="_Toc477547011"/>
      <w:bookmarkStart w:id="716" w:name="_Toc752978064"/>
      <w:bookmarkStart w:id="717" w:name="_Toc1559116401"/>
      <w:bookmarkStart w:id="718" w:name="_Toc789813824"/>
      <w:bookmarkStart w:id="719" w:name="_Toc1056618183"/>
      <w:bookmarkStart w:id="720" w:name="_Toc799990030"/>
      <w:r>
        <w:rPr>
          <w:rFonts w:hint="eastAsia"/>
          <w:shd w:val="clear" w:color="auto" w:fill="FFFFFF"/>
        </w:rPr>
        <w:t>方法："BigDecimal(double)" 不应该这样调用。</w:t>
      </w:r>
      <w:bookmarkEnd w:id="714"/>
      <w:bookmarkEnd w:id="715"/>
      <w:bookmarkEnd w:id="716"/>
      <w:bookmarkEnd w:id="717"/>
      <w:bookmarkEnd w:id="718"/>
      <w:bookmarkEnd w:id="719"/>
      <w:bookmarkEnd w:id="720"/>
    </w:p>
    <w:p>
      <w:r>
        <w:t>编号</w:t>
      </w:r>
      <w:r>
        <w:rPr>
          <w:rFonts w:hint="eastAsia"/>
        </w:rPr>
        <w:t>：</w:t>
      </w:r>
      <w:r>
        <w:t>S2111</w:t>
      </w:r>
    </w:p>
    <w:p/>
    <w:p>
      <w:r>
        <w:t>否则会造成生成的</w:t>
      </w:r>
      <w:r>
        <w:rPr>
          <w:rFonts w:hint="eastAsia"/>
        </w:rPr>
        <w:t>Big</w:t>
      </w:r>
      <w:r>
        <w:t>Decimal值异常</w:t>
      </w:r>
      <w:r>
        <w:rPr>
          <w:rFonts w:hint="eastAsia"/>
        </w:rPr>
        <w:t>.Double类型的小数位会变长</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double d = 1.1;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BigDecimal bd1 = new BigDecimal(d); // Noncompliant; see comment above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BigDecimal bd2 = new BigDecimal(1.1); // Noncompliant; same result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double d = 1.1;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BigDecimal bd1 = BigDecimal.valueOf(d);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BigDecimal bd2 = BigDecimal.valueOf(1.1);</w:t>
      </w:r>
    </w:p>
    <w:p/>
    <w:p>
      <w:pPr>
        <w:pStyle w:val="3"/>
        <w:rPr>
          <w:shd w:val="clear" w:color="auto" w:fill="FFFFFF"/>
        </w:rPr>
      </w:pPr>
      <w:bookmarkStart w:id="721" w:name="_Toc495785745"/>
      <w:bookmarkStart w:id="722" w:name="_Toc1017922665"/>
      <w:bookmarkStart w:id="723" w:name="_Toc336234137"/>
      <w:bookmarkStart w:id="724" w:name="_Toc671579129"/>
      <w:bookmarkStart w:id="725" w:name="_Toc1138335483"/>
      <w:bookmarkStart w:id="726" w:name="_Toc1221860378"/>
      <w:bookmarkStart w:id="727" w:name="_Toc543492168"/>
      <w:r>
        <w:rPr>
          <w:rFonts w:hint="eastAsia"/>
          <w:shd w:val="clear" w:color="auto" w:fill="FFFFFF"/>
        </w:rPr>
        <w:t>StringFromat的使用规范</w:t>
      </w:r>
      <w:bookmarkEnd w:id="721"/>
      <w:bookmarkEnd w:id="722"/>
      <w:bookmarkEnd w:id="723"/>
      <w:bookmarkEnd w:id="724"/>
      <w:bookmarkEnd w:id="725"/>
      <w:bookmarkEnd w:id="726"/>
      <w:bookmarkEnd w:id="727"/>
    </w:p>
    <w:p>
      <w:r>
        <w:t>编号</w:t>
      </w:r>
      <w:r>
        <w:rPr>
          <w:rFonts w:hint="eastAsia"/>
        </w:rPr>
        <w:t>：</w:t>
      </w:r>
      <w:r>
        <w:t>S2275</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String.format("The value of my integer is %d", "Hello World");  // Noncompliant; an 'int' is expected rather than a String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String.format("First {0} and then {1}", "foo", "bar");  //Noncompliant. Looks like there is a confusion with the use of {{java.text.MessageFormat}}, parameters "foo" and "bar" will be simply ignored here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String.format("Duke's Birthday year is %tX", c);  //Noncompliant; X is not a supported time conversion character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String.format("Display %3$d and then %d", 1, 2, 3);   //Noncompliant; the second argument '2' is unused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String.format("Display %0$d and then %d", 1);   //Noncompliant; arguments are numbered starting from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String.format("Too many arguments %d and %d", 1, 2, 3);  //Noncompliant; the third argument '3' is unused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String.format("Not enough arguments %d and %d", 1);  //Noncompliant; the second argument is missing</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String.format("First Line\n");   //Noncompliant; %n should be used in place of \n to produce the platform-specific line separator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String.format("%&lt; is equals to %d", 2);   //Noncompliant; the argument index '&lt;' refers to the previous format specifier but there isn't one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String.format("Is myObject null ? %b", myObject);   //Noncompliant; when a non-boolean argument is formatted with %b, it prints true for any nonnull value, and false for null. Even if intended, this is misleading. It's better to directly inject the boolean value (myObject == null in this case)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String.format("value is " + value);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 s = String.format("string without arguments"); // Noncompliant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String.format("The value of my integer is %d", 3);</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String.format("First %s and then %s", "foo", "bar");</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String.format("Duke's Birthday year is %tY", c);</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String.format("Display %2$d and then %d", 1, 3);</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String.format("Display %1$d and then %d",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String.format("Too many arguments %d %d", 1, 2);</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String.format("Not enough arguments %d and %d", 1, 2);</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String.format("First Line%n");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String.format("%d is equals to %&lt;", 2);</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String.format("Is myObject null ? %b", myObject == null);</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String.format("value is %d", value);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String s = "string without arguments"; </w:t>
      </w:r>
    </w:p>
    <w:p/>
    <w:p>
      <w:pPr>
        <w:pStyle w:val="3"/>
        <w:rPr>
          <w:shd w:val="clear" w:color="auto" w:fill="FFFFFF"/>
        </w:rPr>
      </w:pPr>
      <w:bookmarkStart w:id="728" w:name="_Toc141914002"/>
      <w:bookmarkStart w:id="729" w:name="_Toc716770925"/>
      <w:bookmarkStart w:id="730" w:name="_Toc729667894"/>
      <w:bookmarkStart w:id="731" w:name="_Toc495785746"/>
      <w:bookmarkStart w:id="732" w:name="_Toc909365735"/>
      <w:bookmarkStart w:id="733" w:name="_Toc597144811"/>
      <w:bookmarkStart w:id="734" w:name="_Toc1850493121"/>
      <w:r>
        <w:rPr>
          <w:rFonts w:hint="eastAsia"/>
          <w:shd w:val="clear" w:color="auto" w:fill="FFFFFF"/>
        </w:rPr>
        <w:t>"static final" 修饰的数组应该是 "private"</w:t>
      </w:r>
      <w:bookmarkEnd w:id="728"/>
      <w:bookmarkEnd w:id="729"/>
      <w:bookmarkEnd w:id="730"/>
      <w:bookmarkEnd w:id="731"/>
      <w:bookmarkEnd w:id="732"/>
      <w:bookmarkEnd w:id="733"/>
      <w:bookmarkEnd w:id="734"/>
    </w:p>
    <w:p>
      <w:pPr>
        <w:rPr>
          <w:shd w:val="clear" w:color="auto" w:fill="FFFFFF"/>
        </w:rPr>
      </w:pPr>
      <w:r>
        <w:rPr>
          <w:rFonts w:hint="eastAsia"/>
        </w:rPr>
        <w:t>编号：</w:t>
      </w:r>
      <w:r>
        <w:rPr>
          <w:shd w:val="clear" w:color="auto" w:fill="FFFFFF"/>
        </w:rPr>
        <w:t>S1873</w:t>
      </w:r>
    </w:p>
    <w:p/>
    <w:p>
      <w:r>
        <w:t xml:space="preserve">"static final" </w:t>
      </w:r>
      <w:r>
        <w:rPr>
          <w:rFonts w:hint="eastAsia"/>
        </w:rPr>
        <w:t>修饰</w:t>
      </w:r>
      <w:r>
        <w:t>的数组应该是 "private"</w:t>
      </w:r>
      <w:r>
        <w:rPr>
          <w:rFonts w:hint="eastAsia"/>
        </w:rPr>
        <w:t>，</w:t>
      </w:r>
      <w:r>
        <w:t>因为这样不会造成数据被修改</w:t>
      </w:r>
      <w:r>
        <w:rPr>
          <w:rFonts w:hint="eastAsia"/>
        </w:rPr>
        <w:t>。</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public class Estate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 Noncompliant; array contents can be modified</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public static final String [] HEIRS = new String [] {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"Betty", "Suzy"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public class Malicious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public void changeWill()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Estate.HEIRS[0] = "Biff";</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if (Estate.HEIRS.length &gt; 1)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for (int i = 1; i &lt; Estate.HEIRS.length; i++)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Estate.HEIRS[i] =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public class Estate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private static final String [] HEIRS = new String [] {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"Betty", "Suzy"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public String [] getHeirs()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 return copy of HEIRS</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rPr>
      </w:pPr>
      <w:r>
        <w:rPr>
          <w:rFonts w:ascii="Courier New" w:hAnsi="Courier New" w:cs="Courier New"/>
          <w:color w:val="444444"/>
          <w:sz w:val="27"/>
          <w:szCs w:val="27"/>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270" w:lineRule="atLeast"/>
        <w:rPr>
          <w:rFonts w:ascii="Courier New" w:hAnsi="Courier New" w:cs="Courier New"/>
          <w:color w:val="444444"/>
          <w:sz w:val="27"/>
          <w:szCs w:val="27"/>
          <w:lang w:eastAsia="zh-CN"/>
        </w:rPr>
      </w:pPr>
      <w:r>
        <w:rPr>
          <w:rFonts w:ascii="Courier New" w:hAnsi="Courier New" w:cs="Courier New"/>
          <w:color w:val="444444"/>
          <w:sz w:val="27"/>
          <w:szCs w:val="27"/>
        </w:rPr>
        <w:t>}</w:t>
      </w:r>
    </w:p>
    <w:p>
      <w:pPr>
        <w:pStyle w:val="3"/>
        <w:rPr>
          <w:shd w:val="clear" w:color="auto" w:fill="FFFFFF"/>
        </w:rPr>
      </w:pPr>
      <w:bookmarkStart w:id="735" w:name="_Toc495785747"/>
      <w:bookmarkStart w:id="736" w:name="_Toc1209243567"/>
      <w:bookmarkStart w:id="737" w:name="_Toc540528695"/>
      <w:bookmarkStart w:id="738" w:name="_Toc925361355"/>
      <w:bookmarkStart w:id="739" w:name="_Toc1988087670"/>
      <w:bookmarkStart w:id="740" w:name="_Toc754964225"/>
      <w:bookmarkStart w:id="741" w:name="_Toc593834015"/>
      <w:r>
        <w:rPr>
          <w:rFonts w:hint="eastAsia"/>
          <w:shd w:val="clear" w:color="auto" w:fill="FFFFFF"/>
        </w:rPr>
        <w:t>实现"Cloneable" 应该重写clone方法</w:t>
      </w:r>
      <w:bookmarkEnd w:id="735"/>
      <w:bookmarkEnd w:id="736"/>
      <w:bookmarkEnd w:id="737"/>
      <w:bookmarkEnd w:id="738"/>
      <w:bookmarkEnd w:id="739"/>
      <w:bookmarkEnd w:id="740"/>
      <w:bookmarkEnd w:id="741"/>
    </w:p>
    <w:p>
      <w:r>
        <w:rPr>
          <w:rFonts w:hint="eastAsia"/>
        </w:rPr>
        <w:t>编号：</w:t>
      </w:r>
      <w:r>
        <w:t>S2157</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class Team implements Cloneable {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Person coach;</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List&lt;Person&gt; players;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addPlayer(Person p)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Person getCoach()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class Team implements Cloneable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Person coach;</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List&lt;Person&gt; players;</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void addPlayer(Person p)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Person getCoach()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@Override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Object clone()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Team clone = (Team) super.clone();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42" w:name="_Toc495785748"/>
      <w:bookmarkStart w:id="743" w:name="_Toc1287015485"/>
      <w:bookmarkStart w:id="744" w:name="_Toc1506783234"/>
      <w:bookmarkStart w:id="745" w:name="_Toc1415387557"/>
      <w:bookmarkStart w:id="746" w:name="_Toc244771977"/>
      <w:bookmarkStart w:id="747" w:name="_Toc855932197"/>
      <w:bookmarkStart w:id="748" w:name="_Toc56548605"/>
      <w:r>
        <w:t>后加加</w:t>
      </w:r>
      <w:r>
        <w:rPr>
          <w:rFonts w:hint="eastAsia"/>
        </w:rPr>
        <w:t xml:space="preserve"> 前加加的使用规范</w:t>
      </w:r>
      <w:bookmarkEnd w:id="742"/>
      <w:bookmarkEnd w:id="743"/>
      <w:bookmarkEnd w:id="744"/>
      <w:bookmarkEnd w:id="745"/>
      <w:bookmarkEnd w:id="746"/>
      <w:bookmarkEnd w:id="747"/>
      <w:bookmarkEnd w:id="748"/>
    </w:p>
    <w:p>
      <w:r>
        <w:rPr>
          <w:rFonts w:hint="eastAsia"/>
        </w:rPr>
        <w:t>编号：</w:t>
      </w:r>
      <w:r>
        <w:rPr>
          <w:shd w:val="clear" w:color="auto" w:fill="FFFFFF"/>
        </w:rPr>
        <w:t xml:space="preserve">S2123 </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int pickNumber()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int i =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int j =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 = i++; // Noncompliant; i is still zero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return j++; // Noncompliant; 0 returned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int pickNumber()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int i =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int j = 0;</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return ++j;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49" w:name="_Toc1592446085"/>
      <w:bookmarkStart w:id="750" w:name="_Toc1532888129"/>
      <w:bookmarkStart w:id="751" w:name="_Toc495785749"/>
      <w:bookmarkStart w:id="752" w:name="_Toc1138875937"/>
      <w:bookmarkStart w:id="753" w:name="_Toc1520050199"/>
      <w:bookmarkStart w:id="754" w:name="_Toc397665059"/>
      <w:bookmarkStart w:id="755" w:name="_Toc795497780"/>
      <w:r>
        <w:rPr>
          <w:rFonts w:hint="eastAsia"/>
          <w:shd w:val="clear" w:color="auto" w:fill="FFFFFF"/>
        </w:rPr>
        <w:t>属性必须加修饰符</w:t>
      </w:r>
      <w:bookmarkEnd w:id="749"/>
      <w:bookmarkEnd w:id="750"/>
      <w:bookmarkEnd w:id="751"/>
      <w:bookmarkEnd w:id="752"/>
      <w:bookmarkEnd w:id="753"/>
      <w:bookmarkEnd w:id="754"/>
      <w:bookmarkEnd w:id="755"/>
    </w:p>
    <w:p>
      <w:r>
        <w:t>编号</w:t>
      </w:r>
      <w:r>
        <w:rPr>
          <w:rFonts w:hint="eastAsia"/>
        </w:rPr>
        <w:t>：</w:t>
      </w:r>
      <w:r>
        <w:t>S2039</w:t>
      </w:r>
    </w:p>
    <w:p>
      <w:pPr>
        <w:rPr>
          <w:b/>
        </w:rPr>
      </w:pPr>
      <w:r>
        <w:rPr>
          <w:b/>
        </w:rPr>
        <w:t>Noncompliant Code Sample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class Ball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String color="red";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enum A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int a;</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class Ball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String color="red";  // 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enum A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private int a;</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pPr>
      <w:bookmarkStart w:id="756" w:name="_Toc495785750"/>
      <w:bookmarkStart w:id="757" w:name="_Toc1589271612"/>
      <w:bookmarkStart w:id="758" w:name="_Toc1348456189"/>
      <w:bookmarkStart w:id="759" w:name="_Toc1407113551"/>
      <w:bookmarkStart w:id="760" w:name="_Toc693220639"/>
      <w:bookmarkStart w:id="761" w:name="_Toc1995277003"/>
      <w:bookmarkStart w:id="762" w:name="_Toc148014671"/>
      <w:r>
        <w:t>If判断规则</w:t>
      </w:r>
      <w:bookmarkEnd w:id="756"/>
      <w:bookmarkEnd w:id="757"/>
      <w:bookmarkEnd w:id="758"/>
      <w:bookmarkEnd w:id="759"/>
      <w:bookmarkEnd w:id="760"/>
      <w:bookmarkEnd w:id="761"/>
      <w:bookmarkEnd w:id="762"/>
    </w:p>
    <w:p>
      <w:r>
        <w:rPr>
          <w:rFonts w:hint="eastAsia"/>
        </w:rPr>
        <w:t>编号：</w:t>
      </w:r>
      <w:r>
        <w:t xml:space="preserve"> S1764</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 a == a ) { // always true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doZ();</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 a != a ) { // always false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doY();</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 a == b &amp;&amp; a == b ) { // if the first one is true, the second one is too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doX();</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 a == b || a == b ) { // if the first one is true, the second one is too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doW();</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int j = 5 / 5; //always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int k = 5 - 5; //always 0</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doZ();</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 a == b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doX();</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 a == b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doW();</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int j =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int k = 0;</w:t>
      </w:r>
    </w:p>
    <w:p>
      <w:pPr>
        <w:pStyle w:val="3"/>
      </w:pPr>
      <w:bookmarkStart w:id="763" w:name="_Toc918618593"/>
      <w:bookmarkStart w:id="764" w:name="_Toc495785751"/>
      <w:bookmarkStart w:id="765" w:name="_Toc719928377"/>
      <w:bookmarkStart w:id="766" w:name="_Toc1377727422"/>
      <w:bookmarkStart w:id="767" w:name="_Toc789028008"/>
      <w:bookmarkStart w:id="768" w:name="_Toc325673221"/>
      <w:bookmarkStart w:id="769" w:name="_Toc164289313"/>
      <w:r>
        <w:rPr>
          <w:rFonts w:hint="eastAsia"/>
        </w:rPr>
        <w:t>错误的逻辑判断，不应该出现</w:t>
      </w:r>
      <w:bookmarkEnd w:id="763"/>
      <w:bookmarkEnd w:id="764"/>
      <w:bookmarkEnd w:id="765"/>
      <w:bookmarkEnd w:id="766"/>
      <w:bookmarkEnd w:id="767"/>
      <w:bookmarkEnd w:id="768"/>
      <w:bookmarkEnd w:id="769"/>
    </w:p>
    <w:p>
      <w:r>
        <w:rPr>
          <w:rFonts w:hint="eastAsia"/>
        </w:rPr>
        <w:t>编号：</w:t>
      </w:r>
      <w:r>
        <w:t>S1697</w:t>
      </w:r>
    </w:p>
    <w:p>
      <w:pPr>
        <w:rPr>
          <w:b/>
        </w:rPr>
      </w:pPr>
      <w:r>
        <w:rPr>
          <w:b/>
        </w:rPr>
        <w:t>Noncompliant Code Example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if (str == null &amp;&amp; str.length() == 0)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System.out.println("String is empty");</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if (str != null || str.length() &gt; 0)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System.out.println("String is not empty");</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if (str == null || str.length() == 0)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System.out.println("String is empty");</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if (str != null &amp;&amp; str.length() &gt; 0)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System.out.println("String is not empty");</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3"/>
        <w:rPr>
          <w:shd w:val="clear" w:color="auto" w:fill="FFFFFF"/>
        </w:rPr>
      </w:pPr>
      <w:bookmarkStart w:id="770" w:name="_Toc495785752"/>
      <w:bookmarkStart w:id="771" w:name="_Toc1845805023"/>
      <w:bookmarkStart w:id="772" w:name="_Toc1078960199"/>
      <w:bookmarkStart w:id="773" w:name="_Toc1018527229"/>
      <w:bookmarkStart w:id="774" w:name="_Toc1950279791"/>
      <w:bookmarkStart w:id="775" w:name="_Toc819204797"/>
      <w:bookmarkStart w:id="776" w:name="_Toc659776846"/>
      <w:r>
        <w:rPr>
          <w:rFonts w:hint="eastAsia"/>
          <w:shd w:val="clear" w:color="auto" w:fill="FFFFFF"/>
        </w:rPr>
        <w:t>代码中打印到控制台的异常信息应该使用log代替</w:t>
      </w:r>
      <w:bookmarkEnd w:id="770"/>
      <w:bookmarkEnd w:id="771"/>
      <w:bookmarkEnd w:id="772"/>
      <w:bookmarkEnd w:id="773"/>
      <w:bookmarkEnd w:id="774"/>
      <w:bookmarkEnd w:id="775"/>
      <w:bookmarkEnd w:id="776"/>
    </w:p>
    <w:p>
      <w:r>
        <w:rPr>
          <w:rFonts w:hint="eastAsia"/>
        </w:rPr>
        <w:t>编号：</w:t>
      </w:r>
      <w:r>
        <w:rPr>
          <w:shd w:val="clear" w:color="auto" w:fill="FFFFFF"/>
        </w:rPr>
        <w:t>S1148</w:t>
      </w:r>
    </w:p>
    <w:p>
      <w:pPr>
        <w:rPr>
          <w:b/>
        </w:rPr>
      </w:pPr>
      <w:r>
        <w:rPr>
          <w:b/>
        </w:rPr>
        <w:t>The following code: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catch(Exception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e.printStackTrace();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should be refactored into: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catch(Exception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LOGGER.log("context", e);   // 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77" w:name="_Toc1968490021"/>
      <w:bookmarkStart w:id="778" w:name="_Toc178844260"/>
      <w:bookmarkStart w:id="779" w:name="_Toc1683012412"/>
      <w:bookmarkStart w:id="780" w:name="_Toc495785753"/>
      <w:bookmarkStart w:id="781" w:name="_Toc678311619"/>
      <w:bookmarkStart w:id="782" w:name="_Toc1654578795"/>
      <w:bookmarkStart w:id="783" w:name="_Toc1307011216"/>
      <w:r>
        <w:rPr>
          <w:rFonts w:hint="eastAsia"/>
          <w:shd w:val="clear" w:color="auto" w:fill="FFFFFF"/>
        </w:rPr>
        <w:t>对象判断NULL条件的规则</w:t>
      </w:r>
      <w:bookmarkEnd w:id="777"/>
      <w:bookmarkEnd w:id="778"/>
      <w:bookmarkEnd w:id="779"/>
      <w:bookmarkEnd w:id="780"/>
      <w:bookmarkEnd w:id="781"/>
      <w:bookmarkEnd w:id="782"/>
      <w:bookmarkEnd w:id="783"/>
    </w:p>
    <w:p>
      <w:r>
        <w:t>编号</w:t>
      </w:r>
      <w:r>
        <w:rPr>
          <w:rFonts w:hint="eastAsia"/>
        </w:rPr>
        <w:t>：</w:t>
      </w:r>
      <w:r>
        <w:t>S1318</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(variable.equals(null)) { /* ... */ }   // Noncompliant - "variable" is really null, a NullPointerException is thrown</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if (variable == null) { /* ... */ }        // Compliant</w:t>
      </w:r>
    </w:p>
    <w:p>
      <w:pPr>
        <w:pStyle w:val="3"/>
        <w:rPr>
          <w:shd w:val="clear" w:color="auto" w:fill="FFFFFF"/>
        </w:rPr>
      </w:pPr>
      <w:bookmarkStart w:id="784" w:name="_Toc1188721643"/>
      <w:bookmarkStart w:id="785" w:name="_Toc495785754"/>
      <w:bookmarkStart w:id="786" w:name="_Toc1553418014"/>
      <w:bookmarkStart w:id="787" w:name="_Toc1990275938"/>
      <w:bookmarkStart w:id="788" w:name="_Toc950646003"/>
      <w:bookmarkStart w:id="789" w:name="_Toc2087233155"/>
      <w:bookmarkStart w:id="790" w:name="_Toc182223055"/>
      <w:r>
        <w:rPr>
          <w:rFonts w:hint="eastAsia"/>
          <w:shd w:val="clear" w:color="auto" w:fill="FFFFFF"/>
        </w:rPr>
        <w:t>IF/IF ELSE 条件判断不应该出现重复判断</w:t>
      </w:r>
      <w:bookmarkEnd w:id="784"/>
      <w:bookmarkEnd w:id="785"/>
      <w:bookmarkEnd w:id="786"/>
      <w:bookmarkEnd w:id="787"/>
      <w:bookmarkEnd w:id="788"/>
      <w:bookmarkEnd w:id="789"/>
      <w:bookmarkEnd w:id="790"/>
    </w:p>
    <w:p>
      <w:r>
        <w:rPr>
          <w:rFonts w:hint="eastAsia"/>
        </w:rPr>
        <w:t>编号：</w:t>
      </w:r>
      <w:r>
        <w:rPr>
          <w:shd w:val="clear" w:color="auto" w:fill="FFFFFF"/>
        </w:rPr>
        <w:t>S1862</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(param ==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openWindow();</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else if (param == 2)</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closeWindow();</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else if (param == 1)  // Noncompliant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moveWindowToTheBackground();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(param == 1)</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openWindow();</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else if (param == 2)</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closeWindow();</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else if (param == 3)</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moveWindowToTheBackground();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91" w:name="_Toc495785755"/>
      <w:bookmarkStart w:id="792" w:name="_Toc1388711492"/>
      <w:bookmarkStart w:id="793" w:name="_Toc1319481961"/>
      <w:bookmarkStart w:id="794" w:name="_Toc2010328858"/>
      <w:bookmarkStart w:id="795" w:name="_Toc100170470"/>
      <w:bookmarkStart w:id="796" w:name="_Toc713384745"/>
      <w:bookmarkStart w:id="797" w:name="_Toc129986086"/>
      <w:r>
        <w:rPr>
          <w:rFonts w:hint="eastAsia"/>
          <w:shd w:val="clear" w:color="auto" w:fill="FFFFFF"/>
        </w:rPr>
        <w:t>Finally 模块不能抛出异常</w:t>
      </w:r>
      <w:bookmarkEnd w:id="791"/>
      <w:bookmarkEnd w:id="792"/>
      <w:bookmarkEnd w:id="793"/>
      <w:bookmarkEnd w:id="794"/>
      <w:bookmarkEnd w:id="795"/>
      <w:bookmarkEnd w:id="796"/>
      <w:bookmarkEnd w:id="797"/>
    </w:p>
    <w:p>
      <w:r>
        <w:rPr>
          <w:shd w:val="clear" w:color="auto" w:fill="FFFFFF"/>
        </w:rPr>
        <w:t>编号</w:t>
      </w:r>
      <w:r>
        <w:rPr>
          <w:rFonts w:hint="eastAsia"/>
          <w:shd w:val="clear" w:color="auto" w:fill="FFFFFF"/>
        </w:rPr>
        <w:t>：</w:t>
      </w:r>
      <w:r>
        <w:rPr>
          <w:shd w:val="clear" w:color="auto" w:fill="FFFFFF"/>
        </w:rPr>
        <w:t>S1163</w:t>
      </w:r>
    </w:p>
    <w:p>
      <w:pPr>
        <w:rPr>
          <w:b/>
        </w:rPr>
      </w:pPr>
      <w:r>
        <w:rPr>
          <w:b/>
        </w:rPr>
        <w:t>The following code: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some work which end up throwing an exception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throw new IllegalArgumentException();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finally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clean up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throw new RuntimeException();                          // Noncompliant - will mask the IllegalArgumentException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should be refactored into: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some work which end up throwing an exception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throw new IllegalArgumentException();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finally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clean up */                                         // 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798" w:name="_Toc82847017"/>
      <w:bookmarkStart w:id="799" w:name="_Toc495785756"/>
      <w:bookmarkStart w:id="800" w:name="_Toc1830691276"/>
      <w:bookmarkStart w:id="801" w:name="_Toc1402662965"/>
      <w:bookmarkStart w:id="802" w:name="_Toc824196193"/>
      <w:bookmarkStart w:id="803" w:name="_Toc1322696463"/>
      <w:bookmarkStart w:id="804" w:name="_Toc140786761"/>
      <w:r>
        <w:rPr>
          <w:rFonts w:hint="eastAsia"/>
          <w:shd w:val="clear" w:color="auto" w:fill="FFFFFF"/>
        </w:rPr>
        <w:t>赋值时，不应该自己给自己赋值</w:t>
      </w:r>
      <w:bookmarkEnd w:id="798"/>
      <w:bookmarkEnd w:id="799"/>
      <w:bookmarkEnd w:id="800"/>
      <w:bookmarkEnd w:id="801"/>
      <w:bookmarkEnd w:id="802"/>
      <w:bookmarkEnd w:id="803"/>
      <w:bookmarkEnd w:id="804"/>
    </w:p>
    <w:p>
      <w:r>
        <w:t>编号</w:t>
      </w:r>
      <w:r>
        <w:rPr>
          <w:rFonts w:hint="eastAsia"/>
        </w:rPr>
        <w:t>：</w:t>
      </w:r>
      <w:r>
        <w:t>S1656</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setName(String name)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name = 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void setName(String name)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this.name = name;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805" w:name="_Toc1846248134"/>
      <w:bookmarkStart w:id="806" w:name="_Toc793252159"/>
      <w:bookmarkStart w:id="807" w:name="_Toc1432804493"/>
      <w:bookmarkStart w:id="808" w:name="_Toc495785757"/>
      <w:bookmarkStart w:id="809" w:name="_Toc1393554356"/>
      <w:bookmarkStart w:id="810" w:name="_Toc1253569378"/>
      <w:bookmarkStart w:id="811" w:name="_Toc957212367"/>
      <w:r>
        <w:rPr>
          <w:rFonts w:hint="eastAsia"/>
          <w:shd w:val="clear" w:color="auto" w:fill="FFFFFF"/>
        </w:rPr>
        <w:t>Public static 后面应该加入final</w:t>
      </w:r>
      <w:bookmarkEnd w:id="805"/>
      <w:bookmarkEnd w:id="806"/>
      <w:bookmarkEnd w:id="807"/>
      <w:bookmarkEnd w:id="808"/>
      <w:bookmarkEnd w:id="809"/>
      <w:bookmarkEnd w:id="810"/>
      <w:bookmarkEnd w:id="811"/>
    </w:p>
    <w:p>
      <w:r>
        <w:rPr>
          <w:shd w:val="clear" w:color="auto" w:fill="FFFFFF"/>
        </w:rPr>
        <w:t>编号</w:t>
      </w:r>
      <w:r>
        <w:rPr>
          <w:rFonts w:hint="eastAsia"/>
          <w:shd w:val="clear" w:color="auto" w:fill="FFFFFF"/>
        </w:rPr>
        <w:t>：</w:t>
      </w:r>
      <w:r>
        <w:rPr>
          <w:shd w:val="clear" w:color="auto" w:fill="FFFFFF"/>
        </w:rPr>
        <w:t>S1444</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Greeter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static Foo foo = new Foo();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Greeter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static final Foo FOO = new Foo();</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3"/>
        <w:rPr>
          <w:shd w:val="clear" w:color="auto" w:fill="FFFFFF"/>
        </w:rPr>
      </w:pPr>
      <w:bookmarkStart w:id="812" w:name="_Toc895707418"/>
      <w:bookmarkStart w:id="813" w:name="_Toc1273960091"/>
      <w:bookmarkStart w:id="814" w:name="_Toc1057133994"/>
      <w:bookmarkStart w:id="815" w:name="_Toc495785758"/>
      <w:bookmarkStart w:id="816" w:name="_Toc1639812803"/>
      <w:bookmarkStart w:id="817" w:name="_Toc1035630356"/>
      <w:bookmarkStart w:id="818" w:name="_Toc1993839168"/>
      <w:r>
        <w:rPr>
          <w:rFonts w:hint="eastAsia"/>
          <w:shd w:val="clear" w:color="auto" w:fill="FFFFFF"/>
        </w:rPr>
        <w:t>Finally模块中不能出现return</w:t>
      </w:r>
      <w:bookmarkEnd w:id="812"/>
      <w:bookmarkEnd w:id="813"/>
      <w:bookmarkEnd w:id="814"/>
      <w:bookmarkEnd w:id="815"/>
      <w:bookmarkEnd w:id="816"/>
      <w:bookmarkEnd w:id="817"/>
      <w:bookmarkEnd w:id="818"/>
    </w:p>
    <w:p>
      <w:r>
        <w:rPr>
          <w:rFonts w:hint="eastAsia"/>
        </w:rPr>
        <w:t>编号：</w:t>
      </w:r>
      <w:r>
        <w:rPr>
          <w:shd w:val="clear" w:color="auto" w:fill="FFFFFF"/>
        </w:rPr>
        <w:t>S1143</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static void main(String[] args)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doSomethingWhichThrowsException();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System.out.println("OK");   // incorrect "OK" message is printed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catch (RuntimeException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System.out.println("ERROR");  // this message is not shown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static void doSomethingWhichThrowsException()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throw new RuntimeException();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finally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for (int i = 0; i &lt; 10; i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(q == i)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break; // ignored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return;      // Noncompliant - prevents the RuntimeException from being propagated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static void main(String[] args)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doSomethingWhichThrowsException();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System.out.println("OK");</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catch (RuntimeException 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System.out.println("ERROR");  // "ERROR" is printed as expected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static void doSomethingWhichThrowsException()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try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throw new RuntimeException();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finally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for (int i = 0; i &lt; 10; i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if (q == i)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break; // ignored</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819" w:name="_Toc495785759"/>
      <w:bookmarkStart w:id="820" w:name="_Toc482836486"/>
      <w:bookmarkStart w:id="821" w:name="_Toc982164224"/>
      <w:bookmarkStart w:id="822" w:name="_Toc1981561978"/>
      <w:bookmarkStart w:id="823" w:name="_Toc1796455695"/>
      <w:bookmarkStart w:id="824" w:name="_Toc2014679110"/>
      <w:bookmarkStart w:id="825" w:name="_Toc1143482492"/>
      <w:r>
        <w:rPr>
          <w:rFonts w:hint="eastAsia"/>
          <w:shd w:val="clear" w:color="auto" w:fill="FFFFFF"/>
        </w:rPr>
        <w:t>compareTo 方法 和equals方法 必须一起重写</w:t>
      </w:r>
      <w:bookmarkEnd w:id="819"/>
      <w:bookmarkEnd w:id="820"/>
      <w:bookmarkEnd w:id="821"/>
      <w:bookmarkEnd w:id="822"/>
      <w:bookmarkEnd w:id="823"/>
      <w:bookmarkEnd w:id="824"/>
      <w:bookmarkEnd w:id="825"/>
    </w:p>
    <w:p>
      <w:pPr>
        <w:rPr>
          <w:shd w:val="clear" w:color="auto" w:fill="FFFFFF"/>
        </w:rPr>
      </w:pPr>
      <w:r>
        <w:rPr>
          <w:rFonts w:hint="eastAsia"/>
        </w:rPr>
        <w:t>编号：</w:t>
      </w:r>
      <w:r>
        <w:rPr>
          <w:shd w:val="clear" w:color="auto" w:fill="FFFFFF"/>
        </w:rPr>
        <w:t>S1210</w:t>
      </w:r>
    </w:p>
    <w:p>
      <w:r>
        <w:rPr>
          <w:shd w:val="clear" w:color="auto" w:fill="FFFFFF"/>
        </w:rPr>
        <w:t>否则在集合中判断是同一个对象</w:t>
      </w:r>
      <w:r>
        <w:rPr>
          <w:rFonts w:hint="eastAsia"/>
          <w:shd w:val="clear" w:color="auto" w:fill="FFFFFF"/>
        </w:rPr>
        <w:t>。</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Foo implements Comparable&lt;Foo&gt;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@Override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FF0000"/>
          <w:sz w:val="18"/>
          <w:szCs w:val="18"/>
        </w:rPr>
      </w:pPr>
      <w:r>
        <w:rPr>
          <w:rFonts w:ascii="Courier New" w:hAnsi="Courier New" w:cs="Courier New"/>
          <w:color w:val="444444"/>
          <w:sz w:val="18"/>
          <w:szCs w:val="18"/>
        </w:rPr>
        <w:t xml:space="preserve">  public int compareTo(Foo foo) { /* ... */ }      </w:t>
      </w:r>
      <w:r>
        <w:rPr>
          <w:rFonts w:ascii="Courier New" w:hAnsi="Courier New" w:cs="Courier New"/>
          <w:color w:val="FF0000"/>
          <w:sz w:val="18"/>
          <w:szCs w:val="18"/>
        </w:rPr>
        <w:t>// Noncompliant as the equals(Object obj) method is not overridden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public class Foo implements Comparable&lt;Foo&gt;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@Override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FF0000"/>
          <w:sz w:val="18"/>
          <w:szCs w:val="18"/>
        </w:rPr>
      </w:pPr>
      <w:r>
        <w:rPr>
          <w:rFonts w:ascii="Courier New" w:hAnsi="Courier New" w:cs="Courier New"/>
          <w:color w:val="444444"/>
          <w:sz w:val="18"/>
          <w:szCs w:val="18"/>
        </w:rPr>
        <w:t xml:space="preserve">  public int compareTo(Foo foo) { /* ... */ }      </w:t>
      </w:r>
      <w:r>
        <w:rPr>
          <w:rFonts w:ascii="Courier New" w:hAnsi="Courier New" w:cs="Courier New"/>
          <w:color w:val="70AD47" w:themeColor="accent6"/>
          <w:sz w:val="18"/>
          <w:szCs w:val="18"/>
          <w14:textFill>
            <w14:solidFill>
              <w14:schemeClr w14:val="accent6"/>
            </w14:solidFill>
          </w14:textFill>
        </w:rPr>
        <w:t>// 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@Override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public boolean equals(Object obj) { /*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lang w:eastAsia="zh-CN"/>
        </w:rPr>
      </w:pPr>
      <w:r>
        <w:rPr>
          <w:rFonts w:ascii="Courier New" w:hAnsi="Courier New" w:cs="Courier New"/>
          <w:color w:val="444444"/>
          <w:sz w:val="18"/>
          <w:szCs w:val="18"/>
        </w:rPr>
        <w:t>}</w:t>
      </w:r>
    </w:p>
    <w:p>
      <w:pPr>
        <w:pStyle w:val="3"/>
        <w:rPr>
          <w:shd w:val="clear" w:color="auto" w:fill="FFFFFF"/>
        </w:rPr>
      </w:pPr>
      <w:bookmarkStart w:id="826" w:name="_Toc771581641"/>
      <w:bookmarkStart w:id="827" w:name="_Toc119845060"/>
      <w:bookmarkStart w:id="828" w:name="_Toc917620268"/>
      <w:bookmarkStart w:id="829" w:name="_Toc495785760"/>
      <w:bookmarkStart w:id="830" w:name="_Toc1480418434"/>
      <w:bookmarkStart w:id="831" w:name="_Toc124142933"/>
      <w:bookmarkStart w:id="832" w:name="_Toc289081518"/>
      <w:r>
        <w:rPr>
          <w:rFonts w:hint="eastAsia"/>
          <w:shd w:val="clear" w:color="auto" w:fill="FFFFFF"/>
        </w:rPr>
        <w:t>使用StringBuffer代替加号</w:t>
      </w:r>
      <w:bookmarkEnd w:id="826"/>
      <w:bookmarkEnd w:id="827"/>
      <w:bookmarkEnd w:id="828"/>
      <w:bookmarkEnd w:id="829"/>
      <w:bookmarkEnd w:id="830"/>
      <w:bookmarkEnd w:id="831"/>
      <w:bookmarkEnd w:id="832"/>
    </w:p>
    <w:p>
      <w:r>
        <w:t>编号</w:t>
      </w:r>
      <w:r>
        <w:rPr>
          <w:rFonts w:hint="eastAsia"/>
        </w:rPr>
        <w:t>：</w:t>
      </w:r>
      <w:r>
        <w:tab/>
      </w:r>
      <w:r>
        <w:t>SBSC_USE_STRINGBUFFER_CONCATENATION</w:t>
      </w:r>
    </w:p>
    <w:p>
      <w:pPr>
        <w:rPr>
          <w:b/>
        </w:rPr>
      </w:pPr>
      <w:r>
        <w:rPr>
          <w:b/>
        </w:rPr>
        <w:t>For example:</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This is bad</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String s =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for (int i = 0; i &lt; field.length; ++i)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 = s + field[i];</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 This is better</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StringBuffer buf = new StringBuffer();</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for (int i = 0; i &lt; field.length; ++i)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buf.append(field[i]);</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xml:space="preserve">  String s = buf.toString();</w:t>
      </w:r>
    </w:p>
    <w:p>
      <w:pPr>
        <w:pStyle w:val="3"/>
      </w:pPr>
      <w:bookmarkStart w:id="833" w:name="_Toc64470343"/>
      <w:bookmarkStart w:id="834" w:name="_Toc1418119971"/>
      <w:bookmarkStart w:id="835" w:name="_Toc272847819"/>
      <w:bookmarkStart w:id="836" w:name="_Toc495785761"/>
      <w:bookmarkStart w:id="837" w:name="_Toc273823673"/>
      <w:bookmarkStart w:id="838" w:name="_Toc1449173182"/>
      <w:bookmarkStart w:id="839" w:name="_Toc2013916234"/>
      <w:r>
        <w:rPr>
          <w:rFonts w:hint="eastAsia"/>
          <w:shd w:val="clear" w:color="auto" w:fill="FFFFFF"/>
        </w:rPr>
        <w:t>无限循环递归将加入代码检测</w:t>
      </w:r>
      <w:bookmarkEnd w:id="833"/>
      <w:bookmarkEnd w:id="834"/>
      <w:bookmarkEnd w:id="835"/>
      <w:bookmarkEnd w:id="836"/>
      <w:bookmarkEnd w:id="837"/>
      <w:bookmarkEnd w:id="838"/>
      <w:bookmarkEnd w:id="839"/>
    </w:p>
    <w:p>
      <w:r>
        <w:rPr>
          <w:rFonts w:hint="eastAsia"/>
        </w:rPr>
        <w:t>编号：</w:t>
      </w:r>
      <w:r>
        <w:t>IL_INFINITE_RECURSIVE_LOOP</w:t>
      </w:r>
    </w:p>
    <w:p>
      <w:pPr>
        <w:pStyle w:val="3"/>
        <w:rPr>
          <w:shd w:val="clear" w:color="auto" w:fill="FFFFFF"/>
        </w:rPr>
      </w:pPr>
      <w:bookmarkStart w:id="840" w:name="_Toc1560727030"/>
      <w:bookmarkStart w:id="841" w:name="_Toc495785762"/>
      <w:bookmarkStart w:id="842" w:name="_Toc666888984"/>
      <w:bookmarkStart w:id="843" w:name="_Toc1859872419"/>
      <w:bookmarkStart w:id="844" w:name="_Toc1948192894"/>
      <w:bookmarkStart w:id="845" w:name="_Toc585347287"/>
      <w:bookmarkStart w:id="846" w:name="_Toc1322067616"/>
      <w:r>
        <w:rPr>
          <w:rFonts w:hint="eastAsia"/>
          <w:shd w:val="clear" w:color="auto" w:fill="FFFFFF"/>
        </w:rPr>
        <w:t>父类强转子类加入代码检测</w:t>
      </w:r>
      <w:bookmarkEnd w:id="840"/>
      <w:bookmarkEnd w:id="841"/>
      <w:bookmarkEnd w:id="842"/>
      <w:bookmarkEnd w:id="843"/>
      <w:bookmarkEnd w:id="844"/>
      <w:bookmarkEnd w:id="845"/>
      <w:bookmarkEnd w:id="846"/>
    </w:p>
    <w:p>
      <w:r>
        <w:t>编号</w:t>
      </w:r>
      <w:r>
        <w:rPr>
          <w:rFonts w:hint="eastAsia"/>
        </w:rPr>
        <w:t>：</w:t>
      </w:r>
      <w:r>
        <w:t>BC_IMPOSSIBLE_DOWNCAST</w:t>
      </w:r>
    </w:p>
    <w:p>
      <w:pPr>
        <w:pStyle w:val="3"/>
      </w:pPr>
      <w:bookmarkStart w:id="847" w:name="_Toc495785763"/>
      <w:bookmarkStart w:id="848" w:name="_Toc745994038"/>
      <w:bookmarkStart w:id="849" w:name="_Toc907151980"/>
      <w:bookmarkStart w:id="850" w:name="_Toc22661507"/>
      <w:bookmarkStart w:id="851" w:name="_Toc1638417055"/>
      <w:bookmarkStart w:id="852" w:name="_Toc1694961442"/>
      <w:bookmarkStart w:id="853" w:name="_Toc965496112"/>
      <w:r>
        <w:rPr>
          <w:rFonts w:hint="eastAsia"/>
        </w:rPr>
        <w:t>空引用加入代码检测</w:t>
      </w:r>
      <w:bookmarkEnd w:id="847"/>
      <w:bookmarkEnd w:id="848"/>
      <w:bookmarkEnd w:id="849"/>
      <w:bookmarkEnd w:id="850"/>
      <w:bookmarkEnd w:id="851"/>
      <w:bookmarkEnd w:id="852"/>
      <w:bookmarkEnd w:id="853"/>
    </w:p>
    <w:p>
      <w:r>
        <w:t>编号</w:t>
      </w:r>
      <w:r>
        <w:rPr>
          <w:rFonts w:hint="eastAsia"/>
        </w:rPr>
        <w:t>：</w:t>
      </w:r>
      <w:r>
        <w:t>Possible null pointer dereference</w:t>
      </w:r>
    </w:p>
    <w:p>
      <w:pPr>
        <w:pStyle w:val="3"/>
      </w:pPr>
      <w:bookmarkStart w:id="854" w:name="_Toc188418371"/>
      <w:bookmarkStart w:id="855" w:name="_Toc1285812655"/>
      <w:bookmarkStart w:id="856" w:name="_Toc495785764"/>
      <w:bookmarkStart w:id="857" w:name="_Toc1643531404"/>
      <w:bookmarkStart w:id="858" w:name="_Toc408018022"/>
      <w:bookmarkStart w:id="859" w:name="_Toc656589081"/>
      <w:bookmarkStart w:id="860" w:name="_Toc1386340439"/>
      <w:r>
        <w:rPr>
          <w:rFonts w:hint="eastAsia"/>
        </w:rPr>
        <w:t>奇数的正确判断方式</w:t>
      </w:r>
      <w:bookmarkEnd w:id="854"/>
      <w:bookmarkEnd w:id="855"/>
      <w:bookmarkEnd w:id="856"/>
      <w:bookmarkEnd w:id="857"/>
      <w:bookmarkEnd w:id="858"/>
      <w:bookmarkEnd w:id="859"/>
      <w:bookmarkEnd w:id="860"/>
    </w:p>
    <w:p>
      <w:pPr>
        <w:rPr>
          <w:rStyle w:val="43"/>
          <w:rFonts w:ascii="Helvetica" w:hAnsi="Helvetica" w:cs="Helvetica"/>
          <w:color w:val="444444"/>
          <w:sz w:val="20"/>
          <w:szCs w:val="20"/>
          <w:shd w:val="clear" w:color="auto" w:fill="FFFFFF"/>
        </w:rPr>
      </w:pPr>
      <w:r>
        <w:rPr>
          <w:rStyle w:val="43"/>
          <w:rFonts w:ascii="Helvetica" w:hAnsi="Helvetica" w:cs="Helvetica"/>
          <w:color w:val="444444"/>
          <w:sz w:val="20"/>
          <w:szCs w:val="20"/>
          <w:shd w:val="clear" w:color="auto" w:fill="FFFFFF"/>
        </w:rPr>
        <w:t>编号</w:t>
      </w:r>
      <w:r>
        <w:rPr>
          <w:rStyle w:val="43"/>
          <w:rFonts w:hint="eastAsia" w:ascii="Helvetica" w:hAnsi="Helvetica" w:cs="Helvetica"/>
          <w:color w:val="444444"/>
          <w:sz w:val="20"/>
          <w:szCs w:val="20"/>
          <w:shd w:val="clear" w:color="auto" w:fill="FFFFFF"/>
        </w:rPr>
        <w:t>：</w:t>
      </w:r>
      <w:r>
        <w:rPr>
          <w:rStyle w:val="43"/>
          <w:rFonts w:ascii="Helvetica" w:hAnsi="Helvetica" w:cs="Helvetica"/>
          <w:color w:val="444444"/>
          <w:sz w:val="20"/>
          <w:szCs w:val="20"/>
          <w:shd w:val="clear" w:color="auto" w:fill="FFFFFF"/>
        </w:rPr>
        <w:t xml:space="preserve"> IM_BAD_CHECK_FOR_ODD</w:t>
      </w:r>
    </w:p>
    <w:p>
      <w:pPr>
        <w:rPr>
          <w:shd w:val="clear" w:color="auto" w:fill="FFFFFF"/>
        </w:rPr>
      </w:pPr>
      <w:r>
        <w:rPr>
          <w:rStyle w:val="43"/>
          <w:rFonts w:ascii="Helvetica" w:hAnsi="Helvetica" w:cs="Helvetica"/>
          <w:color w:val="444444"/>
          <w:sz w:val="20"/>
          <w:szCs w:val="20"/>
          <w:shd w:val="clear" w:color="auto" w:fill="FFFFFF"/>
        </w:rPr>
        <w:t>应该用</w:t>
      </w:r>
      <w:r>
        <w:rPr>
          <w:shd w:val="clear" w:color="auto" w:fill="FFFFFF"/>
        </w:rPr>
        <w:t>x % 2 != 0 不能使用</w:t>
      </w:r>
      <w:r>
        <w:rPr>
          <w:rFonts w:hint="eastAsia"/>
          <w:shd w:val="clear" w:color="auto" w:fill="FFFFFF"/>
        </w:rPr>
        <w:t xml:space="preserve"> </w:t>
      </w:r>
      <w:r>
        <w:rPr>
          <w:rStyle w:val="43"/>
          <w:rFonts w:ascii="Helvetica" w:hAnsi="Helvetica" w:cs="Helvetica"/>
          <w:color w:val="444444"/>
          <w:sz w:val="20"/>
          <w:szCs w:val="20"/>
          <w:shd w:val="clear" w:color="auto" w:fill="FFFFFF"/>
        </w:rPr>
        <w:t> </w:t>
      </w:r>
      <w:r>
        <w:rPr>
          <w:shd w:val="clear" w:color="auto" w:fill="FFFFFF"/>
        </w:rPr>
        <w:t>x % 2 == 1</w:t>
      </w:r>
      <w:r>
        <w:rPr>
          <w:rFonts w:hint="eastAsia" w:ascii="Helvetica" w:hAnsi="Helvetica" w:cs="Helvetica"/>
          <w:color w:val="444444"/>
          <w:sz w:val="20"/>
          <w:szCs w:val="20"/>
          <w:shd w:val="clear" w:color="auto" w:fill="FFFFFF"/>
        </w:rPr>
        <w:t xml:space="preserve"> </w:t>
      </w:r>
    </w:p>
    <w:p>
      <w:pPr>
        <w:pStyle w:val="3"/>
      </w:pPr>
      <w:bookmarkStart w:id="861" w:name="_Toc1120786948"/>
      <w:bookmarkStart w:id="862" w:name="_Toc495785765"/>
      <w:bookmarkStart w:id="863" w:name="_Toc1202306825"/>
      <w:bookmarkStart w:id="864" w:name="_Toc417819060"/>
      <w:bookmarkStart w:id="865" w:name="_Toc1936540290"/>
      <w:bookmarkStart w:id="866" w:name="_Toc1067576481"/>
      <w:bookmarkStart w:id="867" w:name="_Toc661330536"/>
      <w:r>
        <w:rPr>
          <w:rFonts w:hint="eastAsia"/>
        </w:rPr>
        <w:t>整型计算转DOUBLE</w:t>
      </w:r>
      <w:bookmarkEnd w:id="861"/>
      <w:bookmarkEnd w:id="862"/>
      <w:bookmarkEnd w:id="863"/>
      <w:bookmarkEnd w:id="864"/>
      <w:bookmarkEnd w:id="865"/>
      <w:bookmarkEnd w:id="866"/>
      <w:bookmarkEnd w:id="867"/>
    </w:p>
    <w:p>
      <w:r>
        <w:t>编号</w:t>
      </w:r>
      <w:r>
        <w:rPr>
          <w:rFonts w:hint="eastAsia"/>
        </w:rPr>
        <w:t>：</w:t>
      </w:r>
      <w:r>
        <w:t>ICAST_IDIV_CAST_TO_DOUBLE</w:t>
      </w:r>
    </w:p>
    <w:p>
      <w:r>
        <w:rPr>
          <w:rFonts w:hint="eastAsia"/>
        </w:rPr>
        <w:t>整型计算不要在计算后的结果强转Double。在计算前就转成Double计算，防止精度丢失。</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int x = 2;</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int y = 5;</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Wrong: yields result 0.0</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double value1 =  x / y;</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 Right: yields result 0.4</w:t>
      </w:r>
    </w:p>
    <w:p>
      <w:pPr>
        <w:pBdr>
          <w:top w:val="dashed" w:color="AAAAAA" w:sz="6" w:space="0"/>
          <w:left w:val="dashed" w:color="AAAAAA" w:sz="6" w:space="0"/>
          <w:bottom w:val="dashed" w:color="AAAAAA" w:sz="6" w:space="0"/>
          <w:right w:val="dashed" w:color="AAAAAA"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444444"/>
          <w:sz w:val="18"/>
          <w:szCs w:val="18"/>
        </w:rPr>
      </w:pPr>
      <w:r>
        <w:rPr>
          <w:rFonts w:ascii="Courier New" w:hAnsi="Courier New" w:cs="Courier New"/>
          <w:color w:val="444444"/>
          <w:sz w:val="18"/>
          <w:szCs w:val="18"/>
        </w:rPr>
        <w:t>double value2 =  x / (double) y;</w:t>
      </w:r>
    </w:p>
    <w:p>
      <w:pPr>
        <w:pStyle w:val="3"/>
        <w:rPr>
          <w:shd w:val="clear" w:color="auto" w:fill="FFFFFF"/>
        </w:rPr>
      </w:pPr>
      <w:bookmarkStart w:id="868" w:name="_Toc495785766"/>
      <w:bookmarkStart w:id="869" w:name="_Toc1607730377"/>
      <w:bookmarkStart w:id="870" w:name="_Toc30103789"/>
      <w:bookmarkStart w:id="871" w:name="_Toc63383319"/>
      <w:bookmarkStart w:id="872" w:name="_Toc1487931993"/>
      <w:bookmarkStart w:id="873" w:name="_Toc2127476070"/>
      <w:bookmarkStart w:id="874" w:name="_Toc1155491072"/>
      <w:r>
        <w:rPr>
          <w:rFonts w:hint="eastAsia"/>
          <w:shd w:val="clear" w:color="auto" w:fill="FFFFFF"/>
        </w:rPr>
        <w:t>equals()在调用前检查是否为NULL</w:t>
      </w:r>
      <w:bookmarkEnd w:id="868"/>
      <w:bookmarkEnd w:id="869"/>
      <w:bookmarkEnd w:id="870"/>
      <w:bookmarkEnd w:id="871"/>
      <w:bookmarkEnd w:id="872"/>
      <w:bookmarkEnd w:id="873"/>
      <w:bookmarkEnd w:id="874"/>
    </w:p>
    <w:p>
      <w:r>
        <w:t>编号</w:t>
      </w:r>
      <w:r>
        <w:rPr>
          <w:rFonts w:hint="eastAsia"/>
        </w:rPr>
        <w:t>：</w:t>
      </w:r>
      <w:r>
        <w:t>NULLNP_EQUALS_SHOULD_HANDLE_NULL_ARGUMENT</w:t>
      </w:r>
    </w:p>
    <w:p>
      <w:pPr>
        <w:pStyle w:val="3"/>
        <w:rPr>
          <w:shd w:val="clear" w:color="auto" w:fill="FFFFFF"/>
        </w:rPr>
      </w:pPr>
      <w:bookmarkStart w:id="875" w:name="_Toc1205270325"/>
      <w:bookmarkStart w:id="876" w:name="_Toc495785767"/>
      <w:bookmarkStart w:id="877" w:name="_Toc1912197048"/>
      <w:bookmarkStart w:id="878" w:name="_Toc537026301"/>
      <w:bookmarkStart w:id="879" w:name="_Toc69510971"/>
      <w:bookmarkStart w:id="880" w:name="_Toc1231176267"/>
      <w:bookmarkStart w:id="881" w:name="_Toc1191128657"/>
      <w:r>
        <w:rPr>
          <w:shd w:val="clear" w:color="auto" w:fill="FFFFFF"/>
        </w:rPr>
        <w:t>集合清空方式</w:t>
      </w:r>
      <w:bookmarkEnd w:id="875"/>
      <w:bookmarkEnd w:id="876"/>
      <w:bookmarkEnd w:id="877"/>
      <w:bookmarkEnd w:id="878"/>
      <w:bookmarkEnd w:id="879"/>
      <w:bookmarkEnd w:id="880"/>
      <w:bookmarkEnd w:id="881"/>
    </w:p>
    <w:p>
      <w:r>
        <w:rPr>
          <w:rFonts w:hint="eastAsia"/>
        </w:rPr>
        <w:t>编号：</w:t>
      </w:r>
      <w:r>
        <w:t>DMI_USING_REMOVEALL_TO_CLEAR_COLLECTION</w:t>
      </w:r>
    </w:p>
    <w:p>
      <w:r>
        <w:t>不要使用removeALL去清空集合</w:t>
      </w:r>
      <w:r>
        <w:rPr>
          <w:rFonts w:hint="eastAsia"/>
        </w:rPr>
        <w:t>，</w:t>
      </w:r>
      <w:r>
        <w:t>应该使用clear方法</w:t>
      </w:r>
    </w:p>
    <w:p>
      <w:pPr>
        <w:pStyle w:val="3"/>
        <w:rPr>
          <w:shd w:val="clear" w:color="auto" w:fill="FFFFFF"/>
        </w:rPr>
      </w:pPr>
      <w:bookmarkStart w:id="882" w:name="_Toc495785768"/>
      <w:bookmarkStart w:id="883" w:name="_Toc1628799913"/>
      <w:bookmarkStart w:id="884" w:name="_Toc1710117961"/>
      <w:bookmarkStart w:id="885" w:name="_Toc483406556"/>
      <w:bookmarkStart w:id="886" w:name="_Toc52366846"/>
      <w:bookmarkStart w:id="887" w:name="_Toc541945340"/>
      <w:bookmarkStart w:id="888" w:name="_Toc950113378"/>
      <w:r>
        <w:rPr>
          <w:rFonts w:hint="eastAsia"/>
          <w:shd w:val="clear" w:color="auto" w:fill="FFFFFF"/>
        </w:rPr>
        <w:t>重写Eqlues方法 必须同时重写hashCode方法</w:t>
      </w:r>
      <w:bookmarkEnd w:id="882"/>
      <w:bookmarkEnd w:id="883"/>
      <w:bookmarkEnd w:id="884"/>
      <w:bookmarkEnd w:id="885"/>
      <w:bookmarkEnd w:id="886"/>
      <w:bookmarkEnd w:id="887"/>
      <w:bookmarkEnd w:id="888"/>
    </w:p>
    <w:p>
      <w:r>
        <w:rPr>
          <w:rFonts w:hint="eastAsia"/>
        </w:rPr>
        <w:t>编号：</w:t>
      </w:r>
      <w:r>
        <w:t>HE_INHERITS_EQUALS_USE_HASHCODE</w:t>
      </w:r>
    </w:p>
    <w:p>
      <w:pPr>
        <w:pStyle w:val="3"/>
      </w:pPr>
      <w:bookmarkStart w:id="889" w:name="_Toc495785769"/>
      <w:bookmarkStart w:id="890" w:name="_Toc1321641081"/>
      <w:bookmarkStart w:id="891" w:name="_Toc148028439"/>
      <w:bookmarkStart w:id="892" w:name="_Toc1237294470"/>
      <w:bookmarkStart w:id="893" w:name="_Toc1977939064"/>
      <w:bookmarkStart w:id="894" w:name="_Toc1665900327"/>
      <w:bookmarkStart w:id="895" w:name="_Toc2124942020"/>
      <w:r>
        <w:rPr>
          <w:rFonts w:hint="eastAsia"/>
          <w:shd w:val="clear" w:color="auto" w:fill="FFFFFF"/>
        </w:rPr>
        <w:t>serialVersionUID 必须是final的</w:t>
      </w:r>
      <w:bookmarkEnd w:id="889"/>
      <w:bookmarkEnd w:id="890"/>
      <w:bookmarkEnd w:id="891"/>
      <w:bookmarkEnd w:id="892"/>
      <w:bookmarkEnd w:id="893"/>
      <w:bookmarkEnd w:id="894"/>
      <w:bookmarkEnd w:id="895"/>
    </w:p>
    <w:p>
      <w:r>
        <w:rPr>
          <w:rFonts w:hint="eastAsia"/>
        </w:rPr>
        <w:t>编号：</w:t>
      </w:r>
      <w:r>
        <w:t>SE_NONFINAL_SERIALVERSIONID</w:t>
      </w:r>
    </w:p>
    <w:p>
      <w:pPr>
        <w:pStyle w:val="3"/>
        <w:rPr>
          <w:shd w:val="clear" w:color="auto" w:fill="FFFFFF"/>
        </w:rPr>
      </w:pPr>
      <w:bookmarkStart w:id="896" w:name="_Toc1733808152"/>
      <w:bookmarkStart w:id="897" w:name="_Toc495785770"/>
      <w:bookmarkStart w:id="898" w:name="_Toc112473599"/>
      <w:bookmarkStart w:id="899" w:name="_Toc1941234899"/>
      <w:bookmarkStart w:id="900" w:name="_Toc1114671771"/>
      <w:bookmarkStart w:id="901" w:name="_Toc614484836"/>
      <w:bookmarkStart w:id="902" w:name="_Toc513716926"/>
      <w:r>
        <w:rPr>
          <w:rFonts w:hint="eastAsia"/>
          <w:shd w:val="clear" w:color="auto" w:fill="FFFFFF"/>
        </w:rPr>
        <w:t>String的substring方法 参数传0的时候 会返回原值</w:t>
      </w:r>
      <w:bookmarkEnd w:id="896"/>
      <w:bookmarkEnd w:id="897"/>
      <w:bookmarkEnd w:id="898"/>
      <w:bookmarkEnd w:id="899"/>
      <w:bookmarkEnd w:id="900"/>
      <w:bookmarkEnd w:id="901"/>
      <w:bookmarkEnd w:id="902"/>
    </w:p>
    <w:p>
      <w:r>
        <w:rPr>
          <w:rFonts w:hint="eastAsia"/>
        </w:rPr>
        <w:t>编号：</w:t>
      </w:r>
      <w:r>
        <w:t>DMI_USELESS_SUBSTRING</w:t>
      </w:r>
    </w:p>
    <w:p>
      <w:pPr>
        <w:pStyle w:val="3"/>
      </w:pPr>
      <w:bookmarkStart w:id="903" w:name="_Toc495785771"/>
      <w:bookmarkStart w:id="904" w:name="_Toc86868071"/>
      <w:bookmarkStart w:id="905" w:name="_Toc228983963"/>
      <w:bookmarkStart w:id="906" w:name="_Toc1056385251"/>
      <w:bookmarkStart w:id="907" w:name="_Toc1873002951"/>
      <w:bookmarkStart w:id="908" w:name="_Toc1705262762"/>
      <w:bookmarkStart w:id="909" w:name="_Toc1281753278"/>
      <w:r>
        <w:t>securerandom</w:t>
      </w:r>
      <w:r>
        <w:rPr>
          <w:shd w:val="clear" w:color="auto" w:fill="FFFFFF"/>
        </w:rPr>
        <w:t xml:space="preserve"> 代替Random方法</w:t>
      </w:r>
      <w:bookmarkEnd w:id="903"/>
      <w:bookmarkEnd w:id="904"/>
      <w:bookmarkEnd w:id="905"/>
      <w:bookmarkEnd w:id="906"/>
      <w:bookmarkEnd w:id="907"/>
      <w:bookmarkEnd w:id="908"/>
      <w:bookmarkEnd w:id="909"/>
    </w:p>
    <w:p>
      <w:r>
        <w:t>编号</w:t>
      </w:r>
      <w:r>
        <w:rPr>
          <w:rFonts w:hint="eastAsia"/>
        </w:rPr>
        <w:t>：</w:t>
      </w:r>
      <w:r>
        <w:rPr>
          <w:shd w:val="clear" w:color="auto" w:fill="FFFFFF"/>
        </w:rPr>
        <w:t>DMI_RANDOM_USED_ONLY_ONCE</w:t>
      </w:r>
    </w:p>
    <w:p>
      <w:r>
        <w:rPr>
          <w:rFonts w:hint="eastAsia"/>
        </w:rPr>
        <w:t>代码中尽量不要使用java</w:t>
      </w:r>
      <w:r>
        <w:t>.util.</w:t>
      </w:r>
      <w:r>
        <w:rPr>
          <w:rFonts w:hint="eastAsia"/>
        </w:rPr>
        <w:t>Rand</w:t>
      </w:r>
      <w:r>
        <w:t>om方法</w:t>
      </w:r>
      <w:r>
        <w:rPr>
          <w:rFonts w:hint="eastAsia"/>
        </w:rPr>
        <w:t xml:space="preserve"> 因为他产生的随机数 是可以预测的。且多线程下线程不安全，且效率低下。 如果真要使用建议， 生成一次随机数以后</w:t>
      </w:r>
      <w:r>
        <w:t>重新生成对象</w:t>
      </w:r>
      <w:r>
        <w:rPr>
          <w:rFonts w:hint="eastAsia"/>
        </w:rPr>
        <w:t>。</w:t>
      </w:r>
    </w:p>
    <w:p>
      <w:r>
        <w:rPr>
          <w:rFonts w:hint="eastAsia"/>
        </w:rPr>
        <w:t>推荐使用</w:t>
      </w:r>
      <w:r>
        <w:t>java.security.securerandom</w:t>
      </w:r>
    </w:p>
    <w:p>
      <w:pPr>
        <w:pStyle w:val="3"/>
        <w:rPr>
          <w:shd w:val="clear" w:color="auto" w:fill="FFFFFF"/>
        </w:rPr>
      </w:pPr>
      <w:bookmarkStart w:id="910" w:name="_Toc1370771095"/>
      <w:bookmarkStart w:id="911" w:name="_Toc280747008"/>
      <w:bookmarkStart w:id="912" w:name="_Toc495785772"/>
      <w:bookmarkStart w:id="913" w:name="_Toc1842747194"/>
      <w:bookmarkStart w:id="914" w:name="_Toc1884505348"/>
      <w:bookmarkStart w:id="915" w:name="_Toc907982659"/>
      <w:bookmarkStart w:id="916" w:name="_Toc1450329313"/>
      <w:r>
        <w:rPr>
          <w:rFonts w:hint="eastAsia"/>
          <w:shd w:val="clear" w:color="auto" w:fill="FFFFFF"/>
        </w:rPr>
        <w:t>String判断使用equals</w:t>
      </w:r>
      <w:bookmarkEnd w:id="910"/>
      <w:bookmarkEnd w:id="911"/>
      <w:bookmarkEnd w:id="912"/>
      <w:bookmarkEnd w:id="913"/>
      <w:bookmarkEnd w:id="914"/>
      <w:bookmarkEnd w:id="915"/>
      <w:bookmarkEnd w:id="916"/>
    </w:p>
    <w:p>
      <w:r>
        <w:t>编号</w:t>
      </w:r>
      <w:r>
        <w:rPr>
          <w:rFonts w:hint="eastAsia"/>
        </w:rPr>
        <w:t>：</w:t>
      </w:r>
      <w:r>
        <w:t>StringEqualityComparisonCheck</w:t>
      </w:r>
    </w:p>
    <w:p>
      <w:pPr>
        <w:rPr>
          <w:b/>
        </w:rPr>
      </w:pPr>
      <w:r>
        <w:rPr>
          <w:b/>
        </w:rPr>
        <w:t>Noncompliant Code Example</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(variable == "foo") { /* ... */ }</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(variable != "foo") { /* ... */ }</w:t>
      </w:r>
    </w:p>
    <w:p>
      <w:pPr>
        <w:rPr>
          <w:b/>
        </w:rPr>
      </w:pPr>
      <w:r>
        <w:rPr>
          <w:b/>
        </w:rPr>
        <w:t>Compliant Solution</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ascii="Courier New" w:hAnsi="Courier New" w:cs="Courier New"/>
          <w:color w:val="444444"/>
          <w:sz w:val="18"/>
          <w:szCs w:val="18"/>
        </w:rPr>
      </w:pPr>
      <w:r>
        <w:rPr>
          <w:rFonts w:ascii="Courier New" w:hAnsi="Courier New" w:cs="Courier New"/>
          <w:color w:val="444444"/>
          <w:sz w:val="18"/>
          <w:szCs w:val="18"/>
        </w:rPr>
        <w:t>if ("foo".equals(variable)) { /* ... */ }    // Compliant</w:t>
      </w:r>
    </w:p>
    <w:p>
      <w:pPr>
        <w:pStyle w:val="18"/>
        <w:pBdr>
          <w:top w:val="dashed" w:color="AAAAAA" w:sz="6" w:space="0"/>
          <w:left w:val="dashed" w:color="AAAAAA" w:sz="6" w:space="0"/>
          <w:bottom w:val="dashed" w:color="AAAAAA" w:sz="6" w:space="0"/>
          <w:right w:val="dashed" w:color="AAAAAA" w:sz="6" w:space="0"/>
        </w:pBdr>
        <w:shd w:val="clear" w:color="auto" w:fill="FFFFFF"/>
        <w:spacing w:line="180" w:lineRule="atLeast"/>
        <w:rPr>
          <w:rFonts w:eastAsia="Microsoft YaHei UI"/>
          <w:color w:val="000000"/>
          <w:sz w:val="18"/>
          <w:szCs w:val="18"/>
          <w:lang w:eastAsia="zh-CN"/>
        </w:rPr>
      </w:pPr>
      <w:r>
        <w:rPr>
          <w:rFonts w:ascii="Courier New" w:hAnsi="Courier New" w:cs="Courier New"/>
          <w:color w:val="444444"/>
          <w:sz w:val="18"/>
          <w:szCs w:val="18"/>
        </w:rPr>
        <w:t>if (!"foo".equals(variable)) { /* ... */ }   // Compliant</w:t>
      </w:r>
      <w:r>
        <w:rPr>
          <w:rFonts w:eastAsia="Microsoft YaHei UI"/>
          <w:color w:val="000000"/>
          <w:sz w:val="18"/>
          <w:szCs w:val="18"/>
        </w:rPr>
        <w:t>   </w:t>
      </w:r>
    </w:p>
    <w:p/>
    <w:p>
      <w:r>
        <w:br w:type="page"/>
      </w:r>
    </w:p>
    <w:p>
      <w:pPr>
        <w:pStyle w:val="2"/>
      </w:pPr>
      <w:bookmarkStart w:id="917" w:name="_Toc33590633"/>
      <w:bookmarkStart w:id="918" w:name="_Toc495785773"/>
      <w:bookmarkStart w:id="919" w:name="_Toc1559654360"/>
      <w:bookmarkStart w:id="920" w:name="_Toc2137314859"/>
      <w:bookmarkStart w:id="921" w:name="_Toc1732084536"/>
      <w:bookmarkStart w:id="922" w:name="_Toc817479794"/>
      <w:bookmarkStart w:id="923" w:name="_Toc123781296"/>
      <w:r>
        <w:rPr>
          <w:rFonts w:hint="eastAsia"/>
        </w:rPr>
        <w:t>Restful前后端分离开发规范（1.2）</w:t>
      </w:r>
      <w:bookmarkEnd w:id="917"/>
      <w:bookmarkEnd w:id="918"/>
      <w:bookmarkEnd w:id="919"/>
      <w:bookmarkEnd w:id="920"/>
      <w:bookmarkEnd w:id="921"/>
      <w:bookmarkEnd w:id="922"/>
      <w:bookmarkEnd w:id="923"/>
    </w:p>
    <w:p>
      <w:pPr>
        <w:pBdr>
          <w:bottom w:val="single" w:color="auto" w:sz="6" w:space="1"/>
        </w:pBdr>
        <w:ind w:right="840"/>
        <w:rPr>
          <w:rFonts w:ascii="Microsoft YaHei" w:hAnsi="Microsoft YaHei"/>
          <w:b/>
          <w:szCs w:val="20"/>
        </w:rPr>
      </w:pPr>
      <w:r>
        <w:rPr>
          <w:rFonts w:hint="eastAsia" w:ascii="Microsoft YaHei" w:hAnsi="Microsoft YaHei"/>
          <w:b/>
          <w:szCs w:val="20"/>
        </w:rPr>
        <w:t>修订历史</w:t>
      </w:r>
    </w:p>
    <w:p>
      <w:pPr>
        <w:rPr>
          <w:rFonts w:ascii="Microsoft YaHei" w:hAnsi="Microsoft YaHei"/>
        </w:rPr>
      </w:pPr>
    </w:p>
    <w:tbl>
      <w:tblPr>
        <w:tblStyle w:val="37"/>
        <w:tblW w:w="6961" w:type="dxa"/>
        <w:tblInd w:w="668" w:type="dxa"/>
        <w:tblLayout w:type="fixed"/>
        <w:tblCellMar>
          <w:top w:w="0" w:type="dxa"/>
          <w:left w:w="108" w:type="dxa"/>
          <w:bottom w:w="0" w:type="dxa"/>
          <w:right w:w="108" w:type="dxa"/>
        </w:tblCellMar>
      </w:tblPr>
      <w:tblGrid>
        <w:gridCol w:w="1069"/>
        <w:gridCol w:w="1068"/>
        <w:gridCol w:w="3287"/>
        <w:gridCol w:w="1537"/>
      </w:tblGrid>
      <w:tr>
        <w:tblPrEx>
          <w:tblLayout w:type="fixed"/>
          <w:tblCellMar>
            <w:top w:w="0" w:type="dxa"/>
            <w:left w:w="108" w:type="dxa"/>
            <w:bottom w:w="0" w:type="dxa"/>
            <w:right w:w="108" w:type="dxa"/>
          </w:tblCellMar>
        </w:tblPrEx>
        <w:trPr>
          <w:trHeight w:val="285" w:hRule="atLeast"/>
        </w:trPr>
        <w:tc>
          <w:tcPr>
            <w:tcW w:w="1069" w:type="dxa"/>
            <w:tcBorders>
              <w:top w:val="single" w:color="auto" w:sz="8" w:space="0"/>
              <w:left w:val="single" w:color="auto" w:sz="8"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版本号</w:t>
            </w:r>
          </w:p>
        </w:tc>
        <w:tc>
          <w:tcPr>
            <w:tcW w:w="1068" w:type="dxa"/>
            <w:tcBorders>
              <w:top w:val="single" w:color="auto" w:sz="8"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作者</w:t>
            </w:r>
          </w:p>
        </w:tc>
        <w:tc>
          <w:tcPr>
            <w:tcW w:w="3287" w:type="dxa"/>
            <w:tcBorders>
              <w:top w:val="single" w:color="auto" w:sz="8"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内容提要</w:t>
            </w:r>
          </w:p>
        </w:tc>
        <w:tc>
          <w:tcPr>
            <w:tcW w:w="1537" w:type="dxa"/>
            <w:tcBorders>
              <w:top w:val="single" w:color="auto" w:sz="8" w:space="0"/>
              <w:left w:val="nil"/>
              <w:bottom w:val="single" w:color="auto" w:sz="4" w:space="0"/>
              <w:right w:val="single" w:color="auto" w:sz="8"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发布日期</w:t>
            </w:r>
          </w:p>
        </w:tc>
      </w:tr>
      <w:tr>
        <w:tblPrEx>
          <w:tblLayout w:type="fixed"/>
          <w:tblCellMar>
            <w:top w:w="0" w:type="dxa"/>
            <w:left w:w="108" w:type="dxa"/>
            <w:bottom w:w="0" w:type="dxa"/>
            <w:right w:w="108" w:type="dxa"/>
          </w:tblCellMar>
        </w:tblPrEx>
        <w:trPr>
          <w:trHeight w:val="285" w:hRule="atLeast"/>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1.0</w:t>
            </w: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九天</w:t>
            </w: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拟定</w:t>
            </w: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eastAsiaTheme="minorEastAsia"/>
                <w:color w:val="000000"/>
                <w:sz w:val="18"/>
                <w:szCs w:val="18"/>
              </w:rPr>
            </w:pPr>
            <w:r>
              <w:rPr>
                <w:rFonts w:hint="eastAsia" w:ascii="Microsoft YaHei" w:hAnsi="Microsoft YaHei" w:cs="SimSun" w:eastAsiaTheme="minorEastAsia"/>
                <w:color w:val="000000"/>
                <w:sz w:val="18"/>
                <w:szCs w:val="18"/>
              </w:rPr>
              <w:t>1.1</w:t>
            </w: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九天</w:t>
            </w: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eastAsiaTheme="minorEastAsia"/>
                <w:color w:val="000000"/>
                <w:sz w:val="18"/>
                <w:szCs w:val="18"/>
              </w:rPr>
            </w:pPr>
            <w:r>
              <w:rPr>
                <w:rFonts w:ascii="Microsoft YaHei" w:hAnsi="Microsoft YaHei" w:cs="SimSun"/>
                <w:color w:val="000000"/>
                <w:sz w:val="18"/>
                <w:szCs w:val="18"/>
              </w:rPr>
              <w:t>增加选型及</w:t>
            </w:r>
            <w:r>
              <w:rPr>
                <w:rFonts w:hint="eastAsia" w:ascii="Microsoft YaHei" w:hAnsi="Microsoft YaHei" w:cs="SimSun" w:eastAsiaTheme="minorEastAsia"/>
                <w:color w:val="000000"/>
                <w:sz w:val="18"/>
                <w:szCs w:val="18"/>
              </w:rPr>
              <w:t>DEMO部分</w:t>
            </w: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eastAsiaTheme="minorEastAsia"/>
                <w:color w:val="000000"/>
                <w:sz w:val="18"/>
                <w:szCs w:val="18"/>
              </w:rPr>
            </w:pPr>
            <w:r>
              <w:rPr>
                <w:rFonts w:hint="eastAsia" w:ascii="Microsoft YaHei" w:hAnsi="Microsoft YaHei" w:cs="SimSun" w:eastAsiaTheme="minorEastAsia"/>
                <w:color w:val="000000"/>
                <w:sz w:val="18"/>
                <w:szCs w:val="18"/>
              </w:rPr>
              <w:t>1.2</w:t>
            </w: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r>
              <w:rPr>
                <w:rFonts w:hint="eastAsia" w:ascii="Microsoft YaHei" w:hAnsi="Microsoft YaHei" w:cs="SimSun"/>
                <w:color w:val="000000"/>
                <w:sz w:val="18"/>
                <w:szCs w:val="18"/>
              </w:rPr>
              <w:t>九天</w:t>
            </w: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eastAsiaTheme="minorEastAsia"/>
                <w:color w:val="000000"/>
                <w:sz w:val="18"/>
                <w:szCs w:val="18"/>
              </w:rPr>
            </w:pPr>
            <w:r>
              <w:rPr>
                <w:rFonts w:ascii="Microsoft YaHei" w:hAnsi="Microsoft YaHei" w:cs="SimSun"/>
                <w:color w:val="000000"/>
                <w:sz w:val="18"/>
                <w:szCs w:val="18"/>
              </w:rPr>
              <w:t>修订响应</w:t>
            </w:r>
            <w:r>
              <w:rPr>
                <w:rFonts w:hint="eastAsia" w:ascii="Microsoft YaHei" w:hAnsi="Microsoft YaHei" w:cs="SimSun" w:eastAsiaTheme="minorEastAsia"/>
                <w:color w:val="000000"/>
                <w:sz w:val="18"/>
                <w:szCs w:val="18"/>
              </w:rPr>
              <w:t>JSON数据格式</w:t>
            </w: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r>
        <w:tblPrEx>
          <w:tblLayout w:type="fixed"/>
          <w:tblCellMar>
            <w:top w:w="0" w:type="dxa"/>
            <w:left w:w="108" w:type="dxa"/>
            <w:bottom w:w="0" w:type="dxa"/>
            <w:right w:w="108" w:type="dxa"/>
          </w:tblCellMar>
        </w:tblPrEx>
        <w:trPr>
          <w:trHeight w:val="285" w:hRule="atLeast"/>
        </w:trPr>
        <w:tc>
          <w:tcPr>
            <w:tcW w:w="1069"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1068"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328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c>
          <w:tcPr>
            <w:tcW w:w="1537" w:type="dxa"/>
            <w:tcBorders>
              <w:top w:val="single" w:color="auto" w:sz="4" w:space="0"/>
              <w:left w:val="nil"/>
              <w:bottom w:val="single" w:color="auto" w:sz="4" w:space="0"/>
              <w:right w:val="single" w:color="auto" w:sz="4" w:space="0"/>
            </w:tcBorders>
            <w:shd w:val="clear" w:color="auto" w:fill="auto"/>
            <w:vAlign w:val="center"/>
          </w:tcPr>
          <w:p>
            <w:pPr>
              <w:rPr>
                <w:rFonts w:ascii="Microsoft YaHei" w:hAnsi="Microsoft YaHei" w:cs="SimSun"/>
                <w:color w:val="000000"/>
                <w:sz w:val="18"/>
                <w:szCs w:val="18"/>
              </w:rPr>
            </w:pPr>
          </w:p>
        </w:tc>
      </w:tr>
    </w:tbl>
    <w:p>
      <w:pPr>
        <w:rPr>
          <w:rFonts w:ascii="Microsoft YaHei" w:hAnsi="Microsoft YaHei"/>
        </w:rPr>
      </w:pPr>
    </w:p>
    <w:p>
      <w:pPr>
        <w:pStyle w:val="3"/>
      </w:pPr>
      <w:r>
        <w:br w:type="page"/>
      </w:r>
      <w:bookmarkStart w:id="924" w:name="_Toc380152708"/>
      <w:bookmarkStart w:id="925" w:name="_Toc1546121520"/>
      <w:bookmarkStart w:id="926" w:name="_Toc407791030"/>
      <w:bookmarkStart w:id="927" w:name="_Toc113536971"/>
      <w:bookmarkStart w:id="928" w:name="_Toc275704227"/>
      <w:bookmarkStart w:id="929" w:name="_Toc2143379724"/>
      <w:bookmarkStart w:id="930" w:name="_Toc563378204"/>
      <w:bookmarkStart w:id="931" w:name="_Toc1236766638"/>
      <w:r>
        <w:rPr>
          <w:rFonts w:hint="eastAsia"/>
        </w:rPr>
        <w:t>背景、概述及目标</w:t>
      </w:r>
      <w:bookmarkEnd w:id="924"/>
      <w:bookmarkEnd w:id="925"/>
      <w:bookmarkEnd w:id="926"/>
      <w:bookmarkEnd w:id="927"/>
      <w:bookmarkEnd w:id="928"/>
      <w:bookmarkEnd w:id="929"/>
      <w:bookmarkEnd w:id="930"/>
      <w:bookmarkEnd w:id="931"/>
    </w:p>
    <w:tbl>
      <w:tblPr>
        <w:tblStyle w:val="37"/>
        <w:tblpPr w:leftFromText="180" w:rightFromText="180" w:vertAnchor="text" w:horzAnchor="margin" w:tblpY="244"/>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Microsoft YaHei" w:hAnsi="Microsoft YaHei"/>
                <w:sz w:val="18"/>
                <w:szCs w:val="18"/>
              </w:rPr>
            </w:pPr>
            <w:r>
              <w:rPr>
                <w:rFonts w:hint="eastAsia" w:ascii="Microsoft YaHei" w:hAnsi="Microsoft YaHei"/>
                <w:sz w:val="18"/>
                <w:szCs w:val="18"/>
              </w:rPr>
              <w:t>背景基本介绍</w:t>
            </w:r>
          </w:p>
        </w:tc>
        <w:tc>
          <w:tcPr>
            <w:tcW w:w="6237" w:type="dxa"/>
          </w:tcPr>
          <w:p>
            <w:pPr>
              <w:rPr>
                <w:rFonts w:ascii="Microsoft YaHei" w:hAnsi="Microsoft YaHei"/>
                <w:sz w:val="18"/>
                <w:szCs w:val="18"/>
              </w:rPr>
            </w:pPr>
            <w:r>
              <w:rPr>
                <w:rFonts w:ascii="Microsoft YaHei" w:hAnsi="Microsoft YaHei"/>
                <w:sz w:val="18"/>
                <w:szCs w:val="18"/>
              </w:rPr>
              <w:t>目前</w:t>
            </w:r>
            <w:r>
              <w:rPr>
                <w:rFonts w:hint="eastAsia" w:ascii="Microsoft YaHei" w:hAnsi="Microsoft YaHei"/>
                <w:sz w:val="18"/>
                <w:szCs w:val="18"/>
              </w:rPr>
              <w:t>前后端开发主要存在以下问题：</w:t>
            </w:r>
          </w:p>
          <w:p>
            <w:pPr>
              <w:rPr>
                <w:rFonts w:ascii="Microsoft YaHei" w:hAnsi="Microsoft YaHei"/>
                <w:sz w:val="18"/>
                <w:szCs w:val="18"/>
              </w:rPr>
            </w:pPr>
            <w:r>
              <w:rPr>
                <w:rFonts w:hint="eastAsia" w:ascii="Microsoft YaHei" w:hAnsi="Microsoft YaHei"/>
                <w:sz w:val="18"/>
                <w:szCs w:val="18"/>
              </w:rPr>
              <w:t>1. 前后端开发步调不一致，中间联调状况频出；</w:t>
            </w:r>
          </w:p>
          <w:p>
            <w:pPr>
              <w:rPr>
                <w:rFonts w:ascii="Microsoft YaHei" w:hAnsi="Microsoft YaHei"/>
                <w:sz w:val="18"/>
                <w:szCs w:val="18"/>
              </w:rPr>
            </w:pPr>
            <w:r>
              <w:rPr>
                <w:rFonts w:hint="eastAsia" w:ascii="Microsoft YaHei" w:hAnsi="Microsoft YaHei"/>
                <w:sz w:val="18"/>
                <w:szCs w:val="18"/>
              </w:rPr>
              <w:t>2. 接口文档和接口真实提供接口不一致；</w:t>
            </w:r>
          </w:p>
          <w:p>
            <w:pPr>
              <w:rPr>
                <w:rFonts w:ascii="Microsoft YaHei" w:hAnsi="Microsoft YaHei"/>
                <w:sz w:val="18"/>
                <w:szCs w:val="18"/>
              </w:rPr>
            </w:pPr>
            <w:r>
              <w:rPr>
                <w:rFonts w:hint="eastAsia" w:ascii="Microsoft YaHei" w:hAnsi="Microsoft YaHei"/>
                <w:sz w:val="18"/>
                <w:szCs w:val="18"/>
              </w:rPr>
              <w:t>3. 前端联调没有对应的真实数据；</w:t>
            </w:r>
          </w:p>
          <w:p>
            <w:pPr>
              <w:rPr>
                <w:rFonts w:ascii="Microsoft YaHei" w:hAnsi="Microsoft YaHei"/>
                <w:sz w:val="18"/>
                <w:szCs w:val="18"/>
              </w:rPr>
            </w:pPr>
            <w:r>
              <w:rPr>
                <w:rFonts w:hint="eastAsia" w:ascii="Microsoft YaHei" w:hAnsi="Microsoft YaHei"/>
                <w:sz w:val="18"/>
                <w:szCs w:val="18"/>
              </w:rPr>
              <w:t>4. Server端接口开发完成，认为事情便是做完了，便投入到其他项目中；</w:t>
            </w:r>
          </w:p>
          <w:p>
            <w:pPr>
              <w:rPr>
                <w:rFonts w:ascii="Microsoft YaHei" w:hAnsi="Microsoft YaHei"/>
                <w:sz w:val="18"/>
                <w:szCs w:val="18"/>
              </w:rPr>
            </w:pPr>
            <w:r>
              <w:rPr>
                <w:rFonts w:hint="eastAsia" w:ascii="Microsoft YaHei" w:hAnsi="Microsoft YaHei"/>
                <w:sz w:val="18"/>
                <w:szCs w:val="18"/>
              </w:rPr>
              <w:t>5. 跨组沟通成本高，响应不能实时；</w:t>
            </w:r>
          </w:p>
        </w:tc>
      </w:tr>
    </w:tbl>
    <w:p>
      <w:pPr>
        <w:pStyle w:val="3"/>
      </w:pPr>
      <w:bookmarkStart w:id="932" w:name="_Toc793639883"/>
      <w:bookmarkStart w:id="933" w:name="_Toc782403848"/>
      <w:bookmarkStart w:id="934" w:name="_Toc485077370"/>
      <w:bookmarkStart w:id="935" w:name="_Toc1660960723"/>
      <w:bookmarkStart w:id="936" w:name="_Toc495785774"/>
      <w:bookmarkStart w:id="937" w:name="_Toc758294019"/>
      <w:bookmarkStart w:id="938" w:name="_Toc102835695"/>
      <w:r>
        <w:rPr>
          <w:rFonts w:hint="eastAsia"/>
        </w:rPr>
        <w:t>基本原则</w:t>
      </w:r>
      <w:bookmarkEnd w:id="932"/>
      <w:bookmarkEnd w:id="933"/>
      <w:bookmarkEnd w:id="934"/>
      <w:bookmarkEnd w:id="935"/>
      <w:bookmarkEnd w:id="936"/>
      <w:bookmarkEnd w:id="937"/>
      <w:bookmarkEnd w:id="938"/>
    </w:p>
    <w:p>
      <w:pPr>
        <w:pStyle w:val="72"/>
        <w:widowControl w:val="0"/>
        <w:numPr>
          <w:ilvl w:val="0"/>
          <w:numId w:val="54"/>
        </w:numPr>
        <w:ind w:firstLineChars="0"/>
        <w:jc w:val="both"/>
      </w:pPr>
      <w:r>
        <w:rPr>
          <w:rFonts w:hint="eastAsia"/>
        </w:rPr>
        <w:t>接口和接口文档同步变动。</w:t>
      </w:r>
    </w:p>
    <w:p>
      <w:pPr>
        <w:pStyle w:val="72"/>
        <w:widowControl w:val="0"/>
        <w:numPr>
          <w:ilvl w:val="0"/>
          <w:numId w:val="54"/>
        </w:numPr>
        <w:ind w:firstLineChars="0"/>
        <w:jc w:val="both"/>
      </w:pPr>
      <w:r>
        <w:rPr>
          <w:rFonts w:hint="eastAsia"/>
        </w:rPr>
        <w:t>接口文档语义明确、简洁清晰、便于查阅。</w:t>
      </w:r>
    </w:p>
    <w:p>
      <w:pPr>
        <w:pStyle w:val="72"/>
        <w:widowControl w:val="0"/>
        <w:numPr>
          <w:ilvl w:val="0"/>
          <w:numId w:val="54"/>
        </w:numPr>
        <w:ind w:firstLineChars="0"/>
        <w:jc w:val="both"/>
      </w:pPr>
      <w:r>
        <w:t>能</w:t>
      </w:r>
      <w:r>
        <w:rPr>
          <w:rFonts w:hint="eastAsia"/>
        </w:rPr>
        <w:t>Mock服务提供给到客户端测试。</w:t>
      </w:r>
    </w:p>
    <w:p>
      <w:pPr>
        <w:pStyle w:val="72"/>
        <w:widowControl w:val="0"/>
        <w:numPr>
          <w:ilvl w:val="0"/>
          <w:numId w:val="54"/>
        </w:numPr>
        <w:ind w:firstLineChars="0"/>
        <w:jc w:val="both"/>
      </w:pPr>
      <w:r>
        <w:t>能方便地从</w:t>
      </w:r>
      <w:r>
        <w:rPr>
          <w:rFonts w:hint="eastAsia"/>
        </w:rPr>
        <w:t>Mock环境切换到正式环境。</w:t>
      </w:r>
    </w:p>
    <w:p>
      <w:pPr>
        <w:pStyle w:val="3"/>
      </w:pPr>
      <w:bookmarkStart w:id="939" w:name="_Toc1007753876"/>
      <w:bookmarkStart w:id="940" w:name="_Toc2039340173"/>
      <w:bookmarkStart w:id="941" w:name="_Toc705169763"/>
      <w:bookmarkStart w:id="942" w:name="_Toc495785775"/>
      <w:bookmarkStart w:id="943" w:name="_Toc1895888498"/>
      <w:bookmarkStart w:id="944" w:name="_Toc722936372"/>
      <w:bookmarkStart w:id="945" w:name="_Toc667273465"/>
      <w:r>
        <w:rPr>
          <w:rFonts w:hint="eastAsia"/>
        </w:rPr>
        <w:t>规范方案</w:t>
      </w:r>
      <w:bookmarkEnd w:id="939"/>
      <w:bookmarkEnd w:id="940"/>
      <w:bookmarkEnd w:id="941"/>
      <w:bookmarkEnd w:id="942"/>
      <w:bookmarkEnd w:id="943"/>
      <w:bookmarkEnd w:id="944"/>
      <w:bookmarkEnd w:id="945"/>
    </w:p>
    <w:p>
      <w:pPr>
        <w:pStyle w:val="4"/>
      </w:pPr>
      <w:bookmarkStart w:id="946" w:name="_Toc308003607"/>
      <w:bookmarkStart w:id="947" w:name="_Toc1280149130"/>
      <w:bookmarkStart w:id="948" w:name="_Toc495785776"/>
      <w:bookmarkStart w:id="949" w:name="_Toc255450973"/>
      <w:bookmarkStart w:id="950" w:name="_Toc1109820603"/>
      <w:bookmarkStart w:id="951" w:name="_Toc593040887"/>
      <w:bookmarkStart w:id="952" w:name="_Toc939776112"/>
      <w:r>
        <w:rPr>
          <w:rFonts w:hint="eastAsia"/>
        </w:rPr>
        <w:t>总体架构</w:t>
      </w:r>
      <w:bookmarkEnd w:id="946"/>
      <w:bookmarkEnd w:id="947"/>
      <w:bookmarkEnd w:id="948"/>
      <w:bookmarkEnd w:id="949"/>
      <w:bookmarkEnd w:id="950"/>
      <w:bookmarkEnd w:id="951"/>
      <w:bookmarkEnd w:id="952"/>
    </w:p>
    <w:p>
      <w:pPr>
        <w:jc w:val="center"/>
      </w:pPr>
      <w:r>
        <w:rPr>
          <w:rFonts w:hint="eastAsia"/>
        </w:rPr>
        <w:drawing>
          <wp:inline distT="0" distB="0" distL="0" distR="0">
            <wp:extent cx="3912235" cy="2019935"/>
            <wp:effectExtent l="0" t="0" r="0" b="0"/>
            <wp:docPr id="9" name="图片 2" descr="前后端分离-总体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前后端分离-总体架构.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2853" cy="2020558"/>
                    </a:xfrm>
                    <a:prstGeom prst="rect">
                      <a:avLst/>
                    </a:prstGeom>
                  </pic:spPr>
                </pic:pic>
              </a:graphicData>
            </a:graphic>
          </wp:inline>
        </w:drawing>
      </w:r>
    </w:p>
    <w:p>
      <w:pPr>
        <w:pStyle w:val="4"/>
      </w:pPr>
      <w:bookmarkStart w:id="953" w:name="_Toc1548604108"/>
      <w:bookmarkStart w:id="954" w:name="_Toc1322932543"/>
      <w:bookmarkStart w:id="955" w:name="_Toc438838431"/>
      <w:bookmarkStart w:id="956" w:name="_Toc1694320937"/>
      <w:bookmarkStart w:id="957" w:name="_Toc598898042"/>
      <w:bookmarkStart w:id="958" w:name="_Toc495785777"/>
      <w:bookmarkStart w:id="959" w:name="_Toc696669711"/>
      <w:r>
        <w:rPr>
          <w:rFonts w:hint="eastAsia"/>
        </w:rPr>
        <w:t>开发流程</w:t>
      </w:r>
      <w:bookmarkEnd w:id="953"/>
      <w:bookmarkEnd w:id="954"/>
      <w:bookmarkEnd w:id="955"/>
      <w:bookmarkEnd w:id="956"/>
      <w:bookmarkEnd w:id="957"/>
      <w:bookmarkEnd w:id="958"/>
      <w:bookmarkEnd w:id="959"/>
    </w:p>
    <w:p>
      <w:pPr>
        <w:jc w:val="center"/>
      </w:pPr>
      <w:r>
        <w:rPr>
          <w:rFonts w:hint="eastAsia"/>
        </w:rPr>
        <w:drawing>
          <wp:inline distT="0" distB="0" distL="0" distR="0">
            <wp:extent cx="4674235" cy="2178050"/>
            <wp:effectExtent l="0" t="0" r="0" b="0"/>
            <wp:docPr id="15" name="图片 10" descr="前后端分离-开发流程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前后端分离-开发流程 .p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540" cy="2178336"/>
                    </a:xfrm>
                    <a:prstGeom prst="rect">
                      <a:avLst/>
                    </a:prstGeom>
                  </pic:spPr>
                </pic:pic>
              </a:graphicData>
            </a:graphic>
          </wp:inline>
        </w:drawing>
      </w:r>
    </w:p>
    <w:p>
      <w:pPr>
        <w:pStyle w:val="4"/>
      </w:pPr>
      <w:bookmarkStart w:id="960" w:name="_Toc1163792407"/>
      <w:bookmarkStart w:id="961" w:name="_Toc367053462"/>
      <w:bookmarkStart w:id="962" w:name="_Toc495785778"/>
      <w:bookmarkStart w:id="963" w:name="_Toc967708349"/>
      <w:bookmarkStart w:id="964" w:name="_Toc747788722"/>
      <w:bookmarkStart w:id="965" w:name="_Toc1992185248"/>
      <w:bookmarkStart w:id="966" w:name="_Toc723822070"/>
      <w:r>
        <w:t>开发规范</w:t>
      </w:r>
      <w:bookmarkEnd w:id="960"/>
      <w:bookmarkEnd w:id="961"/>
      <w:bookmarkEnd w:id="962"/>
      <w:bookmarkEnd w:id="963"/>
      <w:bookmarkEnd w:id="964"/>
      <w:bookmarkEnd w:id="965"/>
      <w:bookmarkEnd w:id="966"/>
    </w:p>
    <w:p>
      <w:pPr>
        <w:pStyle w:val="72"/>
        <w:widowControl w:val="0"/>
        <w:numPr>
          <w:ilvl w:val="0"/>
          <w:numId w:val="55"/>
        </w:numPr>
        <w:ind w:firstLineChars="0"/>
        <w:jc w:val="both"/>
      </w:pPr>
      <w:r>
        <w:rPr>
          <w:rFonts w:hint="eastAsia"/>
        </w:rPr>
        <w:t>数据交互格式统一使用JSON。</w:t>
      </w:r>
    </w:p>
    <w:p>
      <w:pPr>
        <w:pStyle w:val="72"/>
        <w:widowControl w:val="0"/>
        <w:numPr>
          <w:ilvl w:val="0"/>
          <w:numId w:val="55"/>
        </w:numPr>
        <w:ind w:firstLineChars="0"/>
        <w:jc w:val="both"/>
      </w:pPr>
      <w:r>
        <w:rPr>
          <w:rFonts w:hint="eastAsia"/>
        </w:rPr>
        <w:t>参数统一使用驼峰命名。</w:t>
      </w:r>
    </w:p>
    <w:p>
      <w:pPr>
        <w:pStyle w:val="72"/>
        <w:widowControl w:val="0"/>
        <w:numPr>
          <w:ilvl w:val="0"/>
          <w:numId w:val="55"/>
        </w:numPr>
        <w:ind w:firstLineChars="0"/>
        <w:jc w:val="both"/>
      </w:pPr>
      <w:r>
        <w:rPr>
          <w:rFonts w:hint="eastAsia"/>
        </w:rPr>
        <w:t>需明确标注参数的类型、格式及区分可选和必选参数。</w:t>
      </w:r>
    </w:p>
    <w:p>
      <w:pPr>
        <w:pStyle w:val="72"/>
        <w:widowControl w:val="0"/>
        <w:numPr>
          <w:ilvl w:val="0"/>
          <w:numId w:val="55"/>
        </w:numPr>
        <w:ind w:firstLineChars="0"/>
        <w:jc w:val="both"/>
      </w:pPr>
      <w:r>
        <w:rPr>
          <w:rFonts w:hint="eastAsia"/>
        </w:rPr>
        <w:t>在POST，PUT，PATCH上使用JSON作为输入参数（参考第1条）。</w:t>
      </w:r>
    </w:p>
    <w:p>
      <w:pPr>
        <w:pStyle w:val="72"/>
        <w:widowControl w:val="0"/>
        <w:numPr>
          <w:ilvl w:val="0"/>
          <w:numId w:val="55"/>
        </w:numPr>
        <w:ind w:firstLineChars="0"/>
        <w:jc w:val="both"/>
      </w:pPr>
      <w:r>
        <w:rPr>
          <w:rFonts w:hint="eastAsia"/>
        </w:rPr>
        <w:t>RESTFul API是无状态的，也就是说用户请求的鉴权和Cookie以及Session无关，每一次请求都应该包含鉴权证明。</w:t>
      </w:r>
    </w:p>
    <w:p>
      <w:pPr>
        <w:pStyle w:val="72"/>
        <w:widowControl w:val="0"/>
        <w:numPr>
          <w:ilvl w:val="0"/>
          <w:numId w:val="55"/>
        </w:numPr>
        <w:ind w:firstLineChars="0"/>
        <w:jc w:val="both"/>
      </w:pPr>
      <w:r>
        <w:rPr>
          <w:rFonts w:hint="eastAsia"/>
        </w:rPr>
        <w:t>GET，DELETE方法应该是幂等的。</w:t>
      </w:r>
    </w:p>
    <w:p>
      <w:pPr>
        <w:pStyle w:val="4"/>
      </w:pPr>
      <w:bookmarkStart w:id="967" w:name="_Toc1828053806"/>
      <w:bookmarkStart w:id="968" w:name="_Toc495785779"/>
      <w:bookmarkStart w:id="969" w:name="_Toc665553611"/>
      <w:bookmarkStart w:id="970" w:name="_Toc554783040"/>
      <w:bookmarkStart w:id="971" w:name="_Toc1394326910"/>
      <w:bookmarkStart w:id="972" w:name="_Toc990705946"/>
      <w:bookmarkStart w:id="973" w:name="_Toc1735273892"/>
      <w:r>
        <w:rPr>
          <w:rFonts w:hint="eastAsia"/>
        </w:rPr>
        <w:t>资源地址规范</w:t>
      </w:r>
      <w:bookmarkEnd w:id="967"/>
      <w:bookmarkEnd w:id="968"/>
      <w:bookmarkEnd w:id="969"/>
      <w:bookmarkEnd w:id="970"/>
      <w:bookmarkEnd w:id="971"/>
      <w:bookmarkEnd w:id="972"/>
      <w:bookmarkEnd w:id="973"/>
    </w:p>
    <w:p>
      <w:pPr>
        <w:rPr>
          <w:rFonts w:eastAsiaTheme="minorEastAsia"/>
        </w:rPr>
      </w:pPr>
      <w:r>
        <w:t>请参考</w:t>
      </w:r>
      <w:r>
        <w:rPr>
          <w:rFonts w:hint="eastAsia" w:eastAsiaTheme="minorEastAsia"/>
        </w:rPr>
        <w:t>APP接口规范。</w:t>
      </w:r>
    </w:p>
    <w:p>
      <w:pPr>
        <w:pStyle w:val="4"/>
        <w:rPr>
          <w:rFonts w:eastAsiaTheme="minorEastAsia"/>
        </w:rPr>
      </w:pPr>
      <w:bookmarkStart w:id="974" w:name="_Toc1292118681"/>
      <w:bookmarkStart w:id="975" w:name="_Toc895293479"/>
      <w:bookmarkStart w:id="976" w:name="_Toc764720507"/>
      <w:bookmarkStart w:id="977" w:name="_Toc495785780"/>
      <w:bookmarkStart w:id="978" w:name="_Toc1845951982"/>
      <w:bookmarkStart w:id="979" w:name="_Toc1396397464"/>
      <w:bookmarkStart w:id="980" w:name="_Toc844684382"/>
      <w:r>
        <w:t>响应JSON数据格式</w:t>
      </w:r>
      <w:bookmarkEnd w:id="974"/>
      <w:bookmarkEnd w:id="975"/>
      <w:bookmarkEnd w:id="976"/>
      <w:bookmarkEnd w:id="977"/>
      <w:bookmarkEnd w:id="978"/>
      <w:bookmarkEnd w:id="979"/>
      <w:bookmarkEnd w:id="980"/>
    </w:p>
    <w:p>
      <w:pPr>
        <w:rPr>
          <w:rFonts w:eastAsiaTheme="minorEastAsia"/>
        </w:rPr>
      </w:pPr>
      <w:r>
        <w:rPr>
          <w:rFonts w:hint="eastAsia" w:eastAsiaTheme="minorEastAsia"/>
        </w:rPr>
        <w:t>响应JSON数据包括头部和业务数据两部分：</w:t>
      </w:r>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eastAsiaTheme="minorEastAsia" w:cstheme="minorBidi"/>
              </w:rPr>
            </w:pPr>
            <w:r>
              <w:rPr>
                <w:rFonts w:eastAsiaTheme="minorEastAsia" w:cstheme="minorBidi"/>
              </w:rPr>
              <w:t>{</w:t>
            </w:r>
          </w:p>
          <w:p>
            <w:pPr>
              <w:rPr>
                <w:rFonts w:eastAsiaTheme="minorEastAsia" w:cstheme="minorBidi"/>
              </w:rPr>
            </w:pPr>
            <w:r>
              <w:rPr>
                <w:rFonts w:eastAsiaTheme="minorEastAsia" w:cstheme="minorBidi"/>
              </w:rPr>
              <w:tab/>
            </w:r>
            <w:r>
              <w:rPr>
                <w:rFonts w:eastAsiaTheme="minorEastAsia" w:cstheme="minorBidi"/>
              </w:rPr>
              <w:t>"</w:t>
            </w:r>
            <w:r>
              <w:rPr>
                <w:rFonts w:hint="eastAsia" w:eastAsiaTheme="minorEastAsia" w:cstheme="minorBidi"/>
              </w:rPr>
              <w:t>mogoCode</w:t>
            </w:r>
            <w:r>
              <w:rPr>
                <w:rFonts w:eastAsiaTheme="minorEastAsia" w:cstheme="minorBidi"/>
              </w:rPr>
              <w:t xml:space="preserve">" : </w:t>
            </w:r>
            <w:r>
              <w:rPr>
                <w:rFonts w:hint="eastAsia" w:eastAsiaTheme="minorEastAsia" w:cstheme="minorBidi"/>
              </w:rPr>
              <w:t>10000</w:t>
            </w:r>
            <w:r>
              <w:rPr>
                <w:rFonts w:eastAsiaTheme="minorEastAsia" w:cstheme="minorBidi"/>
              </w:rPr>
              <w:t>,</w:t>
            </w:r>
          </w:p>
          <w:p>
            <w:pPr>
              <w:rPr>
                <w:rFonts w:eastAsiaTheme="minorEastAsia" w:cstheme="minorBidi"/>
              </w:rPr>
            </w:pPr>
            <w:r>
              <w:rPr>
                <w:rFonts w:eastAsiaTheme="minorEastAsia" w:cstheme="minorBidi"/>
              </w:rPr>
              <w:tab/>
            </w:r>
            <w:r>
              <w:rPr>
                <w:rFonts w:eastAsiaTheme="minorEastAsia" w:cstheme="minorBidi"/>
              </w:rPr>
              <w:t>"</w:t>
            </w:r>
            <w:r>
              <w:rPr>
                <w:rFonts w:hint="eastAsia" w:eastAsiaTheme="minorEastAsia" w:cstheme="minorBidi"/>
              </w:rPr>
              <w:t>msg</w:t>
            </w:r>
            <w:r>
              <w:rPr>
                <w:rFonts w:eastAsiaTheme="minorEastAsia" w:cstheme="minorBidi"/>
              </w:rPr>
              <w:t>" : "ok",</w:t>
            </w:r>
          </w:p>
          <w:p>
            <w:pPr>
              <w:rPr>
                <w:rFonts w:eastAsiaTheme="minorEastAsia" w:cstheme="minorBidi"/>
              </w:rPr>
            </w:pPr>
            <w:r>
              <w:rPr>
                <w:rFonts w:hint="eastAsia" w:eastAsiaTheme="minorEastAsia" w:cstheme="minorBidi"/>
              </w:rPr>
              <w:t xml:space="preserve">    </w:t>
            </w:r>
            <w:r>
              <w:rPr>
                <w:rFonts w:eastAsiaTheme="minorEastAsia" w:cstheme="minorBidi"/>
              </w:rPr>
              <w:t>"</w:t>
            </w:r>
            <w:r>
              <w:rPr>
                <w:rFonts w:hint="eastAsia" w:eastAsiaTheme="minorEastAsia" w:cstheme="minorBidi"/>
              </w:rPr>
              <w:t>showMsg</w:t>
            </w:r>
            <w:r>
              <w:rPr>
                <w:rFonts w:eastAsiaTheme="minorEastAsia" w:cstheme="minorBidi"/>
              </w:rPr>
              <w:t>" : "</w:t>
            </w:r>
            <w:r>
              <w:rPr>
                <w:rFonts w:hint="eastAsia" w:eastAsiaTheme="minorEastAsia" w:cstheme="minorBidi"/>
              </w:rPr>
              <w:t>操作成功</w:t>
            </w:r>
            <w:r>
              <w:rPr>
                <w:rFonts w:eastAsiaTheme="minorEastAsia" w:cstheme="minorBidi"/>
              </w:rPr>
              <w:t>",</w:t>
            </w:r>
          </w:p>
          <w:p>
            <w:pPr>
              <w:rPr>
                <w:rFonts w:eastAsiaTheme="minorEastAsia" w:cstheme="minorBidi"/>
              </w:rPr>
            </w:pPr>
            <w:r>
              <w:rPr>
                <w:rFonts w:hint="eastAsia" w:eastAsiaTheme="minorEastAsia" w:cstheme="minorBidi"/>
              </w:rPr>
              <w:t xml:space="preserve">    "sign":""</w:t>
            </w:r>
            <w:r>
              <w:rPr>
                <w:rFonts w:eastAsiaTheme="minorEastAsia" w:cstheme="minorBidi"/>
              </w:rPr>
              <w:t>,</w:t>
            </w:r>
          </w:p>
          <w:p>
            <w:pPr>
              <w:rPr>
                <w:rFonts w:eastAsiaTheme="minorEastAsia" w:cstheme="minorBidi"/>
              </w:rPr>
            </w:pPr>
            <w:r>
              <w:rPr>
                <w:rFonts w:hint="eastAsia" w:eastAsiaTheme="minorEastAsia" w:cstheme="minorBidi"/>
              </w:rPr>
              <w:t xml:space="preserve">    "sign_type ":"RSA"</w:t>
            </w:r>
            <w:r>
              <w:rPr>
                <w:rFonts w:eastAsiaTheme="minorEastAsia" w:cstheme="minorBidi"/>
              </w:rPr>
              <w:t>,</w:t>
            </w:r>
          </w:p>
          <w:p>
            <w:pPr>
              <w:rPr>
                <w:rFonts w:eastAsiaTheme="minorEastAsia" w:cstheme="minorBidi"/>
              </w:rPr>
            </w:pPr>
            <w:r>
              <w:rPr>
                <w:rFonts w:hint="eastAsia" w:eastAsiaTheme="minorEastAsia" w:cstheme="minorBidi"/>
              </w:rPr>
              <w:t xml:space="preserve">    "token":"",</w:t>
            </w:r>
          </w:p>
          <w:p>
            <w:pPr>
              <w:rPr>
                <w:rFonts w:eastAsiaTheme="minorEastAsia" w:cstheme="minorBidi"/>
              </w:rPr>
            </w:pPr>
            <w:r>
              <w:rPr>
                <w:rFonts w:hint="eastAsia" w:eastAsiaTheme="minorEastAsia" w:cstheme="minorBidi"/>
              </w:rPr>
              <w:t xml:space="preserve">    "version":"1.0.1",</w:t>
            </w:r>
          </w:p>
          <w:p>
            <w:pPr>
              <w:rPr>
                <w:rFonts w:eastAsiaTheme="minorEastAsia" w:cstheme="minorBidi"/>
              </w:rPr>
            </w:pPr>
            <w:r>
              <w:rPr>
                <w:rFonts w:hint="eastAsia" w:eastAsiaTheme="minorEastAsia" w:cstheme="minorBidi"/>
              </w:rPr>
              <w:t xml:space="preserve">    "page":{</w:t>
            </w:r>
          </w:p>
          <w:p>
            <w:pPr>
              <w:rPr>
                <w:rFonts w:eastAsiaTheme="minorEastAsia" w:cstheme="minorBidi"/>
              </w:rPr>
            </w:pPr>
            <w:r>
              <w:rPr>
                <w:rFonts w:hint="eastAsia" w:eastAsiaTheme="minorEastAsia" w:cstheme="minorBidi"/>
              </w:rPr>
              <w:t xml:space="preserve">      "currentPage ":5,      </w:t>
            </w:r>
          </w:p>
          <w:p>
            <w:pPr>
              <w:rPr>
                <w:rFonts w:eastAsiaTheme="minorEastAsia" w:cstheme="minorBidi"/>
              </w:rPr>
            </w:pPr>
            <w:r>
              <w:rPr>
                <w:rFonts w:hint="eastAsia" w:eastAsiaTheme="minorEastAsia" w:cstheme="minorBidi"/>
              </w:rPr>
              <w:t xml:space="preserve">      " totalPage ":10,</w:t>
            </w:r>
          </w:p>
          <w:p>
            <w:pPr>
              <w:rPr>
                <w:rFonts w:eastAsiaTheme="minorEastAsia" w:cstheme="minorBidi"/>
              </w:rPr>
            </w:pPr>
            <w:r>
              <w:rPr>
                <w:rFonts w:hint="eastAsia" w:eastAsiaTheme="minorEastAsia" w:cstheme="minorBidi"/>
              </w:rPr>
              <w:t xml:space="preserve">      "</w:t>
            </w:r>
            <w:r>
              <w:rPr>
                <w:rFonts w:eastAsiaTheme="minorEastAsia" w:cstheme="minorBidi"/>
              </w:rPr>
              <w:t xml:space="preserve"> totalResult</w:t>
            </w:r>
            <w:r>
              <w:rPr>
                <w:rFonts w:hint="eastAsia" w:eastAsiaTheme="minorEastAsia" w:cstheme="minorBidi"/>
              </w:rPr>
              <w:t xml:space="preserve"> ":195</w:t>
            </w:r>
          </w:p>
          <w:p>
            <w:pPr>
              <w:rPr>
                <w:rFonts w:eastAsiaTheme="minorEastAsia" w:cstheme="minorBidi"/>
              </w:rPr>
            </w:pPr>
            <w:r>
              <w:rPr>
                <w:rFonts w:hint="eastAsia" w:eastAsiaTheme="minorEastAsia" w:cstheme="minorBidi"/>
              </w:rPr>
              <w:t xml:space="preserve">      "pageSize":20</w:t>
            </w:r>
          </w:p>
          <w:p>
            <w:pPr>
              <w:rPr>
                <w:rFonts w:eastAsiaTheme="minorEastAsia" w:cstheme="minorBidi"/>
              </w:rPr>
            </w:pPr>
            <w:r>
              <w:rPr>
                <w:rFonts w:hint="eastAsia" w:eastAsiaTheme="minorEastAsia" w:cstheme="minorBidi"/>
              </w:rPr>
              <w:t xml:space="preserve">    }</w:t>
            </w:r>
          </w:p>
          <w:p>
            <w:pPr>
              <w:rPr>
                <w:rFonts w:eastAsiaTheme="minorEastAsia" w:cstheme="minorBidi"/>
              </w:rPr>
            </w:pPr>
            <w:r>
              <w:rPr>
                <w:rFonts w:eastAsiaTheme="minorEastAsia" w:cstheme="minorBidi"/>
              </w:rPr>
              <w:tab/>
            </w:r>
            <w:r>
              <w:rPr>
                <w:rFonts w:eastAsiaTheme="minorEastAsia" w:cstheme="minorBidi"/>
              </w:rPr>
              <w:t>"data" : {</w:t>
            </w:r>
          </w:p>
          <w:p>
            <w:pPr>
              <w:rPr>
                <w:rFonts w:eastAsiaTheme="minorEastAsia" w:cstheme="minorBidi"/>
              </w:rPr>
            </w:pPr>
            <w:r>
              <w:rPr>
                <w:rFonts w:eastAsiaTheme="minorEastAsia" w:cstheme="minorBidi"/>
              </w:rPr>
              <w:tab/>
            </w:r>
            <w:r>
              <w:rPr>
                <w:rFonts w:eastAsiaTheme="minorEastAsia" w:cstheme="minorBidi"/>
              </w:rPr>
              <w:tab/>
            </w:r>
            <w:r>
              <w:rPr>
                <w:rFonts w:hint="eastAsia" w:eastAsiaTheme="minorEastAsia" w:cstheme="minorBidi"/>
              </w:rPr>
              <w:t>... ...</w:t>
            </w:r>
          </w:p>
          <w:p>
            <w:pPr>
              <w:rPr>
                <w:rFonts w:eastAsiaTheme="minorEastAsia" w:cstheme="minorBidi"/>
              </w:rPr>
            </w:pPr>
            <w:r>
              <w:rPr>
                <w:rFonts w:eastAsiaTheme="minorEastAsia" w:cstheme="minorBidi"/>
              </w:rPr>
              <w:tab/>
            </w:r>
            <w:r>
              <w:rPr>
                <w:rFonts w:eastAsiaTheme="minorEastAsia" w:cstheme="minorBidi"/>
              </w:rPr>
              <w:t>}</w:t>
            </w:r>
          </w:p>
          <w:p>
            <w:pPr>
              <w:rPr>
                <w:rFonts w:eastAsiaTheme="minorEastAsia" w:cstheme="minorBidi"/>
              </w:rPr>
            </w:pPr>
            <w:r>
              <w:rPr>
                <w:rFonts w:eastAsiaTheme="minorEastAsia" w:cstheme="minorBidi"/>
              </w:rPr>
              <w:t>}</w:t>
            </w:r>
          </w:p>
        </w:tc>
      </w:tr>
    </w:tbl>
    <w:p>
      <w:pPr>
        <w:pStyle w:val="3"/>
      </w:pPr>
      <w:bookmarkStart w:id="981" w:name="_Toc1756736357"/>
      <w:bookmarkStart w:id="982" w:name="_Toc1285672056"/>
      <w:bookmarkStart w:id="983" w:name="_Toc1883720785"/>
      <w:bookmarkStart w:id="984" w:name="_Toc1222429022"/>
      <w:bookmarkStart w:id="985" w:name="_Toc1073461943"/>
      <w:bookmarkStart w:id="986" w:name="_Toc495785781"/>
      <w:bookmarkStart w:id="987" w:name="_Toc888111383"/>
      <w:r>
        <w:rPr>
          <w:rFonts w:hint="eastAsia"/>
        </w:rPr>
        <w:t>工具选型</w:t>
      </w:r>
      <w:bookmarkEnd w:id="981"/>
      <w:bookmarkEnd w:id="982"/>
      <w:bookmarkEnd w:id="983"/>
      <w:bookmarkEnd w:id="984"/>
      <w:bookmarkEnd w:id="985"/>
      <w:bookmarkEnd w:id="986"/>
      <w:bookmarkEnd w:id="987"/>
    </w:p>
    <w:p>
      <w:pPr>
        <w:rPr>
          <w:rFonts w:ascii="SimSun" w:hAnsi="SimSun" w:eastAsia="SimSun"/>
        </w:rPr>
      </w:pPr>
      <w:r>
        <w:rPr>
          <w:rFonts w:hint="eastAsia" w:ascii="SimSun" w:hAnsi="SimSun" w:eastAsia="SimSun"/>
        </w:rPr>
        <w:t>目前流行的工具主要有Swagger，RAP，Postman。</w:t>
      </w:r>
    </w:p>
    <w:p>
      <w:pPr>
        <w:rPr>
          <w:rFonts w:ascii="SimSun" w:hAnsi="SimSun" w:eastAsia="SimSun"/>
        </w:rPr>
      </w:pPr>
    </w:p>
    <w:p>
      <w:pPr>
        <w:rPr>
          <w:rFonts w:ascii="SimSun" w:hAnsi="SimSun" w:eastAsia="SimSun"/>
        </w:rPr>
      </w:pPr>
      <w:r>
        <w:rPr>
          <w:rFonts w:hint="eastAsia" w:ascii="SimSun" w:hAnsi="SimSun" w:eastAsia="SimSun"/>
        </w:rPr>
        <w:t>Swagger是为了描述一套标准的而且是和语言无关的REST API的规范。对于外部调用者来说，只需通过Swagger文档即可清楚Server端提供的服务，而不需去阅读源码或接口文档说明，引入Swagger可以保证接口和接口文档的同步变动。使用Swagger或Spring 的标准注解之后，Swagger UI即可自动生成API文档，并可以直接模拟测试。</w:t>
      </w:r>
    </w:p>
    <w:p>
      <w:pPr>
        <w:rPr>
          <w:rFonts w:ascii="SimSun" w:hAnsi="SimSun" w:eastAsia="SimSun"/>
        </w:rPr>
      </w:pPr>
    </w:p>
    <w:p>
      <w:pPr>
        <w:rPr>
          <w:rFonts w:ascii="SimSun" w:hAnsi="SimSun" w:eastAsia="SimSun"/>
        </w:rPr>
      </w:pPr>
      <w:r>
        <w:rPr>
          <w:rFonts w:ascii="SimSun" w:hAnsi="SimSun" w:eastAsia="SimSun"/>
        </w:rPr>
        <w:t>RAP</w:t>
      </w:r>
      <w:r>
        <w:rPr>
          <w:rFonts w:hint="eastAsia" w:ascii="SimSun" w:hAnsi="SimSun" w:eastAsia="SimSun"/>
        </w:rPr>
        <w:t>通过</w:t>
      </w:r>
      <w:r>
        <w:rPr>
          <w:rFonts w:ascii="SimSun" w:hAnsi="SimSun" w:eastAsia="SimSun"/>
        </w:rPr>
        <w:t>GUI</w:t>
      </w:r>
      <w:r>
        <w:rPr>
          <w:rFonts w:hint="eastAsia" w:ascii="SimSun" w:hAnsi="SimSun" w:eastAsia="SimSun"/>
        </w:rPr>
        <w:t>工具帮助</w:t>
      </w:r>
      <w:r>
        <w:rPr>
          <w:rFonts w:ascii="SimSun" w:hAnsi="SimSun" w:eastAsia="SimSun"/>
        </w:rPr>
        <w:t>WEB</w:t>
      </w:r>
      <w:r>
        <w:rPr>
          <w:rFonts w:hint="eastAsia" w:ascii="SimSun" w:hAnsi="SimSun" w:eastAsia="SimSun"/>
        </w:rPr>
        <w:t>工程师更高效的管理接口文档，同时通过分析接口结构自动生成</w:t>
      </w:r>
      <w:r>
        <w:rPr>
          <w:rFonts w:ascii="SimSun" w:hAnsi="SimSun" w:eastAsia="SimSun"/>
        </w:rPr>
        <w:t>Mock</w:t>
      </w:r>
      <w:r>
        <w:rPr>
          <w:rFonts w:hint="eastAsia" w:ascii="SimSun" w:hAnsi="SimSun" w:eastAsia="SimSun"/>
        </w:rPr>
        <w:t>数据、校验接口的正确性，使接口文档成为开发流程中的强依赖。在开发时前端将请求转至</w:t>
      </w:r>
      <w:r>
        <w:rPr>
          <w:rFonts w:ascii="SimSun" w:hAnsi="SimSun" w:eastAsia="SimSun"/>
        </w:rPr>
        <w:t>RAP</w:t>
      </w:r>
      <w:r>
        <w:rPr>
          <w:rFonts w:hint="eastAsia" w:ascii="SimSun" w:hAnsi="SimSun" w:eastAsia="SimSun"/>
        </w:rPr>
        <w:t>，由</w:t>
      </w:r>
      <w:r>
        <w:rPr>
          <w:rFonts w:ascii="SimSun" w:hAnsi="SimSun" w:eastAsia="SimSun"/>
        </w:rPr>
        <w:t>RAP</w:t>
      </w:r>
      <w:r>
        <w:rPr>
          <w:rFonts w:hint="eastAsia" w:ascii="SimSun" w:hAnsi="SimSun" w:eastAsia="SimSun"/>
        </w:rPr>
        <w:t>提供模拟数据；而后端使用</w:t>
      </w:r>
      <w:r>
        <w:rPr>
          <w:rFonts w:ascii="SimSun" w:hAnsi="SimSun" w:eastAsia="SimSun"/>
        </w:rPr>
        <w:t>RAP</w:t>
      </w:r>
      <w:r>
        <w:rPr>
          <w:rFonts w:hint="eastAsia" w:ascii="SimSun" w:hAnsi="SimSun" w:eastAsia="SimSun"/>
        </w:rPr>
        <w:t>测试接口的正确性。这样</w:t>
      </w:r>
      <w:r>
        <w:rPr>
          <w:rFonts w:ascii="SimSun" w:hAnsi="SimSun" w:eastAsia="SimSun"/>
        </w:rPr>
        <w:t>RAP</w:t>
      </w:r>
      <w:r>
        <w:rPr>
          <w:rFonts w:hint="eastAsia" w:ascii="SimSun" w:hAnsi="SimSun" w:eastAsia="SimSun"/>
        </w:rPr>
        <w:t>就成为了开发过程中的强依赖，进而确保接口文档的实时正确性。</w:t>
      </w:r>
      <w:r>
        <w:rPr>
          <w:rFonts w:ascii="SimSun" w:hAnsi="SimSun" w:eastAsia="SimSun"/>
        </w:rPr>
        <w:t>RAP</w:t>
      </w:r>
      <w:r>
        <w:rPr>
          <w:rFonts w:hint="eastAsia" w:ascii="SimSun" w:hAnsi="SimSun" w:eastAsia="SimSun"/>
        </w:rPr>
        <w:t>采用</w:t>
      </w:r>
      <w:r>
        <w:rPr>
          <w:rFonts w:ascii="SimSun" w:hAnsi="SimSun" w:eastAsia="SimSun"/>
        </w:rPr>
        <w:t>JSON-Schema</w:t>
      </w:r>
      <w:r>
        <w:rPr>
          <w:rFonts w:hint="eastAsia" w:ascii="SimSun" w:hAnsi="SimSun" w:eastAsia="SimSun"/>
        </w:rPr>
        <w:t>规范描述</w:t>
      </w:r>
      <w:r>
        <w:rPr>
          <w:rFonts w:ascii="SimSun" w:hAnsi="SimSun" w:eastAsia="SimSun"/>
        </w:rPr>
        <w:t>HTTP</w:t>
      </w:r>
      <w:r>
        <w:rPr>
          <w:rFonts w:hint="eastAsia" w:ascii="SimSun" w:hAnsi="SimSun" w:eastAsia="SimSun"/>
        </w:rPr>
        <w:t>请求及其</w:t>
      </w:r>
      <w:r>
        <w:rPr>
          <w:rFonts w:ascii="SimSun" w:hAnsi="SimSun" w:eastAsia="SimSun"/>
        </w:rPr>
        <w:t>JSON</w:t>
      </w:r>
      <w:r>
        <w:rPr>
          <w:rFonts w:hint="eastAsia" w:ascii="SimSun" w:hAnsi="SimSun" w:eastAsia="SimSun"/>
        </w:rPr>
        <w:t>响应。除了异步的</w:t>
      </w:r>
      <w:r>
        <w:rPr>
          <w:rFonts w:ascii="SimSun" w:hAnsi="SimSun" w:eastAsia="SimSun"/>
        </w:rPr>
        <w:t>HTTP</w:t>
      </w:r>
      <w:r>
        <w:rPr>
          <w:rFonts w:hint="eastAsia" w:ascii="SimSun" w:hAnsi="SimSun" w:eastAsia="SimSun"/>
        </w:rPr>
        <w:t>接口，输出给模板系统的任何数据结构都将被</w:t>
      </w:r>
      <w:r>
        <w:rPr>
          <w:rFonts w:ascii="SimSun" w:hAnsi="SimSun" w:eastAsia="SimSun"/>
        </w:rPr>
        <w:t>RAP</w:t>
      </w:r>
      <w:r>
        <w:rPr>
          <w:rFonts w:hint="eastAsia" w:ascii="SimSun" w:hAnsi="SimSun" w:eastAsia="SimSun"/>
        </w:rPr>
        <w:t>管理起来。</w:t>
      </w:r>
    </w:p>
    <w:p>
      <w:pPr>
        <w:rPr>
          <w:rFonts w:ascii="SimSun" w:hAnsi="SimSun" w:eastAsia="SimSun"/>
        </w:rPr>
      </w:pPr>
    </w:p>
    <w:p>
      <w:pPr>
        <w:rPr>
          <w:rFonts w:ascii="SimSun" w:hAnsi="SimSun" w:eastAsia="SimSun"/>
        </w:rPr>
      </w:pPr>
      <w:r>
        <w:rPr>
          <w:rFonts w:ascii="SimSun" w:hAnsi="SimSun" w:eastAsia="SimSun"/>
        </w:rPr>
        <w:t>Postman</w:t>
      </w:r>
      <w:r>
        <w:rPr>
          <w:rFonts w:hint="eastAsia" w:ascii="SimSun" w:hAnsi="SimSun" w:eastAsia="SimSun"/>
        </w:rPr>
        <w:t>是被大家所熟知的网页调试</w:t>
      </w:r>
      <w:r>
        <w:rPr>
          <w:rFonts w:ascii="SimSun" w:hAnsi="SimSun" w:eastAsia="SimSun"/>
        </w:rPr>
        <w:t>Chrome</w:t>
      </w:r>
      <w:r>
        <w:rPr>
          <w:rFonts w:hint="eastAsia" w:ascii="SimSun" w:hAnsi="SimSun" w:eastAsia="SimSun"/>
        </w:rPr>
        <w:t>插件，我们常常用它来进行临时的</w:t>
      </w:r>
      <w:r>
        <w:rPr>
          <w:rFonts w:ascii="SimSun" w:hAnsi="SimSun" w:eastAsia="SimSun"/>
        </w:rPr>
        <w:t>http</w:t>
      </w:r>
      <w:r>
        <w:rPr>
          <w:rFonts w:hint="eastAsia" w:ascii="SimSun" w:hAnsi="SimSun" w:eastAsia="SimSun"/>
        </w:rPr>
        <w:t>请求调试。幸运的是，</w:t>
      </w:r>
      <w:r>
        <w:rPr>
          <w:rFonts w:ascii="SimSun" w:hAnsi="SimSun" w:eastAsia="SimSun"/>
        </w:rPr>
        <w:t>Postman</w:t>
      </w:r>
      <w:r>
        <w:rPr>
          <w:rFonts w:hint="eastAsia" w:ascii="SimSun" w:hAnsi="SimSun" w:eastAsia="SimSun"/>
        </w:rPr>
        <w:t>可以将调试过的请求保存到</w:t>
      </w:r>
      <w:r>
        <w:rPr>
          <w:rFonts w:ascii="SimSun" w:hAnsi="SimSun" w:eastAsia="SimSun"/>
        </w:rPr>
        <w:t>Collection</w:t>
      </w:r>
      <w:r>
        <w:rPr>
          <w:rFonts w:hint="eastAsia" w:ascii="SimSun" w:hAnsi="SimSun" w:eastAsia="SimSun"/>
        </w:rPr>
        <w:t>中。形成的</w:t>
      </w:r>
      <w:r>
        <w:rPr>
          <w:rFonts w:ascii="SimSun" w:hAnsi="SimSun" w:eastAsia="SimSun"/>
        </w:rPr>
        <w:t>Collection</w:t>
      </w:r>
      <w:r>
        <w:rPr>
          <w:rFonts w:hint="eastAsia" w:ascii="SimSun" w:hAnsi="SimSun" w:eastAsia="SimSun"/>
        </w:rPr>
        <w:t>就可以作为一份简单有效且支持在线测试的接口文档，使用同一账号登录就可以做到分享和同步。对</w:t>
      </w:r>
      <w:r>
        <w:rPr>
          <w:rFonts w:ascii="SimSun" w:hAnsi="SimSun" w:eastAsia="SimSun"/>
        </w:rPr>
        <w:t>QA</w:t>
      </w:r>
      <w:r>
        <w:rPr>
          <w:rFonts w:hint="eastAsia" w:ascii="SimSun" w:hAnsi="SimSun" w:eastAsia="SimSun"/>
        </w:rPr>
        <w:t>来说，使用</w:t>
      </w:r>
      <w:r>
        <w:rPr>
          <w:rFonts w:ascii="SimSun" w:hAnsi="SimSun" w:eastAsia="SimSun"/>
        </w:rPr>
        <w:t>Postman</w:t>
      </w:r>
      <w:r>
        <w:rPr>
          <w:rFonts w:hint="eastAsia" w:ascii="SimSun" w:hAnsi="SimSun" w:eastAsia="SimSun"/>
        </w:rPr>
        <w:t>进行接口测试和接口文档维护是同一件事情，测试即文档，维护成本也很低。所以</w:t>
      </w:r>
      <w:r>
        <w:rPr>
          <w:rFonts w:ascii="SimSun" w:hAnsi="SimSun" w:eastAsia="SimSun"/>
        </w:rPr>
        <w:t>Postman</w:t>
      </w:r>
      <w:r>
        <w:rPr>
          <w:rFonts w:hint="eastAsia" w:ascii="SimSun" w:hAnsi="SimSun" w:eastAsia="SimSun"/>
        </w:rPr>
        <w:t>是一个测试导向的</w:t>
      </w:r>
      <w:r>
        <w:rPr>
          <w:rFonts w:ascii="SimSun" w:hAnsi="SimSun" w:eastAsia="SimSun"/>
        </w:rPr>
        <w:t>API</w:t>
      </w:r>
      <w:r>
        <w:rPr>
          <w:rFonts w:hint="eastAsia" w:ascii="SimSun" w:hAnsi="SimSun" w:eastAsia="SimSun"/>
        </w:rPr>
        <w:t>小工具，并没有具体的API文档，是先有接口实现，再维护一份</w:t>
      </w:r>
      <w:r>
        <w:rPr>
          <w:rFonts w:hint="cs" w:ascii="SimSun" w:hAnsi="SimSun" w:eastAsia="SimSun"/>
        </w:rPr>
        <w:t>“</w:t>
      </w:r>
      <w:r>
        <w:rPr>
          <w:rFonts w:hint="eastAsia" w:ascii="SimSun" w:hAnsi="SimSun" w:eastAsia="SimSun"/>
        </w:rPr>
        <w:t>测试记录</w:t>
      </w:r>
      <w:r>
        <w:rPr>
          <w:rFonts w:hint="cs" w:ascii="SimSun" w:hAnsi="SimSun" w:eastAsia="SimSun"/>
        </w:rPr>
        <w:t>”</w:t>
      </w:r>
      <w:r>
        <w:rPr>
          <w:rFonts w:hint="eastAsia" w:ascii="SimSun" w:hAnsi="SimSun" w:eastAsia="SimSun"/>
        </w:rPr>
        <w:t>，适合小的测试团队自己使用并维护，这里先排除掉，就不再讨论。</w:t>
      </w:r>
    </w:p>
    <w:p>
      <w:pPr>
        <w:rPr>
          <w:rFonts w:ascii="SimSun" w:hAnsi="SimSun" w:eastAsia="SimSun"/>
        </w:rPr>
      </w:pPr>
    </w:p>
    <w:p>
      <w:pPr>
        <w:rPr>
          <w:rFonts w:ascii="SimSun" w:hAnsi="SimSun" w:eastAsia="SimSun"/>
        </w:rPr>
      </w:pPr>
      <w:r>
        <w:rPr>
          <w:rFonts w:ascii="SimSun" w:hAnsi="SimSun" w:eastAsia="SimSun"/>
        </w:rPr>
        <w:t>Swagger</w:t>
      </w:r>
      <w:r>
        <w:rPr>
          <w:rFonts w:hint="eastAsia" w:ascii="SimSun" w:hAnsi="SimSun" w:eastAsia="SimSun"/>
        </w:rPr>
        <w:t>丰富且独立的各个功能使得它可以被应用在各种需求下，不论是开发还是测试都可以使用这个工具，来优化自己的开发过程，进行接口文档维护、接口测试等；</w:t>
      </w:r>
      <w:r>
        <w:rPr>
          <w:rFonts w:ascii="SimSun" w:hAnsi="SimSun" w:eastAsia="SimSun"/>
        </w:rPr>
        <w:t xml:space="preserve"> RAP</w:t>
      </w:r>
      <w:r>
        <w:rPr>
          <w:rFonts w:hint="eastAsia" w:ascii="SimSun" w:hAnsi="SimSun" w:eastAsia="SimSun"/>
        </w:rPr>
        <w:t>的应用范围非常明确，是一个面向开发人员自测和联调的工具性平台，它更适合以开发为核心对接口进行维护，供测试人员参考。选型标准还是基于之前的4个基本原则：</w:t>
      </w:r>
    </w:p>
    <w:tbl>
      <w:tblPr>
        <w:tblStyle w:val="38"/>
        <w:tblW w:w="7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835"/>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jc w:val="center"/>
              <w:rPr>
                <w:rFonts w:ascii="Microsoft YaHei" w:hAnsi="Microsoft YaHei" w:eastAsia="Microsoft YaHei" w:cstheme="minorBidi"/>
                <w:sz w:val="18"/>
                <w:szCs w:val="18"/>
              </w:rPr>
            </w:pPr>
            <w:r>
              <w:rPr>
                <w:rFonts w:hint="eastAsia" w:ascii="Microsoft YaHei" w:hAnsi="Microsoft YaHei" w:eastAsia="Microsoft YaHei" w:cstheme="minorBidi"/>
                <w:sz w:val="18"/>
                <w:szCs w:val="18"/>
              </w:rPr>
              <w:t>比较项</w:t>
            </w:r>
          </w:p>
        </w:tc>
        <w:tc>
          <w:tcPr>
            <w:tcW w:w="2835" w:type="dxa"/>
          </w:tcPr>
          <w:p>
            <w:pPr>
              <w:jc w:val="center"/>
              <w:rPr>
                <w:rFonts w:ascii="Microsoft YaHei" w:hAnsi="Microsoft YaHei" w:eastAsia="Microsoft YaHei" w:cstheme="minorBidi"/>
                <w:sz w:val="18"/>
                <w:szCs w:val="18"/>
              </w:rPr>
            </w:pPr>
            <w:r>
              <w:rPr>
                <w:rFonts w:hint="eastAsia" w:ascii="Microsoft YaHei" w:hAnsi="Microsoft YaHei" w:eastAsia="Microsoft YaHei" w:cstheme="minorBidi"/>
                <w:sz w:val="18"/>
                <w:szCs w:val="18"/>
              </w:rPr>
              <w:t>RAP</w:t>
            </w:r>
          </w:p>
        </w:tc>
        <w:tc>
          <w:tcPr>
            <w:tcW w:w="2976" w:type="dxa"/>
          </w:tcPr>
          <w:p>
            <w:pPr>
              <w:jc w:val="center"/>
              <w:rPr>
                <w:rFonts w:ascii="Microsoft YaHei" w:hAnsi="Microsoft YaHei" w:eastAsia="Microsoft YaHei" w:cstheme="minorBidi"/>
                <w:sz w:val="18"/>
                <w:szCs w:val="18"/>
              </w:rPr>
            </w:pPr>
            <w:r>
              <w:rPr>
                <w:rFonts w:hint="eastAsia" w:ascii="Microsoft YaHei" w:hAnsi="Microsoft YaHei" w:eastAsia="Microsoft YaHei" w:cstheme="minorBidi"/>
                <w:sz w:val="18"/>
                <w:szCs w:val="18"/>
              </w:rPr>
              <w:t>Swagger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文档编辑方式</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GUI手动编辑</w:t>
            </w:r>
          </w:p>
        </w:tc>
        <w:tc>
          <w:tcPr>
            <w:tcW w:w="2976" w:type="dxa"/>
            <w:vAlign w:val="center"/>
          </w:tcPr>
          <w:p>
            <w:pPr>
              <w:jc w:val="both"/>
              <w:rPr>
                <w:rFonts w:eastAsiaTheme="minorEastAsia" w:cstheme="minorBidi"/>
                <w:sz w:val="18"/>
                <w:szCs w:val="18"/>
              </w:rPr>
            </w:pPr>
            <w:r>
              <w:rPr>
                <w:rFonts w:hint="eastAsia" w:eastAsiaTheme="minorEastAsia" w:cstheme="minorBidi"/>
                <w:sz w:val="18"/>
                <w:szCs w:val="18"/>
              </w:rPr>
              <w:t>注解描述，自动生成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接口文档同步</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接口变动后手动编辑</w:t>
            </w:r>
          </w:p>
        </w:tc>
        <w:tc>
          <w:tcPr>
            <w:tcW w:w="2976" w:type="dxa"/>
            <w:vAlign w:val="center"/>
          </w:tcPr>
          <w:p>
            <w:pPr>
              <w:jc w:val="both"/>
              <w:rPr>
                <w:rFonts w:eastAsiaTheme="minorEastAsia" w:cstheme="minorBidi"/>
                <w:sz w:val="18"/>
                <w:szCs w:val="18"/>
              </w:rPr>
            </w:pPr>
            <w:r>
              <w:rPr>
                <w:rFonts w:hint="eastAsia" w:eastAsiaTheme="minorEastAsia" w:cstheme="minorBidi"/>
                <w:sz w:val="18"/>
                <w:szCs w:val="18"/>
              </w:rPr>
              <w:t>接口、注解重构后自动同步更新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接口文档准确性及可阅读性</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语义、类型明确，查阅方便</w:t>
            </w:r>
          </w:p>
        </w:tc>
        <w:tc>
          <w:tcPr>
            <w:tcW w:w="2976" w:type="dxa"/>
            <w:vAlign w:val="center"/>
          </w:tcPr>
          <w:p>
            <w:pPr>
              <w:jc w:val="both"/>
              <w:rPr>
                <w:rFonts w:eastAsiaTheme="minorEastAsia" w:cstheme="minorBidi"/>
                <w:sz w:val="18"/>
                <w:szCs w:val="18"/>
              </w:rPr>
            </w:pPr>
            <w:r>
              <w:rPr>
                <w:rFonts w:hint="eastAsia" w:eastAsiaTheme="minorEastAsia" w:cstheme="minorBidi"/>
                <w:sz w:val="18"/>
                <w:szCs w:val="18"/>
              </w:rPr>
              <w:t>语义、类型明确，查阅方便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Mock数据生成</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定义接口时指定Mock数据生成规则</w:t>
            </w:r>
          </w:p>
        </w:tc>
        <w:tc>
          <w:tcPr>
            <w:tcW w:w="2976" w:type="dxa"/>
            <w:vAlign w:val="center"/>
          </w:tcPr>
          <w:p>
            <w:pPr>
              <w:jc w:val="both"/>
              <w:rPr>
                <w:rFonts w:eastAsiaTheme="minorEastAsia" w:cstheme="minorBidi"/>
                <w:sz w:val="18"/>
                <w:szCs w:val="18"/>
              </w:rPr>
            </w:pPr>
            <w:r>
              <w:rPr>
                <w:rFonts w:hint="eastAsia" w:eastAsiaTheme="minorEastAsia" w:cstheme="minorBidi"/>
                <w:sz w:val="18"/>
                <w:szCs w:val="18"/>
              </w:rPr>
              <w:t>定义接口时按约定返回默认实现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Mock服务</w:t>
            </w:r>
          </w:p>
        </w:tc>
        <w:tc>
          <w:tcPr>
            <w:tcW w:w="2835" w:type="dxa"/>
            <w:vAlign w:val="center"/>
          </w:tcPr>
          <w:p>
            <w:pPr>
              <w:jc w:val="both"/>
              <w:rPr>
                <w:rFonts w:eastAsiaTheme="minorEastAsia" w:cstheme="minorBidi"/>
                <w:sz w:val="18"/>
                <w:szCs w:val="18"/>
              </w:rPr>
            </w:pPr>
            <w:r>
              <w:rPr>
                <w:rFonts w:hint="eastAsia" w:eastAsiaTheme="minorEastAsia" w:cstheme="minorBidi"/>
                <w:sz w:val="18"/>
                <w:szCs w:val="18"/>
              </w:rPr>
              <w:t>即时提供</w:t>
            </w:r>
          </w:p>
        </w:tc>
        <w:tc>
          <w:tcPr>
            <w:tcW w:w="2976" w:type="dxa"/>
            <w:vAlign w:val="center"/>
          </w:tcPr>
          <w:p>
            <w:pPr>
              <w:jc w:val="both"/>
              <w:rPr>
                <w:rFonts w:eastAsiaTheme="minorEastAsia" w:cstheme="minorBidi"/>
                <w:sz w:val="18"/>
                <w:szCs w:val="18"/>
              </w:rPr>
            </w:pPr>
            <w:r>
              <w:rPr>
                <w:rFonts w:hint="eastAsia" w:eastAsiaTheme="minorEastAsia" w:cstheme="minorBidi"/>
                <w:sz w:val="18"/>
                <w:szCs w:val="18"/>
              </w:rPr>
              <w:t>即时提供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Mock环境切换到正式环境</w:t>
            </w:r>
          </w:p>
        </w:tc>
        <w:tc>
          <w:tcPr>
            <w:tcW w:w="2835" w:type="dxa"/>
            <w:vAlign w:val="center"/>
          </w:tcPr>
          <w:p>
            <w:pPr>
              <w:jc w:val="both"/>
              <w:rPr>
                <w:rFonts w:eastAsiaTheme="minorEastAsia" w:cstheme="minorBidi"/>
                <w:sz w:val="18"/>
                <w:szCs w:val="18"/>
              </w:rPr>
            </w:pPr>
            <w:r>
              <w:rPr>
                <w:rFonts w:eastAsiaTheme="minorEastAsia" w:cstheme="minorBidi"/>
                <w:sz w:val="18"/>
                <w:szCs w:val="18"/>
              </w:rPr>
              <w:t>方便</w:t>
            </w:r>
            <w:r>
              <w:rPr>
                <w:rFonts w:hint="eastAsia" w:eastAsiaTheme="minorEastAsia" w:cstheme="minorBidi"/>
                <w:sz w:val="18"/>
                <w:szCs w:val="18"/>
              </w:rPr>
              <w:t>、</w:t>
            </w:r>
            <w:r>
              <w:rPr>
                <w:rFonts w:eastAsiaTheme="minorEastAsia" w:cstheme="minorBidi"/>
                <w:sz w:val="18"/>
                <w:szCs w:val="18"/>
              </w:rPr>
              <w:t>瞬时切换</w:t>
            </w:r>
          </w:p>
        </w:tc>
        <w:tc>
          <w:tcPr>
            <w:tcW w:w="2976" w:type="dxa"/>
            <w:vAlign w:val="center"/>
          </w:tcPr>
          <w:p>
            <w:pPr>
              <w:jc w:val="both"/>
              <w:rPr>
                <w:rFonts w:eastAsiaTheme="minorEastAsia" w:cstheme="minorBidi"/>
                <w:sz w:val="18"/>
                <w:szCs w:val="18"/>
              </w:rPr>
            </w:pPr>
            <w:r>
              <w:rPr>
                <w:rFonts w:eastAsiaTheme="minorEastAsia" w:cstheme="minorBidi"/>
                <w:sz w:val="18"/>
                <w:szCs w:val="18"/>
              </w:rPr>
              <w:t>方便</w:t>
            </w:r>
            <w:r>
              <w:rPr>
                <w:rFonts w:hint="eastAsia" w:eastAsiaTheme="minorEastAsia" w:cstheme="minorBidi"/>
                <w:sz w:val="18"/>
                <w:szCs w:val="18"/>
              </w:rPr>
              <w:t>、</w:t>
            </w:r>
            <w:r>
              <w:rPr>
                <w:rFonts w:eastAsiaTheme="minorEastAsia" w:cstheme="minorBidi"/>
                <w:sz w:val="18"/>
                <w:szCs w:val="18"/>
              </w:rPr>
              <w:t>瞬时切换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jc w:val="both"/>
              <w:rPr>
                <w:rFonts w:eastAsiaTheme="minorEastAsia" w:cstheme="minorBidi"/>
                <w:sz w:val="18"/>
                <w:szCs w:val="18"/>
              </w:rPr>
            </w:pPr>
            <w:r>
              <w:rPr>
                <w:rFonts w:hint="eastAsia" w:eastAsiaTheme="minorEastAsia" w:cstheme="minorBidi"/>
                <w:sz w:val="18"/>
                <w:szCs w:val="18"/>
              </w:rPr>
              <w:t>稳定及健壮性</w:t>
            </w:r>
          </w:p>
        </w:tc>
        <w:tc>
          <w:tcPr>
            <w:tcW w:w="2835" w:type="dxa"/>
            <w:vAlign w:val="center"/>
          </w:tcPr>
          <w:p>
            <w:pPr>
              <w:jc w:val="both"/>
              <w:rPr>
                <w:rFonts w:eastAsiaTheme="minorEastAsia" w:cstheme="minorBidi"/>
                <w:sz w:val="18"/>
                <w:szCs w:val="18"/>
              </w:rPr>
            </w:pPr>
            <w:r>
              <w:rPr>
                <w:rFonts w:eastAsiaTheme="minorEastAsia" w:cstheme="minorBidi"/>
                <w:sz w:val="18"/>
                <w:szCs w:val="18"/>
              </w:rPr>
              <w:t>一般</w:t>
            </w:r>
            <w:r>
              <w:rPr>
                <w:rFonts w:hint="eastAsia" w:eastAsiaTheme="minorEastAsia" w:cstheme="minorBidi"/>
                <w:sz w:val="18"/>
                <w:szCs w:val="18"/>
              </w:rPr>
              <w:t>，</w:t>
            </w:r>
            <w:r>
              <w:rPr>
                <w:rFonts w:eastAsiaTheme="minorEastAsia" w:cstheme="minorBidi"/>
                <w:sz w:val="18"/>
                <w:szCs w:val="18"/>
              </w:rPr>
              <w:t>还在迭代开发中</w:t>
            </w:r>
          </w:p>
        </w:tc>
        <w:tc>
          <w:tcPr>
            <w:tcW w:w="2976" w:type="dxa"/>
            <w:vAlign w:val="center"/>
          </w:tcPr>
          <w:p>
            <w:pPr>
              <w:jc w:val="both"/>
              <w:rPr>
                <w:rFonts w:eastAsiaTheme="minorEastAsia" w:cstheme="minorBidi"/>
                <w:sz w:val="18"/>
                <w:szCs w:val="18"/>
              </w:rPr>
            </w:pPr>
            <w:r>
              <w:rPr>
                <w:rFonts w:eastAsiaTheme="minorEastAsia" w:cstheme="minorBidi"/>
                <w:sz w:val="18"/>
                <w:szCs w:val="18"/>
              </w:rPr>
              <w:t>比较成熟稳定</w:t>
            </w:r>
          </w:p>
        </w:tc>
      </w:tr>
    </w:tbl>
    <w:p>
      <w:pPr>
        <w:rPr>
          <w:rFonts w:ascii="SimSun" w:hAnsi="SimSun" w:eastAsia="SimSun"/>
        </w:rPr>
      </w:pPr>
      <w:r>
        <w:rPr>
          <w:rFonts w:ascii="SimSun" w:hAnsi="SimSun" w:eastAsia="SimSun"/>
        </w:rPr>
        <w:t>综上对比</w:t>
      </w:r>
      <w:r>
        <w:rPr>
          <w:rFonts w:hint="eastAsia" w:ascii="SimSun" w:hAnsi="SimSun" w:eastAsia="SimSun"/>
        </w:rPr>
        <w:t>：</w:t>
      </w:r>
      <w:r>
        <w:rPr>
          <w:rFonts w:ascii="SimSun" w:hAnsi="SimSun" w:eastAsia="SimSun"/>
        </w:rPr>
        <w:t>Swagger</w:t>
      </w:r>
      <w:r>
        <w:rPr>
          <w:rFonts w:hint="eastAsia" w:ascii="SimSun" w:hAnsi="SimSun" w:eastAsia="SimSun"/>
        </w:rPr>
        <w:t>生成</w:t>
      </w:r>
      <w:r>
        <w:rPr>
          <w:rFonts w:ascii="SimSun" w:hAnsi="SimSun" w:eastAsia="SimSun"/>
        </w:rPr>
        <w:t>和同步API文档更为方便</w:t>
      </w:r>
      <w:r>
        <w:rPr>
          <w:rFonts w:hint="eastAsia" w:ascii="SimSun" w:hAnsi="SimSun" w:eastAsia="SimSun"/>
        </w:rPr>
        <w:t>，</w:t>
      </w:r>
      <w:r>
        <w:rPr>
          <w:rFonts w:ascii="SimSun" w:hAnsi="SimSun" w:eastAsia="SimSun"/>
        </w:rPr>
        <w:t>系统也更成熟</w:t>
      </w:r>
      <w:r>
        <w:rPr>
          <w:rFonts w:hint="eastAsia" w:ascii="SimSun" w:hAnsi="SimSun" w:eastAsia="SimSun"/>
        </w:rPr>
        <w:t>、</w:t>
      </w:r>
      <w:r>
        <w:rPr>
          <w:rFonts w:ascii="SimSun" w:hAnsi="SimSun" w:eastAsia="SimSun"/>
        </w:rPr>
        <w:t>稳定</w:t>
      </w:r>
      <w:r>
        <w:rPr>
          <w:rFonts w:hint="eastAsia" w:ascii="SimSun" w:hAnsi="SimSun" w:eastAsia="SimSun"/>
        </w:rPr>
        <w:t>；</w:t>
      </w:r>
      <w:r>
        <w:rPr>
          <w:rFonts w:ascii="SimSun" w:hAnsi="SimSun" w:eastAsia="SimSun"/>
        </w:rPr>
        <w:t>RAP生成</w:t>
      </w:r>
      <w:r>
        <w:rPr>
          <w:rFonts w:hint="eastAsia" w:ascii="SimSun" w:hAnsi="SimSun" w:eastAsia="SimSun"/>
        </w:rPr>
        <w:t>Mock数据更方便，更有质量，但稳定性稍差。</w:t>
      </w:r>
    </w:p>
    <w:p>
      <w:pPr>
        <w:rPr>
          <w:rFonts w:ascii="SimSun" w:hAnsi="SimSun" w:eastAsia="SimSun"/>
        </w:rPr>
      </w:pPr>
      <w:r>
        <w:rPr>
          <w:rFonts w:hint="eastAsia" w:ascii="SimSun" w:hAnsi="SimSun" w:eastAsia="SimSun"/>
        </w:rPr>
        <w:t>建议优先使用</w:t>
      </w:r>
      <w:r>
        <w:rPr>
          <w:rFonts w:ascii="SimSun" w:hAnsi="SimSun" w:eastAsia="SimSun"/>
        </w:rPr>
        <w:t>Swagger</w:t>
      </w:r>
      <w:r>
        <w:rPr>
          <w:rFonts w:hint="eastAsia" w:ascii="SimSun" w:hAnsi="SimSun" w:eastAsia="SimSun"/>
        </w:rPr>
        <w:t>。</w:t>
      </w:r>
    </w:p>
    <w:p>
      <w:pPr>
        <w:pStyle w:val="4"/>
      </w:pPr>
      <w:bookmarkStart w:id="988" w:name="_Toc1633743240"/>
      <w:bookmarkStart w:id="989" w:name="_Toc1809910744"/>
      <w:bookmarkStart w:id="990" w:name="_Toc1630849949"/>
      <w:bookmarkStart w:id="991" w:name="_Toc495785782"/>
      <w:bookmarkStart w:id="992" w:name="_Toc265370492"/>
      <w:bookmarkStart w:id="993" w:name="_Toc363874986"/>
      <w:bookmarkStart w:id="994" w:name="_Toc247567091"/>
      <w:r>
        <w:rPr>
          <w:rFonts w:hint="eastAsia"/>
        </w:rPr>
        <w:t>Swagger API定义规范</w:t>
      </w:r>
      <w:bookmarkEnd w:id="988"/>
      <w:bookmarkEnd w:id="989"/>
      <w:bookmarkEnd w:id="990"/>
      <w:bookmarkEnd w:id="991"/>
      <w:bookmarkEnd w:id="992"/>
      <w:bookmarkEnd w:id="993"/>
      <w:bookmarkEnd w:id="994"/>
      <w:r>
        <w:rPr>
          <w:rFonts w:hint="eastAsia"/>
        </w:rPr>
        <w:t xml:space="preserve">    </w:t>
      </w:r>
    </w:p>
    <w:p>
      <w:pPr>
        <w:pStyle w:val="5"/>
      </w:pPr>
      <w:r>
        <w:rPr>
          <w:rFonts w:hint="eastAsia"/>
        </w:rPr>
        <w:t>API设计的基本要求</w:t>
      </w:r>
    </w:p>
    <w:p>
      <w:pPr>
        <w:pStyle w:val="72"/>
        <w:widowControl w:val="0"/>
        <w:numPr>
          <w:ilvl w:val="0"/>
          <w:numId w:val="56"/>
        </w:numPr>
        <w:ind w:firstLineChars="0"/>
        <w:jc w:val="both"/>
      </w:pPr>
      <w:r>
        <w:rPr>
          <w:rFonts w:hint="eastAsia"/>
        </w:rPr>
        <w:t>API应该对程序员友好，并且在浏览器地址栏容易输入。</w:t>
      </w:r>
    </w:p>
    <w:p>
      <w:pPr>
        <w:pStyle w:val="72"/>
        <w:widowControl w:val="0"/>
        <w:numPr>
          <w:ilvl w:val="0"/>
          <w:numId w:val="56"/>
        </w:numPr>
        <w:ind w:firstLineChars="0"/>
        <w:jc w:val="both"/>
      </w:pPr>
      <w:r>
        <w:rPr>
          <w:rFonts w:hint="eastAsia"/>
        </w:rPr>
        <w:t>API应该简单，直观，容易使用同时优雅。</w:t>
      </w:r>
    </w:p>
    <w:p>
      <w:pPr>
        <w:pStyle w:val="72"/>
        <w:widowControl w:val="0"/>
        <w:numPr>
          <w:ilvl w:val="0"/>
          <w:numId w:val="56"/>
        </w:numPr>
        <w:ind w:firstLineChars="0"/>
        <w:jc w:val="both"/>
      </w:pPr>
      <w:r>
        <w:rPr>
          <w:rFonts w:hint="eastAsia"/>
        </w:rPr>
        <w:t>API应该具有足够的灵活性来支持上层UI。</w:t>
      </w:r>
    </w:p>
    <w:p>
      <w:pPr>
        <w:pStyle w:val="72"/>
        <w:widowControl w:val="0"/>
        <w:numPr>
          <w:ilvl w:val="0"/>
          <w:numId w:val="56"/>
        </w:numPr>
        <w:ind w:firstLineChars="0"/>
        <w:jc w:val="both"/>
      </w:pPr>
      <w:r>
        <w:rPr>
          <w:rFonts w:hint="eastAsia"/>
        </w:rPr>
        <w:t>API应该明确定义可能出现error code及error message。</w:t>
      </w:r>
    </w:p>
    <w:p>
      <w:pPr>
        <w:pStyle w:val="5"/>
      </w:pPr>
      <w:r>
        <w:rPr>
          <w:rFonts w:hint="eastAsia"/>
        </w:rPr>
        <w:t>API开发规范</w:t>
      </w:r>
    </w:p>
    <w:p>
      <w:r>
        <w:t>ApiInfo必填字段</w:t>
      </w:r>
      <w:r>
        <w:rPr>
          <w:rFonts w:hint="eastAsia"/>
        </w:rPr>
        <w:t>：</w:t>
      </w: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jc w:val="center"/>
              <w:rPr>
                <w:rFonts w:eastAsiaTheme="minorEastAsia" w:cstheme="minorBidi"/>
                <w:sz w:val="18"/>
                <w:szCs w:val="18"/>
              </w:rPr>
            </w:pPr>
            <w:r>
              <w:rPr>
                <w:rFonts w:hint="eastAsia" w:eastAsiaTheme="minorEastAsia" w:cstheme="minorBidi"/>
                <w:sz w:val="18"/>
                <w:szCs w:val="18"/>
              </w:rPr>
              <w:t>属性</w:t>
            </w:r>
          </w:p>
        </w:tc>
        <w:tc>
          <w:tcPr>
            <w:tcW w:w="1134" w:type="dxa"/>
          </w:tcPr>
          <w:p>
            <w:pPr>
              <w:jc w:val="center"/>
              <w:rPr>
                <w:rFonts w:eastAsiaTheme="minorEastAsia" w:cstheme="minorBidi"/>
                <w:sz w:val="18"/>
                <w:szCs w:val="18"/>
              </w:rPr>
            </w:pPr>
            <w:r>
              <w:rPr>
                <w:rFonts w:hint="eastAsia" w:eastAsiaTheme="minorEastAsia" w:cstheme="minorBidi"/>
                <w:sz w:val="18"/>
                <w:szCs w:val="18"/>
              </w:rPr>
              <w:t>是否必填</w:t>
            </w:r>
          </w:p>
        </w:tc>
        <w:tc>
          <w:tcPr>
            <w:tcW w:w="6004" w:type="dxa"/>
          </w:tcPr>
          <w:p>
            <w:pPr>
              <w:jc w:val="center"/>
              <w:rPr>
                <w:rFonts w:eastAsiaTheme="minorEastAsia" w:cstheme="minorBidi"/>
                <w:sz w:val="18"/>
                <w:szCs w:val="18"/>
              </w:rPr>
            </w:pPr>
            <w:r>
              <w:rPr>
                <w:rFonts w:hint="eastAsia"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title</w:t>
            </w:r>
          </w:p>
        </w:tc>
        <w:tc>
          <w:tcPr>
            <w:tcW w:w="1134" w:type="dxa"/>
            <w:vAlign w:val="center"/>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模块API名称，应简短、精确。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description</w:t>
            </w:r>
          </w:p>
        </w:tc>
        <w:tc>
          <w:tcPr>
            <w:tcW w:w="1134" w:type="dxa"/>
            <w:vAlign w:val="center"/>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详细描述，包括的接口及实现的功能、方式等。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rPr>
                <w:rFonts w:eastAsiaTheme="minorEastAsia" w:cstheme="minorBidi"/>
                <w:sz w:val="18"/>
                <w:szCs w:val="18"/>
              </w:rPr>
            </w:pPr>
            <w:r>
              <w:rPr>
                <w:rFonts w:eastAsiaTheme="minorEastAsia" w:cstheme="minorBidi"/>
                <w:sz w:val="18"/>
                <w:szCs w:val="18"/>
              </w:rPr>
              <w:t>contact</w:t>
            </w:r>
          </w:p>
        </w:tc>
        <w:tc>
          <w:tcPr>
            <w:tcW w:w="1134" w:type="dxa"/>
            <w:vAlign w:val="center"/>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开发者的联系方式：公司邮箱地址。</w:t>
            </w:r>
          </w:p>
        </w:tc>
      </w:tr>
    </w:tbl>
    <w:p>
      <w:r>
        <w:rPr>
          <w:rFonts w:hint="eastAsia"/>
        </w:rPr>
        <w:t>API应该首先描述其访问路径及访问方法，通常使用注解描述：</w:t>
      </w:r>
    </w:p>
    <w:p>
      <w:r>
        <w:rPr>
          <w:rFonts w:hint="eastAsia"/>
        </w:rPr>
        <w:t>@Path必填字段：</w:t>
      </w: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jc w:val="center"/>
              <w:rPr>
                <w:rFonts w:eastAsiaTheme="minorEastAsia" w:cstheme="minorBidi"/>
                <w:sz w:val="18"/>
                <w:szCs w:val="18"/>
              </w:rPr>
            </w:pPr>
            <w:r>
              <w:rPr>
                <w:rFonts w:hint="eastAsia" w:eastAsiaTheme="minorEastAsia" w:cstheme="minorBidi"/>
                <w:sz w:val="18"/>
                <w:szCs w:val="18"/>
              </w:rPr>
              <w:t>属性</w:t>
            </w:r>
          </w:p>
        </w:tc>
        <w:tc>
          <w:tcPr>
            <w:tcW w:w="1134" w:type="dxa"/>
          </w:tcPr>
          <w:p>
            <w:pPr>
              <w:jc w:val="center"/>
              <w:rPr>
                <w:rFonts w:eastAsiaTheme="minorEastAsia" w:cstheme="minorBidi"/>
                <w:sz w:val="18"/>
                <w:szCs w:val="18"/>
              </w:rPr>
            </w:pPr>
            <w:r>
              <w:rPr>
                <w:rFonts w:hint="eastAsia" w:eastAsiaTheme="minorEastAsia" w:cstheme="minorBidi"/>
                <w:sz w:val="18"/>
                <w:szCs w:val="18"/>
              </w:rPr>
              <w:t>是否必填</w:t>
            </w:r>
          </w:p>
        </w:tc>
        <w:tc>
          <w:tcPr>
            <w:tcW w:w="6004" w:type="dxa"/>
          </w:tcPr>
          <w:p>
            <w:pPr>
              <w:jc w:val="center"/>
              <w:rPr>
                <w:rFonts w:eastAsiaTheme="minorEastAsia" w:cstheme="minorBidi"/>
                <w:sz w:val="18"/>
                <w:szCs w:val="18"/>
              </w:rPr>
            </w:pPr>
            <w:r>
              <w:rPr>
                <w:rFonts w:hint="eastAsia"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value</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URL路径。</w:t>
            </w:r>
          </w:p>
        </w:tc>
      </w:tr>
    </w:tbl>
    <w:p>
      <w:r>
        <w:rPr>
          <w:rFonts w:hint="eastAsia"/>
        </w:rPr>
        <w:t>@RequestMapping必填字段：</w:t>
      </w: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jc w:val="center"/>
              <w:rPr>
                <w:rFonts w:eastAsiaTheme="minorEastAsia" w:cstheme="minorBidi"/>
                <w:sz w:val="18"/>
                <w:szCs w:val="18"/>
              </w:rPr>
            </w:pPr>
            <w:r>
              <w:rPr>
                <w:rFonts w:hint="eastAsia" w:eastAsiaTheme="minorEastAsia" w:cstheme="minorBidi"/>
                <w:sz w:val="18"/>
                <w:szCs w:val="18"/>
              </w:rPr>
              <w:t>属性</w:t>
            </w:r>
          </w:p>
        </w:tc>
        <w:tc>
          <w:tcPr>
            <w:tcW w:w="1134" w:type="dxa"/>
          </w:tcPr>
          <w:p>
            <w:pPr>
              <w:jc w:val="center"/>
              <w:rPr>
                <w:rFonts w:eastAsiaTheme="minorEastAsia" w:cstheme="minorBidi"/>
                <w:sz w:val="18"/>
                <w:szCs w:val="18"/>
              </w:rPr>
            </w:pPr>
            <w:r>
              <w:rPr>
                <w:rFonts w:hint="eastAsia" w:eastAsiaTheme="minorEastAsia" w:cstheme="minorBidi"/>
                <w:sz w:val="18"/>
                <w:szCs w:val="18"/>
              </w:rPr>
              <w:t>是否必填</w:t>
            </w:r>
          </w:p>
        </w:tc>
        <w:tc>
          <w:tcPr>
            <w:tcW w:w="6004" w:type="dxa"/>
          </w:tcPr>
          <w:p>
            <w:pPr>
              <w:jc w:val="center"/>
              <w:rPr>
                <w:rFonts w:eastAsiaTheme="minorEastAsia" w:cstheme="minorBidi"/>
                <w:sz w:val="18"/>
                <w:szCs w:val="18"/>
              </w:rPr>
            </w:pPr>
            <w:r>
              <w:rPr>
                <w:rFonts w:hint="eastAsia"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value</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URL路径。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method</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w:t>
            </w:r>
            <w:r>
              <w:rPr>
                <w:rFonts w:eastAsiaTheme="minorEastAsia" w:cstheme="minorBidi"/>
                <w:sz w:val="18"/>
                <w:szCs w:val="18"/>
              </w:rPr>
              <w:t>GET ,POST,PUT,DELETE</w:t>
            </w:r>
            <w:r>
              <w:rPr>
                <w:rFonts w:hint="eastAsia" w:eastAsiaTheme="minorEastAsia" w:cstheme="minorBidi"/>
                <w:sz w:val="18"/>
                <w:szCs w:val="18"/>
              </w:rPr>
              <w:t>,PATCH,HEAD,OPTIONS]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rPr>
                <w:rFonts w:eastAsiaTheme="minorEastAsia" w:cstheme="minorBidi"/>
                <w:sz w:val="18"/>
                <w:szCs w:val="18"/>
              </w:rPr>
            </w:pPr>
            <w:r>
              <w:rPr>
                <w:rFonts w:eastAsiaTheme="minorEastAsia" w:cstheme="minorBidi"/>
                <w:sz w:val="18"/>
                <w:szCs w:val="18"/>
              </w:rPr>
              <w:t>produces</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eastAsiaTheme="minorEastAsia" w:cstheme="minorBidi"/>
                <w:sz w:val="18"/>
                <w:szCs w:val="18"/>
              </w:rPr>
              <w:t>请求返回内容体媒体类型</w:t>
            </w:r>
          </w:p>
        </w:tc>
      </w:tr>
    </w:tbl>
    <w:p>
      <w:r>
        <w:t>@ApiOperation</w:t>
      </w:r>
      <w:r>
        <w:rPr>
          <w:rFonts w:hint="eastAsia"/>
        </w:rPr>
        <w:t>必填字段：</w:t>
      </w: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jc w:val="center"/>
              <w:rPr>
                <w:rFonts w:eastAsiaTheme="minorEastAsia" w:cstheme="minorBidi"/>
                <w:sz w:val="18"/>
                <w:szCs w:val="18"/>
              </w:rPr>
            </w:pPr>
            <w:r>
              <w:rPr>
                <w:rFonts w:hint="eastAsia" w:eastAsiaTheme="minorEastAsia" w:cstheme="minorBidi"/>
                <w:sz w:val="18"/>
                <w:szCs w:val="18"/>
              </w:rPr>
              <w:t>属性</w:t>
            </w:r>
          </w:p>
        </w:tc>
        <w:tc>
          <w:tcPr>
            <w:tcW w:w="1134" w:type="dxa"/>
          </w:tcPr>
          <w:p>
            <w:pPr>
              <w:jc w:val="center"/>
              <w:rPr>
                <w:rFonts w:eastAsiaTheme="minorEastAsia" w:cstheme="minorBidi"/>
                <w:sz w:val="18"/>
                <w:szCs w:val="18"/>
              </w:rPr>
            </w:pPr>
            <w:r>
              <w:rPr>
                <w:rFonts w:hint="eastAsia" w:eastAsiaTheme="minorEastAsia" w:cstheme="minorBidi"/>
                <w:sz w:val="18"/>
                <w:szCs w:val="18"/>
              </w:rPr>
              <w:t>是否必填</w:t>
            </w:r>
          </w:p>
        </w:tc>
        <w:tc>
          <w:tcPr>
            <w:tcW w:w="6004" w:type="dxa"/>
          </w:tcPr>
          <w:p>
            <w:pPr>
              <w:jc w:val="center"/>
              <w:rPr>
                <w:rFonts w:eastAsiaTheme="minorEastAsia" w:cstheme="minorBidi"/>
                <w:sz w:val="18"/>
                <w:szCs w:val="18"/>
              </w:rPr>
            </w:pPr>
            <w:r>
              <w:rPr>
                <w:rFonts w:hint="eastAsia"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value</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API功能说明，应简短、精确。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httpMethod</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w:t>
            </w:r>
            <w:r>
              <w:rPr>
                <w:rFonts w:eastAsiaTheme="minorEastAsia" w:cstheme="minorBidi"/>
                <w:sz w:val="18"/>
                <w:szCs w:val="18"/>
              </w:rPr>
              <w:t>GET ,POST,PUT,DELETE</w:t>
            </w:r>
            <w:r>
              <w:rPr>
                <w:rFonts w:hint="eastAsia" w:eastAsiaTheme="minorEastAsia" w:cstheme="minorBidi"/>
                <w:sz w:val="18"/>
                <w:szCs w:val="18"/>
              </w:rPr>
              <w:t>,PATCH,HEAD,OPTIONS]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response</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返回值类型。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notes</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API详细描述，应包括调用（参数）说明及返回值详细说明。</w:t>
            </w:r>
          </w:p>
        </w:tc>
      </w:tr>
    </w:tbl>
    <w:p>
      <w:r>
        <w:t>@ApiParam</w:t>
      </w:r>
      <w:r>
        <w:rPr>
          <w:rFonts w:hint="eastAsia"/>
        </w:rPr>
        <w:t>必填字段：</w:t>
      </w: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34"/>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jc w:val="center"/>
              <w:rPr>
                <w:rFonts w:eastAsiaTheme="minorEastAsia" w:cstheme="minorBidi"/>
                <w:sz w:val="18"/>
                <w:szCs w:val="18"/>
              </w:rPr>
            </w:pPr>
            <w:r>
              <w:rPr>
                <w:rFonts w:hint="eastAsia" w:eastAsiaTheme="minorEastAsia" w:cstheme="minorBidi"/>
                <w:sz w:val="18"/>
                <w:szCs w:val="18"/>
              </w:rPr>
              <w:t>属性</w:t>
            </w:r>
          </w:p>
        </w:tc>
        <w:tc>
          <w:tcPr>
            <w:tcW w:w="1134" w:type="dxa"/>
          </w:tcPr>
          <w:p>
            <w:pPr>
              <w:jc w:val="center"/>
              <w:rPr>
                <w:rFonts w:eastAsiaTheme="minorEastAsia" w:cstheme="minorBidi"/>
                <w:sz w:val="18"/>
                <w:szCs w:val="18"/>
              </w:rPr>
            </w:pPr>
            <w:r>
              <w:rPr>
                <w:rFonts w:hint="eastAsia" w:eastAsiaTheme="minorEastAsia" w:cstheme="minorBidi"/>
                <w:sz w:val="18"/>
                <w:szCs w:val="18"/>
              </w:rPr>
              <w:t>是否必填</w:t>
            </w:r>
          </w:p>
        </w:tc>
        <w:tc>
          <w:tcPr>
            <w:tcW w:w="6004" w:type="dxa"/>
          </w:tcPr>
          <w:p>
            <w:pPr>
              <w:jc w:val="center"/>
              <w:rPr>
                <w:rFonts w:eastAsiaTheme="minorEastAsia" w:cstheme="minorBidi"/>
                <w:sz w:val="18"/>
                <w:szCs w:val="18"/>
              </w:rPr>
            </w:pPr>
            <w:r>
              <w:rPr>
                <w:rFonts w:hint="eastAsia" w:eastAsiaTheme="minorEastAsia" w:cstheme="minorBidi"/>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eastAsiaTheme="minorEastAsia" w:cstheme="minorBidi"/>
                <w:sz w:val="18"/>
                <w:szCs w:val="18"/>
              </w:rPr>
              <w:t>required</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是否必传参数。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hint="eastAsia" w:eastAsiaTheme="minorEastAsia" w:cstheme="minorBidi"/>
                <w:sz w:val="18"/>
                <w:szCs w:val="18"/>
              </w:rPr>
              <w:t>name</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参数名称。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eastAsiaTheme="minorEastAsia" w:cstheme="minorBidi"/>
                <w:sz w:val="18"/>
                <w:szCs w:val="18"/>
              </w:rPr>
            </w:pPr>
            <w:r>
              <w:rPr>
                <w:rFonts w:hint="eastAsia" w:eastAsiaTheme="minorEastAsia" w:cstheme="minorBidi"/>
                <w:sz w:val="18"/>
                <w:szCs w:val="18"/>
              </w:rPr>
              <w:t>value</w:t>
            </w:r>
          </w:p>
        </w:tc>
        <w:tc>
          <w:tcPr>
            <w:tcW w:w="1134" w:type="dxa"/>
          </w:tcPr>
          <w:p>
            <w:pPr>
              <w:jc w:val="center"/>
              <w:rPr>
                <w:rFonts w:eastAsiaTheme="minorEastAsia" w:cstheme="minorBidi"/>
                <w:sz w:val="18"/>
                <w:szCs w:val="18"/>
              </w:rPr>
            </w:pPr>
            <w:r>
              <w:rPr>
                <w:rFonts w:hint="eastAsia" w:eastAsiaTheme="minorEastAsia" w:cstheme="minorBidi"/>
                <w:sz w:val="18"/>
                <w:szCs w:val="18"/>
              </w:rPr>
              <w:t>Y</w:t>
            </w:r>
          </w:p>
        </w:tc>
        <w:tc>
          <w:tcPr>
            <w:tcW w:w="6004" w:type="dxa"/>
          </w:tcPr>
          <w:p>
            <w:pPr>
              <w:rPr>
                <w:rFonts w:eastAsiaTheme="minorEastAsia" w:cstheme="minorBidi"/>
                <w:sz w:val="18"/>
                <w:szCs w:val="18"/>
              </w:rPr>
            </w:pPr>
            <w:r>
              <w:rPr>
                <w:rFonts w:hint="eastAsia" w:eastAsiaTheme="minorEastAsia" w:cstheme="minorBidi"/>
                <w:sz w:val="18"/>
                <w:szCs w:val="18"/>
              </w:rPr>
              <w:t>参数简短说明。</w:t>
            </w:r>
          </w:p>
        </w:tc>
      </w:tr>
    </w:tbl>
    <w:p>
      <w:pPr>
        <w:pStyle w:val="4"/>
      </w:pPr>
      <w:bookmarkStart w:id="995" w:name="_Toc495785783"/>
      <w:bookmarkStart w:id="996" w:name="_Toc1074137739"/>
      <w:bookmarkStart w:id="997" w:name="_Toc1970430301"/>
      <w:bookmarkStart w:id="998" w:name="_Toc1381480746"/>
      <w:bookmarkStart w:id="999" w:name="_Toc903492611"/>
      <w:bookmarkStart w:id="1000" w:name="_Toc585726880"/>
      <w:bookmarkStart w:id="1001" w:name="_Toc4211950"/>
      <w:r>
        <w:rPr>
          <w:rFonts w:hint="eastAsia"/>
        </w:rPr>
        <w:t>Mock测试</w:t>
      </w:r>
      <w:bookmarkEnd w:id="995"/>
      <w:bookmarkEnd w:id="996"/>
      <w:bookmarkEnd w:id="997"/>
      <w:bookmarkEnd w:id="998"/>
      <w:bookmarkEnd w:id="999"/>
      <w:bookmarkEnd w:id="1000"/>
      <w:bookmarkEnd w:id="1001"/>
    </w:p>
    <w:p>
      <w:r>
        <w:rPr>
          <w:rFonts w:hint="eastAsia"/>
        </w:rPr>
        <w:t xml:space="preserve">    使用上述注解定义接口并返回正确的JSON对象后，通过Swagger就可以查看API文档,并且可以访问、测试Mock接口了。</w:t>
      </w:r>
    </w:p>
    <w:p>
      <w:pPr>
        <w:pStyle w:val="5"/>
      </w:pPr>
      <w:r>
        <w:rPr>
          <w:rFonts w:hint="eastAsia"/>
        </w:rPr>
        <w:t>Mock API质量</w:t>
      </w:r>
    </w:p>
    <w:p>
      <w:pPr>
        <w:pStyle w:val="72"/>
        <w:widowControl w:val="0"/>
        <w:numPr>
          <w:ilvl w:val="0"/>
          <w:numId w:val="57"/>
        </w:numPr>
        <w:ind w:firstLineChars="0"/>
        <w:jc w:val="both"/>
      </w:pPr>
      <w:r>
        <w:rPr>
          <w:rFonts w:hint="eastAsia"/>
        </w:rPr>
        <w:t>Mock服务应集中部署，统一访问入口及文档，坚决避免在开发者机子上部署、访问Mock服务。</w:t>
      </w:r>
    </w:p>
    <w:p>
      <w:pPr>
        <w:pStyle w:val="72"/>
        <w:widowControl w:val="0"/>
        <w:numPr>
          <w:ilvl w:val="0"/>
          <w:numId w:val="57"/>
        </w:numPr>
        <w:ind w:firstLineChars="0"/>
        <w:jc w:val="both"/>
      </w:pPr>
      <w:r>
        <w:rPr>
          <w:rFonts w:hint="eastAsia"/>
        </w:rPr>
        <w:t>前端和后端任何一方均不能单方面变更API，变更API需双方协商一致后方可进行。</w:t>
      </w:r>
    </w:p>
    <w:p>
      <w:pPr>
        <w:pStyle w:val="72"/>
        <w:widowControl w:val="0"/>
        <w:numPr>
          <w:ilvl w:val="0"/>
          <w:numId w:val="57"/>
        </w:numPr>
        <w:ind w:firstLineChars="0"/>
        <w:jc w:val="both"/>
      </w:pPr>
      <w:r>
        <w:rPr>
          <w:rFonts w:hint="eastAsia"/>
        </w:rPr>
        <w:t>Server端变更API定义后应及时发布代码到Mock服务器上并通知前端及测试人员。</w:t>
      </w:r>
    </w:p>
    <w:p>
      <w:pPr>
        <w:pStyle w:val="5"/>
      </w:pPr>
      <w:r>
        <w:rPr>
          <w:rFonts w:hint="eastAsia"/>
        </w:rPr>
        <w:t>Mock数据质量</w:t>
      </w:r>
    </w:p>
    <w:p>
      <w:pPr>
        <w:pStyle w:val="72"/>
        <w:widowControl w:val="0"/>
        <w:numPr>
          <w:ilvl w:val="0"/>
          <w:numId w:val="58"/>
        </w:numPr>
        <w:ind w:firstLineChars="0"/>
        <w:jc w:val="both"/>
      </w:pPr>
      <w:r>
        <w:rPr>
          <w:rFonts w:hint="eastAsia"/>
        </w:rPr>
        <w:t>Mock数据应该由API Server端定义者生成。</w:t>
      </w:r>
    </w:p>
    <w:p>
      <w:pPr>
        <w:pStyle w:val="72"/>
        <w:widowControl w:val="0"/>
        <w:numPr>
          <w:ilvl w:val="0"/>
          <w:numId w:val="58"/>
        </w:numPr>
        <w:ind w:firstLineChars="0"/>
        <w:jc w:val="both"/>
      </w:pPr>
      <w:r>
        <w:rPr>
          <w:rFonts w:hint="eastAsia"/>
        </w:rPr>
        <w:t>生成的Mock数据除需保证一致性、完备性外，还应覆盖API定义中的各种例外情况。</w:t>
      </w:r>
    </w:p>
    <w:p>
      <w:pPr>
        <w:pStyle w:val="72"/>
        <w:widowControl w:val="0"/>
        <w:numPr>
          <w:ilvl w:val="0"/>
          <w:numId w:val="58"/>
        </w:numPr>
        <w:ind w:firstLineChars="0"/>
        <w:jc w:val="both"/>
      </w:pPr>
      <w:r>
        <w:rPr>
          <w:rFonts w:hint="eastAsia"/>
        </w:rPr>
        <w:t>Mock数据应尽量跟线上真实环境的数据保持</w:t>
      </w:r>
      <w:r>
        <w:rPr>
          <w:rFonts w:hint="eastAsia" w:asciiTheme="minorEastAsia" w:hAnsiTheme="minorEastAsia" w:eastAsiaTheme="minorEastAsia"/>
        </w:rPr>
        <w:t>类似</w:t>
      </w:r>
      <w:r>
        <w:rPr>
          <w:rFonts w:hint="eastAsia"/>
        </w:rPr>
        <w:t>，样本数据的覆盖率应达到6成以上。</w:t>
      </w:r>
    </w:p>
    <w:p>
      <w:pPr>
        <w:pStyle w:val="3"/>
        <w:rPr>
          <w:rFonts w:eastAsiaTheme="minorEastAsia"/>
        </w:rPr>
      </w:pPr>
      <w:bookmarkStart w:id="1002" w:name="_Toc1726513075"/>
      <w:bookmarkStart w:id="1003" w:name="_Toc1013211450"/>
      <w:bookmarkStart w:id="1004" w:name="_Toc559898712"/>
      <w:bookmarkStart w:id="1005" w:name="_Toc326910051"/>
      <w:bookmarkStart w:id="1006" w:name="_Toc495785784"/>
      <w:bookmarkStart w:id="1007" w:name="_Toc628363388"/>
      <w:bookmarkStart w:id="1008" w:name="_Toc1070334438"/>
      <w:r>
        <w:rPr>
          <w:rFonts w:hint="eastAsia"/>
        </w:rPr>
        <w:t>附录A-DEMO</w:t>
      </w:r>
      <w:bookmarkEnd w:id="1002"/>
      <w:bookmarkEnd w:id="1003"/>
      <w:bookmarkEnd w:id="1004"/>
      <w:bookmarkEnd w:id="1005"/>
      <w:bookmarkEnd w:id="1006"/>
      <w:bookmarkEnd w:id="1007"/>
      <w:bookmarkEnd w:id="1008"/>
    </w:p>
    <w:p>
      <w:pPr>
        <w:pStyle w:val="5"/>
      </w:pPr>
      <w:r>
        <w:rPr>
          <w:rFonts w:hint="eastAsia"/>
        </w:rPr>
        <w:t>API POST请求</w:t>
      </w:r>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646464"/>
                <w:sz w:val="18"/>
                <w:szCs w:val="18"/>
              </w:rPr>
              <w:t>@RequestMapping</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"/users"</w:t>
            </w:r>
            <w:r>
              <w:rPr>
                <w:rFonts w:ascii="Arial" w:hAnsi="Arial" w:cs="Arial" w:eastAsiaTheme="minorEastAsia"/>
                <w:color w:val="000000"/>
                <w:sz w:val="18"/>
                <w:szCs w:val="18"/>
              </w:rPr>
              <w:t>, method = RequestMethod.</w:t>
            </w:r>
            <w:r>
              <w:rPr>
                <w:rFonts w:ascii="Arial" w:hAnsi="Arial" w:cs="Arial" w:eastAsiaTheme="minorEastAsia"/>
                <w:b/>
                <w:bCs/>
                <w:i/>
                <w:iCs/>
                <w:color w:val="0000C0"/>
                <w:sz w:val="18"/>
                <w:szCs w:val="18"/>
                <w:highlight w:val="lightGray"/>
              </w:rPr>
              <w:t>POST</w:t>
            </w:r>
            <w:r>
              <w:rPr>
                <w:rFonts w:ascii="Arial" w:hAnsi="Arial" w:cs="Arial" w:eastAsiaTheme="minorEastAsia"/>
                <w:color w:val="000000"/>
                <w:sz w:val="18"/>
                <w:szCs w:val="18"/>
              </w:rPr>
              <w:t xml:space="preserve">, produces = </w:t>
            </w:r>
            <w:r>
              <w:rPr>
                <w:rFonts w:ascii="Arial" w:hAnsi="Arial" w:cs="Arial" w:eastAsiaTheme="minorEastAsia"/>
                <w:color w:val="2A00FF"/>
                <w:sz w:val="18"/>
                <w:szCs w:val="18"/>
              </w:rPr>
              <w:t>"application/json; charset=utf-8"</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646464"/>
                <w:sz w:val="18"/>
                <w:szCs w:val="18"/>
              </w:rPr>
              <w:t>@ApiOperation</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"新增用户"</w:t>
            </w:r>
            <w:r>
              <w:rPr>
                <w:rFonts w:ascii="Arial" w:hAnsi="Arial" w:cs="Arial" w:eastAsiaTheme="minorEastAsia"/>
                <w:color w:val="000000"/>
                <w:sz w:val="18"/>
                <w:szCs w:val="18"/>
              </w:rPr>
              <w:t xml:space="preserve">, notes = </w:t>
            </w:r>
            <w:r>
              <w:rPr>
                <w:rFonts w:ascii="Arial" w:hAnsi="Arial" w:cs="Arial" w:eastAsiaTheme="minorEastAsia"/>
                <w:color w:val="2A00FF"/>
                <w:sz w:val="18"/>
                <w:szCs w:val="18"/>
              </w:rPr>
              <w:t>"管理员登录后方可操作。"</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b/>
                <w:bCs/>
                <w:color w:val="7F0055"/>
                <w:sz w:val="18"/>
                <w:szCs w:val="18"/>
              </w:rPr>
              <w:t>public</w:t>
            </w:r>
            <w:r>
              <w:rPr>
                <w:rFonts w:ascii="Arial" w:hAnsi="Arial" w:cs="Arial" w:eastAsiaTheme="minorEastAsia"/>
                <w:color w:val="000000"/>
                <w:sz w:val="18"/>
                <w:szCs w:val="18"/>
              </w:rPr>
              <w:t xml:space="preserve"> String addUser(</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646464"/>
                <w:sz w:val="18"/>
                <w:szCs w:val="18"/>
              </w:rPr>
              <w:t>@ApiParam</w:t>
            </w:r>
            <w:r>
              <w:rPr>
                <w:rFonts w:ascii="Arial" w:hAnsi="Arial" w:cs="Arial" w:eastAsiaTheme="minorEastAsia"/>
                <w:color w:val="000000"/>
                <w:sz w:val="18"/>
                <w:szCs w:val="18"/>
              </w:rPr>
              <w:t xml:space="preserve">(required = </w:t>
            </w:r>
            <w:r>
              <w:rPr>
                <w:rFonts w:ascii="Arial" w:hAnsi="Arial" w:cs="Arial" w:eastAsiaTheme="minorEastAsia"/>
                <w:b/>
                <w:bCs/>
                <w:color w:val="7F0055"/>
                <w:sz w:val="18"/>
                <w:szCs w:val="18"/>
              </w:rPr>
              <w:t>true</w:t>
            </w:r>
            <w:r>
              <w:rPr>
                <w:rFonts w:ascii="Arial" w:hAnsi="Arial" w:cs="Arial" w:eastAsiaTheme="minorEastAsia"/>
                <w:color w:val="000000"/>
                <w:sz w:val="18"/>
                <w:szCs w:val="18"/>
              </w:rPr>
              <w:t xml:space="preserve">, name = </w:t>
            </w:r>
            <w:r>
              <w:rPr>
                <w:rFonts w:ascii="Arial" w:hAnsi="Arial" w:cs="Arial" w:eastAsiaTheme="minorEastAsia"/>
                <w:color w:val="2A00FF"/>
                <w:sz w:val="18"/>
                <w:szCs w:val="18"/>
              </w:rPr>
              <w:t>"postData"</w:t>
            </w:r>
            <w:r>
              <w:rPr>
                <w:rFonts w:ascii="Arial" w:hAnsi="Arial" w:cs="Arial" w:eastAsiaTheme="minorEastAsia"/>
                <w:color w:val="000000"/>
                <w:sz w:val="18"/>
                <w:szCs w:val="18"/>
              </w:rPr>
              <w:t xml:space="preserve">, value = </w:t>
            </w:r>
            <w:r>
              <w:rPr>
                <w:rFonts w:ascii="Arial" w:hAnsi="Arial" w:cs="Arial" w:eastAsiaTheme="minorEastAsia"/>
                <w:color w:val="2A00FF"/>
                <w:sz w:val="18"/>
                <w:szCs w:val="18"/>
              </w:rPr>
              <w:t>"用户信息json数据"</w:t>
            </w:r>
            <w:r>
              <w:rPr>
                <w:rFonts w:ascii="Arial" w:hAnsi="Arial" w:cs="Arial" w:eastAsiaTheme="minorEastAsia"/>
                <w:color w:val="000000"/>
                <w:sz w:val="18"/>
                <w:szCs w:val="18"/>
              </w:rPr>
              <w:t xml:space="preserve">) </w:t>
            </w:r>
            <w:r>
              <w:rPr>
                <w:rFonts w:ascii="Arial" w:hAnsi="Arial" w:cs="Arial" w:eastAsiaTheme="minorEastAsia"/>
                <w:color w:val="646464"/>
                <w:sz w:val="18"/>
                <w:szCs w:val="18"/>
              </w:rPr>
              <w:t>@RequestParam</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"postData"</w:t>
            </w:r>
            <w:r>
              <w:rPr>
                <w:rFonts w:ascii="Arial" w:hAnsi="Arial" w:cs="Arial" w:eastAsiaTheme="minorEastAsia"/>
                <w:color w:val="000000"/>
                <w:sz w:val="18"/>
                <w:szCs w:val="18"/>
              </w:rPr>
              <w:t xml:space="preserve">) String </w:t>
            </w:r>
            <w:r>
              <w:rPr>
                <w:rFonts w:ascii="Arial" w:hAnsi="Arial" w:cs="Arial" w:eastAsiaTheme="minorEastAsia"/>
                <w:color w:val="6A3E3E"/>
                <w:sz w:val="18"/>
                <w:szCs w:val="18"/>
              </w:rPr>
              <w:t>postData</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000000"/>
                <w:sz w:val="18"/>
                <w:szCs w:val="18"/>
              </w:rPr>
              <w:t xml:space="preserve">HttpServletRequest </w:t>
            </w:r>
            <w:r>
              <w:rPr>
                <w:rFonts w:ascii="Arial" w:hAnsi="Arial" w:cs="Arial" w:eastAsiaTheme="minorEastAsia"/>
                <w:color w:val="6A3E3E"/>
                <w:sz w:val="18"/>
                <w:szCs w:val="18"/>
              </w:rPr>
              <w:t>request</w:t>
            </w:r>
            <w:r>
              <w:rPr>
                <w:rFonts w:ascii="Arial" w:hAnsi="Arial" w:cs="Arial" w:eastAsiaTheme="minorEastAsia"/>
                <w:color w:val="000000"/>
                <w:sz w:val="18"/>
                <w:szCs w:val="18"/>
              </w:rPr>
              <w:t xml:space="preserve">) </w:t>
            </w:r>
            <w:r>
              <w:rPr>
                <w:rFonts w:ascii="Arial" w:hAnsi="Arial" w:cs="Arial" w:eastAsiaTheme="minorEastAsia"/>
                <w:b/>
                <w:bCs/>
                <w:color w:val="7F0055"/>
                <w:sz w:val="18"/>
                <w:szCs w:val="18"/>
              </w:rPr>
              <w:t>throws</w:t>
            </w:r>
            <w:r>
              <w:rPr>
                <w:rFonts w:ascii="Arial" w:hAnsi="Arial" w:cs="Arial" w:eastAsiaTheme="minorEastAsia"/>
                <w:color w:val="000000"/>
                <w:sz w:val="18"/>
                <w:szCs w:val="18"/>
              </w:rPr>
              <w:t xml:space="preserve"> JSONException {</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000000"/>
                <w:sz w:val="18"/>
                <w:szCs w:val="18"/>
              </w:rPr>
              <w:t xml:space="preserve">JSONObject </w:t>
            </w:r>
            <w:r>
              <w:rPr>
                <w:rFonts w:ascii="Arial" w:hAnsi="Arial" w:cs="Arial" w:eastAsiaTheme="minorEastAsia"/>
                <w:color w:val="6A3E3E"/>
                <w:sz w:val="18"/>
                <w:szCs w:val="18"/>
              </w:rPr>
              <w:t>json</w:t>
            </w:r>
            <w:r>
              <w:rPr>
                <w:rFonts w:ascii="Arial" w:hAnsi="Arial" w:cs="Arial" w:eastAsiaTheme="minorEastAsia"/>
                <w:color w:val="000000"/>
                <w:sz w:val="18"/>
                <w:szCs w:val="18"/>
              </w:rPr>
              <w:t xml:space="preserve"> = </w:t>
            </w:r>
            <w:r>
              <w:rPr>
                <w:rFonts w:ascii="Arial" w:hAnsi="Arial" w:cs="Arial" w:eastAsiaTheme="minorEastAsia"/>
                <w:b/>
                <w:bCs/>
                <w:color w:val="7F0055"/>
                <w:sz w:val="18"/>
                <w:szCs w:val="18"/>
              </w:rPr>
              <w:t>new</w:t>
            </w:r>
            <w:r>
              <w:rPr>
                <w:rFonts w:ascii="Arial" w:hAnsi="Arial" w:cs="Arial" w:eastAsiaTheme="minorEastAsia"/>
                <w:color w:val="000000"/>
                <w:sz w:val="18"/>
                <w:szCs w:val="18"/>
              </w:rPr>
              <w:t xml:space="preserve"> JSONObject();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6A3E3E"/>
                <w:sz w:val="18"/>
                <w:szCs w:val="18"/>
              </w:rPr>
              <w:t>json</w:t>
            </w:r>
            <w:r>
              <w:rPr>
                <w:rFonts w:ascii="Arial" w:hAnsi="Arial" w:cs="Arial" w:eastAsiaTheme="minorEastAsia"/>
                <w:color w:val="000000"/>
                <w:sz w:val="18"/>
                <w:szCs w:val="18"/>
              </w:rPr>
              <w:t>.put(</w:t>
            </w:r>
            <w:r>
              <w:rPr>
                <w:rFonts w:ascii="Arial" w:hAnsi="Arial" w:cs="Arial" w:eastAsiaTheme="minorEastAsia"/>
                <w:color w:val="2A00FF"/>
                <w:sz w:val="18"/>
                <w:szCs w:val="18"/>
              </w:rPr>
              <w:t>"postData"</w:t>
            </w:r>
            <w:r>
              <w:rPr>
                <w:rFonts w:ascii="Arial" w:hAnsi="Arial" w:cs="Arial" w:eastAsiaTheme="minorEastAsia"/>
                <w:color w:val="000000"/>
                <w:sz w:val="18"/>
                <w:szCs w:val="18"/>
              </w:rPr>
              <w:t xml:space="preserve">, </w:t>
            </w:r>
            <w:r>
              <w:rPr>
                <w:rFonts w:ascii="Arial" w:hAnsi="Arial" w:cs="Arial" w:eastAsiaTheme="minorEastAsia"/>
                <w:color w:val="6A3E3E"/>
                <w:sz w:val="18"/>
                <w:szCs w:val="18"/>
              </w:rPr>
              <w:t>postData</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b/>
                <w:bCs/>
                <w:color w:val="7F0055"/>
                <w:sz w:val="18"/>
                <w:szCs w:val="18"/>
              </w:rPr>
              <w:t>return</w:t>
            </w:r>
            <w:r>
              <w:rPr>
                <w:rFonts w:ascii="Arial" w:hAnsi="Arial" w:cs="Arial" w:eastAsiaTheme="minorEastAsia"/>
                <w:color w:val="000000"/>
                <w:sz w:val="18"/>
                <w:szCs w:val="18"/>
              </w:rPr>
              <w:t xml:space="preserve"> </w:t>
            </w:r>
            <w:r>
              <w:rPr>
                <w:rFonts w:ascii="Arial" w:hAnsi="Arial" w:cs="Arial" w:eastAsiaTheme="minorEastAsia"/>
                <w:color w:val="6A3E3E"/>
                <w:sz w:val="18"/>
                <w:szCs w:val="18"/>
              </w:rPr>
              <w:t>json</w:t>
            </w:r>
            <w:r>
              <w:rPr>
                <w:rFonts w:ascii="Arial" w:hAnsi="Arial" w:cs="Arial" w:eastAsiaTheme="minorEastAsia"/>
                <w:color w:val="000000"/>
                <w:sz w:val="18"/>
                <w:szCs w:val="18"/>
              </w:rPr>
              <w:t>.toString();</w:t>
            </w:r>
          </w:p>
          <w:p>
            <w:pPr>
              <w:rPr>
                <w:rFonts w:eastAsiaTheme="minorEastAsia" w:cstheme="minorBidi"/>
              </w:rPr>
            </w:pPr>
            <w:r>
              <w:rPr>
                <w:rFonts w:ascii="Arial" w:hAnsi="Arial" w:cs="Arial" w:eastAsiaTheme="minorEastAsia"/>
                <w:color w:val="000000"/>
                <w:sz w:val="18"/>
                <w:szCs w:val="18"/>
              </w:rPr>
              <w:tab/>
            </w:r>
            <w:r>
              <w:rPr>
                <w:rFonts w:ascii="Arial" w:hAnsi="Arial" w:cs="Arial" w:eastAsiaTheme="minorEastAsia"/>
                <w:color w:val="000000"/>
                <w:sz w:val="18"/>
                <w:szCs w:val="18"/>
              </w:rPr>
              <w:t>}</w:t>
            </w:r>
          </w:p>
        </w:tc>
      </w:tr>
    </w:tbl>
    <w:p>
      <w:pPr>
        <w:rPr>
          <w:rFonts w:eastAsiaTheme="minorEastAsia"/>
        </w:rPr>
      </w:pPr>
    </w:p>
    <w:p>
      <w:pPr>
        <w:rPr>
          <w:rFonts w:eastAsiaTheme="minorEastAsia"/>
        </w:rPr>
      </w:pPr>
      <w:r>
        <w:rPr>
          <w:rFonts w:hint="eastAsia" w:eastAsiaTheme="minorEastAsia"/>
        </w:rPr>
        <w:t>API 文档：</w:t>
      </w:r>
    </w:p>
    <w:p>
      <w:pPr>
        <w:jc w:val="center"/>
        <w:rPr>
          <w:rFonts w:eastAsiaTheme="minorEastAsia"/>
        </w:rPr>
      </w:pPr>
      <w:r>
        <w:rPr>
          <w:rFonts w:eastAsiaTheme="minorEastAsia"/>
        </w:rPr>
        <w:drawing>
          <wp:inline distT="0" distB="0" distL="0" distR="0">
            <wp:extent cx="5267325" cy="3064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7325" cy="3064510"/>
                    </a:xfrm>
                    <a:prstGeom prst="rect">
                      <a:avLst/>
                    </a:prstGeom>
                    <a:noFill/>
                    <a:ln w="9525">
                      <a:noFill/>
                      <a:miter lim="800000"/>
                      <a:headEnd/>
                      <a:tailEnd/>
                    </a:ln>
                  </pic:spPr>
                </pic:pic>
              </a:graphicData>
            </a:graphic>
          </wp:inline>
        </w:drawing>
      </w:r>
    </w:p>
    <w:p>
      <w:pPr>
        <w:pStyle w:val="5"/>
      </w:pPr>
      <w:r>
        <w:rPr>
          <w:rFonts w:hint="eastAsia"/>
        </w:rPr>
        <w:t xml:space="preserve">API </w:t>
      </w:r>
      <w:r>
        <w:rPr>
          <w:rFonts w:hint="eastAsia" w:eastAsiaTheme="minorEastAsia"/>
        </w:rPr>
        <w:t>GET</w:t>
      </w:r>
      <w:r>
        <w:rPr>
          <w:rFonts w:hint="eastAsia"/>
        </w:rPr>
        <w:t>请求</w:t>
      </w:r>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646464"/>
                <w:sz w:val="18"/>
                <w:szCs w:val="18"/>
              </w:rPr>
              <w:t>@RequestMapping</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"/users/{name}"</w:t>
            </w:r>
            <w:r>
              <w:rPr>
                <w:rFonts w:ascii="Arial" w:hAnsi="Arial" w:cs="Arial" w:eastAsiaTheme="minorEastAsia"/>
                <w:color w:val="000000"/>
                <w:sz w:val="18"/>
                <w:szCs w:val="18"/>
              </w:rPr>
              <w:t>, method = RequestMethod.</w:t>
            </w:r>
            <w:r>
              <w:rPr>
                <w:rFonts w:ascii="Arial" w:hAnsi="Arial" w:cs="Arial" w:eastAsiaTheme="minorEastAsia"/>
                <w:b/>
                <w:bCs/>
                <w:i/>
                <w:iCs/>
                <w:color w:val="0000C0"/>
                <w:sz w:val="18"/>
                <w:szCs w:val="18"/>
              </w:rPr>
              <w:t>GET</w:t>
            </w:r>
            <w:r>
              <w:rPr>
                <w:rFonts w:ascii="Arial" w:hAnsi="Arial" w:cs="Arial" w:eastAsiaTheme="minorEastAsia"/>
                <w:color w:val="000000"/>
                <w:sz w:val="18"/>
                <w:szCs w:val="18"/>
              </w:rPr>
              <w:t xml:space="preserve">, produces = </w:t>
            </w:r>
            <w:r>
              <w:rPr>
                <w:rFonts w:ascii="Arial" w:hAnsi="Arial" w:cs="Arial" w:eastAsiaTheme="minorEastAsia"/>
                <w:color w:val="2A00FF"/>
                <w:sz w:val="18"/>
                <w:szCs w:val="18"/>
              </w:rPr>
              <w:t>"application/json; charset=utf-8"</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646464"/>
                <w:sz w:val="18"/>
                <w:szCs w:val="18"/>
              </w:rPr>
              <w:t>@ApiOperation</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w:t>
            </w:r>
            <w:r>
              <w:rPr>
                <w:rFonts w:ascii="Arial" w:hAnsi="Courier New" w:cs="Arial" w:eastAsiaTheme="minorEastAsia"/>
                <w:color w:val="2A00FF"/>
                <w:sz w:val="18"/>
                <w:szCs w:val="18"/>
              </w:rPr>
              <w:t>根据用户名获取用户对象</w:t>
            </w:r>
            <w:r>
              <w:rPr>
                <w:rFonts w:ascii="Arial" w:hAnsi="Arial" w:cs="Arial" w:eastAsiaTheme="minorEastAsia"/>
                <w:color w:val="2A00FF"/>
                <w:sz w:val="18"/>
                <w:szCs w:val="18"/>
              </w:rPr>
              <w:t>"</w:t>
            </w:r>
            <w:r>
              <w:rPr>
                <w:rFonts w:ascii="Arial" w:hAnsi="Arial" w:cs="Arial" w:eastAsiaTheme="minorEastAsia"/>
                <w:color w:val="000000"/>
                <w:sz w:val="18"/>
                <w:szCs w:val="18"/>
              </w:rPr>
              <w:t xml:space="preserve">, httpMethod = </w:t>
            </w:r>
            <w:r>
              <w:rPr>
                <w:rFonts w:ascii="Arial" w:hAnsi="Arial" w:cs="Arial" w:eastAsiaTheme="minorEastAsia"/>
                <w:color w:val="2A00FF"/>
                <w:sz w:val="18"/>
                <w:szCs w:val="18"/>
              </w:rPr>
              <w:t>"GET"</w:t>
            </w:r>
            <w:r>
              <w:rPr>
                <w:rFonts w:ascii="Arial" w:hAnsi="Arial" w:cs="Arial" w:eastAsiaTheme="minorEastAsia"/>
                <w:color w:val="000000"/>
                <w:sz w:val="18"/>
                <w:szCs w:val="18"/>
              </w:rPr>
              <w:t>, response = String.</w:t>
            </w:r>
            <w:r>
              <w:rPr>
                <w:rFonts w:ascii="Arial" w:hAnsi="Arial" w:cs="Arial" w:eastAsiaTheme="minorEastAsia"/>
                <w:b/>
                <w:bCs/>
                <w:color w:val="7F0055"/>
                <w:sz w:val="18"/>
                <w:szCs w:val="18"/>
              </w:rPr>
              <w:t>class</w:t>
            </w:r>
            <w:r>
              <w:rPr>
                <w:rFonts w:ascii="Arial" w:hAnsi="Arial" w:cs="Arial" w:eastAsiaTheme="minorEastAsia"/>
                <w:color w:val="000000"/>
                <w:sz w:val="18"/>
                <w:szCs w:val="18"/>
              </w:rPr>
              <w:t xml:space="preserve">, notes = </w:t>
            </w:r>
            <w:r>
              <w:rPr>
                <w:rFonts w:ascii="Arial" w:hAnsi="Arial" w:cs="Arial" w:eastAsiaTheme="minorEastAsia"/>
                <w:color w:val="2A00FF"/>
                <w:sz w:val="18"/>
                <w:szCs w:val="18"/>
              </w:rPr>
              <w:t>"</w:t>
            </w:r>
            <w:r>
              <w:rPr>
                <w:rFonts w:ascii="Arial" w:hAnsi="Courier New" w:cs="Arial" w:eastAsiaTheme="minorEastAsia"/>
                <w:color w:val="2A00FF"/>
                <w:sz w:val="18"/>
                <w:szCs w:val="18"/>
              </w:rPr>
              <w:t>详细描述：</w:t>
            </w:r>
            <w:r>
              <w:rPr>
                <w:rFonts w:ascii="Arial" w:hAnsi="Arial" w:cs="Arial" w:eastAsiaTheme="minorEastAsia"/>
                <w:color w:val="2A00FF"/>
                <w:sz w:val="18"/>
                <w:szCs w:val="18"/>
              </w:rPr>
              <w:t>1.name;2.password"</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b/>
                <w:bCs/>
                <w:color w:val="7F0055"/>
                <w:sz w:val="18"/>
                <w:szCs w:val="18"/>
              </w:rPr>
              <w:t>public</w:t>
            </w:r>
            <w:r>
              <w:rPr>
                <w:rFonts w:ascii="Arial" w:hAnsi="Arial" w:cs="Arial" w:eastAsiaTheme="minorEastAsia"/>
                <w:color w:val="000000"/>
                <w:sz w:val="18"/>
                <w:szCs w:val="18"/>
              </w:rPr>
              <w:t xml:space="preserve"> String getUserByName(</w:t>
            </w:r>
            <w:r>
              <w:rPr>
                <w:rFonts w:ascii="Arial" w:hAnsi="Arial" w:cs="Arial" w:eastAsiaTheme="minorEastAsia"/>
                <w:color w:val="646464"/>
                <w:sz w:val="18"/>
                <w:szCs w:val="18"/>
              </w:rPr>
              <w:t>@ApiParam</w:t>
            </w:r>
            <w:r>
              <w:rPr>
                <w:rFonts w:ascii="Arial" w:hAnsi="Arial" w:cs="Arial" w:eastAsiaTheme="minorEastAsia"/>
                <w:color w:val="000000"/>
                <w:sz w:val="18"/>
                <w:szCs w:val="18"/>
              </w:rPr>
              <w:t xml:space="preserve">(required = </w:t>
            </w:r>
            <w:r>
              <w:rPr>
                <w:rFonts w:ascii="Arial" w:hAnsi="Arial" w:cs="Arial" w:eastAsiaTheme="minorEastAsia"/>
                <w:b/>
                <w:bCs/>
                <w:color w:val="7F0055"/>
                <w:sz w:val="18"/>
                <w:szCs w:val="18"/>
              </w:rPr>
              <w:t>true</w:t>
            </w:r>
            <w:r>
              <w:rPr>
                <w:rFonts w:ascii="Arial" w:hAnsi="Arial" w:cs="Arial" w:eastAsiaTheme="minorEastAsia"/>
                <w:color w:val="000000"/>
                <w:sz w:val="18"/>
                <w:szCs w:val="18"/>
              </w:rPr>
              <w:t xml:space="preserve">, name = </w:t>
            </w:r>
            <w:r>
              <w:rPr>
                <w:rFonts w:ascii="Arial" w:hAnsi="Arial" w:cs="Arial" w:eastAsiaTheme="minorEastAsia"/>
                <w:color w:val="2A00FF"/>
                <w:sz w:val="18"/>
                <w:szCs w:val="18"/>
              </w:rPr>
              <w:t>"name"</w:t>
            </w:r>
            <w:r>
              <w:rPr>
                <w:rFonts w:ascii="Arial" w:hAnsi="Arial" w:cs="Arial" w:eastAsiaTheme="minorEastAsia"/>
                <w:color w:val="000000"/>
                <w:sz w:val="18"/>
                <w:szCs w:val="18"/>
              </w:rPr>
              <w:t xml:space="preserve">, value = </w:t>
            </w:r>
            <w:r>
              <w:rPr>
                <w:rFonts w:ascii="Arial" w:hAnsi="Arial" w:cs="Arial" w:eastAsiaTheme="minorEastAsia"/>
                <w:color w:val="2A00FF"/>
                <w:sz w:val="18"/>
                <w:szCs w:val="18"/>
              </w:rPr>
              <w:t>"</w:t>
            </w:r>
            <w:r>
              <w:rPr>
                <w:rFonts w:ascii="Arial" w:hAnsi="Courier New" w:cs="Arial" w:eastAsiaTheme="minorEastAsia"/>
                <w:color w:val="2A00FF"/>
                <w:sz w:val="18"/>
                <w:szCs w:val="18"/>
              </w:rPr>
              <w:t>用户名</w:t>
            </w:r>
            <w:r>
              <w:rPr>
                <w:rFonts w:ascii="Arial" w:hAnsi="Arial" w:cs="Arial" w:eastAsiaTheme="minorEastAsia"/>
                <w:color w:val="2A00FF"/>
                <w:sz w:val="18"/>
                <w:szCs w:val="18"/>
              </w:rPr>
              <w:t>"</w:t>
            </w:r>
            <w:r>
              <w:rPr>
                <w:rFonts w:ascii="Arial" w:hAnsi="Arial" w:cs="Arial" w:eastAsiaTheme="minorEastAsia"/>
                <w:color w:val="000000"/>
                <w:sz w:val="18"/>
                <w:szCs w:val="18"/>
              </w:rPr>
              <w:t xml:space="preserve">) </w:t>
            </w:r>
            <w:r>
              <w:rPr>
                <w:rFonts w:ascii="Arial" w:hAnsi="Arial" w:cs="Arial" w:eastAsiaTheme="minorEastAsia"/>
                <w:color w:val="646464"/>
                <w:sz w:val="18"/>
                <w:szCs w:val="18"/>
              </w:rPr>
              <w:t>@PathVariable</w:t>
            </w:r>
            <w:r>
              <w:rPr>
                <w:rFonts w:ascii="Arial" w:hAnsi="Arial" w:cs="Arial" w:eastAsiaTheme="minorEastAsia"/>
                <w:color w:val="000000"/>
                <w:sz w:val="18"/>
                <w:szCs w:val="18"/>
              </w:rPr>
              <w:t xml:space="preserve"> String </w:t>
            </w:r>
            <w:r>
              <w:rPr>
                <w:rFonts w:ascii="Arial" w:hAnsi="Arial" w:cs="Arial" w:eastAsiaTheme="minorEastAsia"/>
                <w:color w:val="6A3E3E"/>
                <w:sz w:val="18"/>
                <w:szCs w:val="18"/>
              </w:rPr>
              <w:t>name</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b/>
                <w:bCs/>
                <w:color w:val="7F0055"/>
                <w:sz w:val="18"/>
                <w:szCs w:val="18"/>
              </w:rPr>
              <w:t>throws</w:t>
            </w:r>
            <w:r>
              <w:rPr>
                <w:rFonts w:ascii="Arial" w:hAnsi="Arial" w:cs="Arial" w:eastAsiaTheme="minorEastAsia"/>
                <w:color w:val="000000"/>
                <w:sz w:val="18"/>
                <w:szCs w:val="18"/>
              </w:rPr>
              <w:t xml:space="preserve"> Exception {</w:t>
            </w:r>
          </w:p>
          <w:p>
            <w:pPr>
              <w:widowControl w:val="0"/>
              <w:autoSpaceDE w:val="0"/>
              <w:autoSpaceDN w:val="0"/>
              <w:adjustRightInd w:val="0"/>
              <w:rPr>
                <w:rFonts w:ascii="Arial" w:hAnsi="Arial" w:cs="Arial" w:eastAsiaTheme="minorEastAsia"/>
                <w:sz w:val="18"/>
                <w:szCs w:val="18"/>
              </w:rPr>
            </w:pP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b/>
                <w:bCs/>
                <w:color w:val="7F0055"/>
                <w:sz w:val="18"/>
                <w:szCs w:val="18"/>
              </w:rPr>
              <w:t>return</w:t>
            </w:r>
            <w:r>
              <w:rPr>
                <w:rFonts w:ascii="Arial" w:hAnsi="Arial" w:cs="Arial" w:eastAsiaTheme="minorEastAsia"/>
                <w:color w:val="000000"/>
                <w:sz w:val="18"/>
                <w:szCs w:val="18"/>
              </w:rPr>
              <w:t xml:space="preserve"> </w:t>
            </w:r>
            <w:r>
              <w:rPr>
                <w:rFonts w:ascii="Arial" w:hAnsi="Arial" w:cs="Arial" w:eastAsiaTheme="minorEastAsia"/>
                <w:color w:val="2A00FF"/>
                <w:sz w:val="18"/>
                <w:szCs w:val="18"/>
              </w:rPr>
              <w:t>"Your name is:"</w:t>
            </w:r>
            <w:r>
              <w:rPr>
                <w:rFonts w:ascii="Arial" w:hAnsi="Arial" w:cs="Arial" w:eastAsiaTheme="minorEastAsia"/>
                <w:color w:val="000000"/>
                <w:sz w:val="18"/>
                <w:szCs w:val="18"/>
              </w:rPr>
              <w:t xml:space="preserve"> + </w:t>
            </w:r>
            <w:r>
              <w:rPr>
                <w:rFonts w:ascii="Arial" w:hAnsi="Arial" w:cs="Arial" w:eastAsiaTheme="minorEastAsia"/>
                <w:color w:val="6A3E3E"/>
                <w:sz w:val="18"/>
                <w:szCs w:val="18"/>
              </w:rPr>
              <w:t>name</w:t>
            </w:r>
            <w:r>
              <w:rPr>
                <w:rFonts w:ascii="Arial" w:hAnsi="Arial" w:cs="Arial" w:eastAsiaTheme="minorEastAsia"/>
                <w:color w:val="000000"/>
                <w:sz w:val="18"/>
                <w:szCs w:val="18"/>
              </w:rPr>
              <w:t>;</w:t>
            </w:r>
          </w:p>
          <w:p>
            <w:pPr>
              <w:rPr>
                <w:rFonts w:eastAsiaTheme="minorEastAsia" w:cstheme="minorBidi"/>
              </w:rPr>
            </w:pPr>
            <w:r>
              <w:rPr>
                <w:rFonts w:ascii="Arial" w:hAnsi="Arial" w:cs="Arial" w:eastAsiaTheme="minorEastAsia"/>
                <w:color w:val="000000"/>
                <w:sz w:val="18"/>
                <w:szCs w:val="18"/>
              </w:rPr>
              <w:tab/>
            </w:r>
            <w:r>
              <w:rPr>
                <w:rFonts w:ascii="Arial" w:hAnsi="Arial" w:cs="Arial" w:eastAsiaTheme="minorEastAsia"/>
                <w:color w:val="000000"/>
                <w:sz w:val="18"/>
                <w:szCs w:val="18"/>
              </w:rPr>
              <w:t>}</w:t>
            </w:r>
          </w:p>
        </w:tc>
      </w:tr>
    </w:tbl>
    <w:p>
      <w:pPr>
        <w:rPr>
          <w:rFonts w:eastAsiaTheme="minorEastAsia"/>
        </w:rPr>
      </w:pPr>
      <w:r>
        <w:rPr>
          <w:rFonts w:hint="eastAsia" w:eastAsiaTheme="minorEastAsia"/>
        </w:rPr>
        <w:t>API 文档：</w:t>
      </w:r>
    </w:p>
    <w:p>
      <w:pPr>
        <w:pStyle w:val="5"/>
      </w:pPr>
      <w:r>
        <w:rPr>
          <w:rFonts w:hint="eastAsia"/>
        </w:rPr>
        <w:t xml:space="preserve">API </w:t>
      </w:r>
      <w:r>
        <w:rPr>
          <w:rFonts w:hint="eastAsia" w:eastAsiaTheme="minorEastAsia"/>
        </w:rPr>
        <w:t>DELETE</w:t>
      </w:r>
      <w:r>
        <w:rPr>
          <w:rFonts w:hint="eastAsia"/>
        </w:rPr>
        <w:t>请求</w:t>
      </w:r>
    </w:p>
    <w:tbl>
      <w:tblPr>
        <w:tblStyle w:val="3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646464"/>
                <w:sz w:val="18"/>
                <w:szCs w:val="18"/>
              </w:rPr>
              <w:t>@RequestMapping</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"/users/{id}"</w:t>
            </w:r>
            <w:r>
              <w:rPr>
                <w:rFonts w:ascii="Arial" w:hAnsi="Arial" w:cs="Arial" w:eastAsiaTheme="minorEastAsia"/>
                <w:color w:val="000000"/>
                <w:sz w:val="18"/>
                <w:szCs w:val="18"/>
              </w:rPr>
              <w:t>, method = RequestMethod.</w:t>
            </w:r>
            <w:r>
              <w:rPr>
                <w:rFonts w:ascii="Arial" w:hAnsi="Arial" w:cs="Arial" w:eastAsiaTheme="minorEastAsia"/>
                <w:b/>
                <w:bCs/>
                <w:i/>
                <w:iCs/>
                <w:color w:val="0000C0"/>
                <w:sz w:val="18"/>
                <w:szCs w:val="18"/>
              </w:rPr>
              <w:t>DELETE</w:t>
            </w:r>
            <w:r>
              <w:rPr>
                <w:rFonts w:ascii="Arial" w:hAnsi="Arial" w:cs="Arial" w:eastAsiaTheme="minorEastAsia"/>
                <w:color w:val="000000"/>
                <w:sz w:val="18"/>
                <w:szCs w:val="18"/>
              </w:rPr>
              <w:t xml:space="preserve">, produces = </w:t>
            </w:r>
            <w:r>
              <w:rPr>
                <w:rFonts w:ascii="Arial" w:hAnsi="Arial" w:cs="Arial" w:eastAsiaTheme="minorEastAsia"/>
                <w:color w:val="2A00FF"/>
                <w:sz w:val="18"/>
                <w:szCs w:val="18"/>
              </w:rPr>
              <w:t>"application/json; charset=utf-8"</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646464"/>
                <w:sz w:val="18"/>
                <w:szCs w:val="18"/>
              </w:rPr>
              <w:t>@ApiOperation</w:t>
            </w:r>
            <w:r>
              <w:rPr>
                <w:rFonts w:ascii="Arial" w:hAnsi="Arial" w:cs="Arial" w:eastAsiaTheme="minorEastAsia"/>
                <w:color w:val="000000"/>
                <w:sz w:val="18"/>
                <w:szCs w:val="18"/>
              </w:rPr>
              <w:t xml:space="preserve">(value = </w:t>
            </w:r>
            <w:r>
              <w:rPr>
                <w:rFonts w:ascii="Arial" w:hAnsi="Arial" w:cs="Arial" w:eastAsiaTheme="minorEastAsia"/>
                <w:color w:val="2A00FF"/>
                <w:sz w:val="18"/>
                <w:szCs w:val="18"/>
              </w:rPr>
              <w:t>"</w:t>
            </w:r>
            <w:r>
              <w:rPr>
                <w:rFonts w:ascii="Arial" w:hAnsi="Courier New" w:cs="Arial" w:eastAsiaTheme="minorEastAsia"/>
                <w:color w:val="2A00FF"/>
                <w:sz w:val="18"/>
                <w:szCs w:val="18"/>
              </w:rPr>
              <w:t>删除指定</w:t>
            </w:r>
            <w:r>
              <w:rPr>
                <w:rFonts w:ascii="Arial" w:hAnsi="Arial" w:cs="Arial" w:eastAsiaTheme="minorEastAsia"/>
                <w:color w:val="2A00FF"/>
                <w:sz w:val="18"/>
                <w:szCs w:val="18"/>
              </w:rPr>
              <w:t>ID</w:t>
            </w:r>
            <w:r>
              <w:rPr>
                <w:rFonts w:ascii="Arial" w:hAnsi="Courier New" w:cs="Arial" w:eastAsiaTheme="minorEastAsia"/>
                <w:color w:val="2A00FF"/>
                <w:sz w:val="18"/>
                <w:szCs w:val="18"/>
              </w:rPr>
              <w:t>的用户</w:t>
            </w:r>
            <w:r>
              <w:rPr>
                <w:rFonts w:ascii="Arial" w:hAnsi="Arial" w:cs="Arial" w:eastAsiaTheme="minorEastAsia"/>
                <w:color w:val="2A00FF"/>
                <w:sz w:val="18"/>
                <w:szCs w:val="18"/>
              </w:rPr>
              <w:t>"</w:t>
            </w:r>
            <w:r>
              <w:rPr>
                <w:rFonts w:ascii="Arial" w:hAnsi="Arial" w:cs="Arial" w:eastAsiaTheme="minorEastAsia"/>
                <w:color w:val="000000"/>
                <w:sz w:val="18"/>
                <w:szCs w:val="18"/>
              </w:rPr>
              <w:t xml:space="preserve">, httpMethod = </w:t>
            </w:r>
            <w:r>
              <w:rPr>
                <w:rFonts w:ascii="Arial" w:hAnsi="Arial" w:cs="Arial" w:eastAsiaTheme="minorEastAsia"/>
                <w:color w:val="2A00FF"/>
                <w:sz w:val="18"/>
                <w:szCs w:val="18"/>
              </w:rPr>
              <w:t>"DELETE"</w:t>
            </w:r>
            <w:r>
              <w:rPr>
                <w:rFonts w:ascii="Arial" w:hAnsi="Arial" w:cs="Arial" w:eastAsiaTheme="minorEastAsia"/>
                <w:color w:val="000000"/>
                <w:sz w:val="18"/>
                <w:szCs w:val="18"/>
              </w:rPr>
              <w:t xml:space="preserve">, notes = </w:t>
            </w:r>
            <w:r>
              <w:rPr>
                <w:rFonts w:ascii="Arial" w:hAnsi="Arial" w:cs="Arial" w:eastAsiaTheme="minorEastAsia"/>
                <w:color w:val="2A00FF"/>
                <w:sz w:val="18"/>
                <w:szCs w:val="18"/>
              </w:rPr>
              <w:t>"</w:t>
            </w:r>
            <w:r>
              <w:rPr>
                <w:rFonts w:ascii="Arial" w:hAnsi="Courier New" w:cs="Arial" w:eastAsiaTheme="minorEastAsia"/>
                <w:color w:val="2A00FF"/>
                <w:sz w:val="18"/>
                <w:szCs w:val="18"/>
              </w:rPr>
              <w:t>删除指定</w:t>
            </w:r>
            <w:r>
              <w:rPr>
                <w:rFonts w:ascii="Arial" w:hAnsi="Arial" w:cs="Arial" w:eastAsiaTheme="minorEastAsia"/>
                <w:color w:val="2A00FF"/>
                <w:sz w:val="18"/>
                <w:szCs w:val="18"/>
              </w:rPr>
              <w:t>ID</w:t>
            </w:r>
            <w:r>
              <w:rPr>
                <w:rFonts w:ascii="Arial" w:hAnsi="Courier New" w:cs="Arial" w:eastAsiaTheme="minorEastAsia"/>
                <w:color w:val="2A00FF"/>
                <w:sz w:val="18"/>
                <w:szCs w:val="18"/>
              </w:rPr>
              <w:t>用户</w:t>
            </w:r>
            <w:r>
              <w:rPr>
                <w:rFonts w:ascii="Arial" w:hAnsi="Arial" w:cs="Arial" w:eastAsiaTheme="minorEastAsia"/>
                <w:color w:val="2A00FF"/>
                <w:sz w:val="18"/>
                <w:szCs w:val="18"/>
              </w:rPr>
              <w:t>"</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b/>
                <w:bCs/>
                <w:color w:val="7F0055"/>
                <w:sz w:val="18"/>
                <w:szCs w:val="18"/>
              </w:rPr>
              <w:t>public</w:t>
            </w:r>
            <w:r>
              <w:rPr>
                <w:rFonts w:ascii="Arial" w:hAnsi="Arial" w:cs="Arial" w:eastAsiaTheme="minorEastAsia"/>
                <w:color w:val="000000"/>
                <w:sz w:val="18"/>
                <w:szCs w:val="18"/>
              </w:rPr>
              <w:t xml:space="preserve"> String delUserById(</w:t>
            </w:r>
            <w:r>
              <w:rPr>
                <w:rFonts w:ascii="Arial" w:hAnsi="Arial" w:cs="Arial" w:eastAsiaTheme="minorEastAsia"/>
                <w:color w:val="646464"/>
                <w:sz w:val="18"/>
                <w:szCs w:val="18"/>
              </w:rPr>
              <w:t>@ApiParam</w:t>
            </w:r>
            <w:r>
              <w:rPr>
                <w:rFonts w:ascii="Arial" w:hAnsi="Arial" w:cs="Arial" w:eastAsiaTheme="minorEastAsia"/>
                <w:color w:val="000000"/>
                <w:sz w:val="18"/>
                <w:szCs w:val="18"/>
              </w:rPr>
              <w:t xml:space="preserve">(required = </w:t>
            </w:r>
            <w:r>
              <w:rPr>
                <w:rFonts w:ascii="Arial" w:hAnsi="Arial" w:cs="Arial" w:eastAsiaTheme="minorEastAsia"/>
                <w:b/>
                <w:bCs/>
                <w:color w:val="7F0055"/>
                <w:sz w:val="18"/>
                <w:szCs w:val="18"/>
              </w:rPr>
              <w:t>true</w:t>
            </w:r>
            <w:r>
              <w:rPr>
                <w:rFonts w:ascii="Arial" w:hAnsi="Arial" w:cs="Arial" w:eastAsiaTheme="minorEastAsia"/>
                <w:color w:val="000000"/>
                <w:sz w:val="18"/>
                <w:szCs w:val="18"/>
              </w:rPr>
              <w:t xml:space="preserve">, name = </w:t>
            </w:r>
            <w:r>
              <w:rPr>
                <w:rFonts w:ascii="Arial" w:hAnsi="Arial" w:cs="Arial" w:eastAsiaTheme="minorEastAsia"/>
                <w:color w:val="2A00FF"/>
                <w:sz w:val="18"/>
                <w:szCs w:val="18"/>
              </w:rPr>
              <w:t>"id"</w:t>
            </w:r>
            <w:r>
              <w:rPr>
                <w:rFonts w:ascii="Arial" w:hAnsi="Arial" w:cs="Arial" w:eastAsiaTheme="minorEastAsia"/>
                <w:color w:val="000000"/>
                <w:sz w:val="18"/>
                <w:szCs w:val="18"/>
              </w:rPr>
              <w:t xml:space="preserve">, value = </w:t>
            </w:r>
            <w:r>
              <w:rPr>
                <w:rFonts w:ascii="Arial" w:hAnsi="Arial" w:cs="Arial" w:eastAsiaTheme="minorEastAsia"/>
                <w:color w:val="2A00FF"/>
                <w:sz w:val="18"/>
                <w:szCs w:val="18"/>
              </w:rPr>
              <w:t>"</w:t>
            </w:r>
            <w:r>
              <w:rPr>
                <w:rFonts w:ascii="Arial" w:hAnsi="Courier New" w:cs="Arial" w:eastAsiaTheme="minorEastAsia"/>
                <w:color w:val="2A00FF"/>
                <w:sz w:val="18"/>
                <w:szCs w:val="18"/>
              </w:rPr>
              <w:t>用户</w:t>
            </w:r>
            <w:r>
              <w:rPr>
                <w:rFonts w:ascii="Arial" w:hAnsi="Arial" w:cs="Arial" w:eastAsiaTheme="minorEastAsia"/>
                <w:color w:val="2A00FF"/>
                <w:sz w:val="18"/>
                <w:szCs w:val="18"/>
              </w:rPr>
              <w:t>ID"</w:t>
            </w:r>
            <w:r>
              <w:rPr>
                <w:rFonts w:ascii="Arial" w:hAnsi="Arial" w:cs="Arial" w:eastAsiaTheme="minorEastAsia"/>
                <w:color w:val="000000"/>
                <w:sz w:val="18"/>
                <w:szCs w:val="18"/>
              </w:rPr>
              <w:t xml:space="preserve">) </w:t>
            </w:r>
            <w:r>
              <w:rPr>
                <w:rFonts w:ascii="Arial" w:hAnsi="Arial" w:cs="Arial" w:eastAsiaTheme="minorEastAsia"/>
                <w:color w:val="646464"/>
                <w:sz w:val="18"/>
                <w:szCs w:val="18"/>
              </w:rPr>
              <w:t>@PathVariable</w:t>
            </w:r>
            <w:r>
              <w:rPr>
                <w:rFonts w:ascii="Arial" w:hAnsi="Arial" w:cs="Arial" w:eastAsiaTheme="minorEastAsia"/>
                <w:color w:val="000000"/>
                <w:sz w:val="18"/>
                <w:szCs w:val="18"/>
              </w:rPr>
              <w:t xml:space="preserve"> String </w:t>
            </w:r>
            <w:r>
              <w:rPr>
                <w:rFonts w:ascii="Arial" w:hAnsi="Arial" w:cs="Arial" w:eastAsiaTheme="minorEastAsia"/>
                <w:color w:val="6A3E3E"/>
                <w:sz w:val="18"/>
                <w:szCs w:val="18"/>
              </w:rPr>
              <w:t>id</w:t>
            </w:r>
            <w:r>
              <w:rPr>
                <w:rFonts w:ascii="Arial" w:hAnsi="Arial" w:cs="Arial" w:eastAsiaTheme="minorEastAsia"/>
                <w:color w:val="000000"/>
                <w:sz w:val="18"/>
                <w:szCs w:val="18"/>
              </w:rPr>
              <w:t>)</w:t>
            </w: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b/>
                <w:bCs/>
                <w:color w:val="7F0055"/>
                <w:sz w:val="18"/>
                <w:szCs w:val="18"/>
              </w:rPr>
              <w:t>throws</w:t>
            </w:r>
            <w:r>
              <w:rPr>
                <w:rFonts w:ascii="Arial" w:hAnsi="Arial" w:cs="Arial" w:eastAsiaTheme="minorEastAsia"/>
                <w:color w:val="000000"/>
                <w:sz w:val="18"/>
                <w:szCs w:val="18"/>
              </w:rPr>
              <w:t xml:space="preserve"> Exception {</w:t>
            </w:r>
          </w:p>
          <w:p>
            <w:pPr>
              <w:widowControl w:val="0"/>
              <w:autoSpaceDE w:val="0"/>
              <w:autoSpaceDN w:val="0"/>
              <w:adjustRightInd w:val="0"/>
              <w:rPr>
                <w:rFonts w:ascii="Arial" w:hAnsi="Arial" w:cs="Arial" w:eastAsiaTheme="minorEastAsia"/>
                <w:sz w:val="18"/>
                <w:szCs w:val="18"/>
              </w:rPr>
            </w:pPr>
          </w:p>
          <w:p>
            <w:pPr>
              <w:widowControl w:val="0"/>
              <w:autoSpaceDE w:val="0"/>
              <w:autoSpaceDN w:val="0"/>
              <w:adjustRightInd w:val="0"/>
              <w:rPr>
                <w:rFonts w:ascii="Arial" w:hAnsi="Arial" w:cs="Arial" w:eastAsiaTheme="minorEastAsia"/>
                <w:sz w:val="18"/>
                <w:szCs w:val="18"/>
              </w:rPr>
            </w:pPr>
            <w:r>
              <w:rPr>
                <w:rFonts w:ascii="Arial" w:hAnsi="Arial" w:cs="Arial" w:eastAsiaTheme="minorEastAsia"/>
                <w:color w:val="000000"/>
                <w:sz w:val="18"/>
                <w:szCs w:val="18"/>
              </w:rPr>
              <w:tab/>
            </w:r>
            <w:r>
              <w:rPr>
                <w:rFonts w:ascii="Arial" w:hAnsi="Arial" w:cs="Arial" w:eastAsiaTheme="minorEastAsia"/>
                <w:color w:val="000000"/>
                <w:sz w:val="18"/>
                <w:szCs w:val="18"/>
              </w:rPr>
              <w:tab/>
            </w:r>
            <w:r>
              <w:rPr>
                <w:rFonts w:ascii="Arial" w:hAnsi="Arial" w:cs="Arial" w:eastAsiaTheme="minorEastAsia"/>
                <w:b/>
                <w:bCs/>
                <w:color w:val="7F0055"/>
                <w:sz w:val="18"/>
                <w:szCs w:val="18"/>
              </w:rPr>
              <w:t>return</w:t>
            </w:r>
            <w:r>
              <w:rPr>
                <w:rFonts w:ascii="Arial" w:hAnsi="Arial" w:cs="Arial" w:eastAsiaTheme="minorEastAsia"/>
                <w:color w:val="000000"/>
                <w:sz w:val="18"/>
                <w:szCs w:val="18"/>
              </w:rPr>
              <w:t xml:space="preserve"> </w:t>
            </w:r>
            <w:r>
              <w:rPr>
                <w:rFonts w:ascii="Arial" w:hAnsi="Arial" w:cs="Arial" w:eastAsiaTheme="minorEastAsia"/>
                <w:color w:val="2A00FF"/>
                <w:sz w:val="18"/>
                <w:szCs w:val="18"/>
              </w:rPr>
              <w:t>"Your input id:"</w:t>
            </w:r>
            <w:r>
              <w:rPr>
                <w:rFonts w:ascii="Arial" w:hAnsi="Arial" w:cs="Arial" w:eastAsiaTheme="minorEastAsia"/>
                <w:color w:val="000000"/>
                <w:sz w:val="18"/>
                <w:szCs w:val="18"/>
              </w:rPr>
              <w:t xml:space="preserve"> + </w:t>
            </w:r>
            <w:r>
              <w:rPr>
                <w:rFonts w:ascii="Arial" w:hAnsi="Arial" w:cs="Arial" w:eastAsiaTheme="minorEastAsia"/>
                <w:color w:val="6A3E3E"/>
                <w:sz w:val="18"/>
                <w:szCs w:val="18"/>
              </w:rPr>
              <w:t>id</w:t>
            </w:r>
            <w:r>
              <w:rPr>
                <w:rFonts w:ascii="Arial" w:hAnsi="Arial" w:cs="Arial" w:eastAsiaTheme="minorEastAsia"/>
                <w:color w:val="000000"/>
                <w:sz w:val="18"/>
                <w:szCs w:val="18"/>
              </w:rPr>
              <w:t>;</w:t>
            </w:r>
          </w:p>
          <w:p>
            <w:pPr>
              <w:rPr>
                <w:rFonts w:eastAsiaTheme="minorEastAsia" w:cstheme="minorBidi"/>
              </w:rPr>
            </w:pPr>
            <w:r>
              <w:rPr>
                <w:rFonts w:ascii="Arial" w:hAnsi="Arial" w:cs="Arial" w:eastAsiaTheme="minorEastAsia"/>
                <w:color w:val="000000"/>
                <w:sz w:val="18"/>
                <w:szCs w:val="18"/>
              </w:rPr>
              <w:tab/>
            </w:r>
            <w:r>
              <w:rPr>
                <w:rFonts w:ascii="Arial" w:hAnsi="Arial" w:cs="Arial" w:eastAsiaTheme="minorEastAsia"/>
                <w:color w:val="000000"/>
                <w:sz w:val="18"/>
                <w:szCs w:val="18"/>
              </w:rPr>
              <w:t>}</w:t>
            </w:r>
          </w:p>
        </w:tc>
      </w:tr>
    </w:tbl>
    <w:p>
      <w:pPr>
        <w:rPr>
          <w:rFonts w:eastAsiaTheme="minorEastAsia"/>
        </w:rPr>
      </w:pPr>
      <w:r>
        <w:rPr>
          <w:rFonts w:hint="eastAsia" w:eastAsiaTheme="minorEastAsia"/>
        </w:rPr>
        <w:t>API 文档：</w:t>
      </w:r>
    </w:p>
    <w:p>
      <w:pPr>
        <w:jc w:val="center"/>
        <w:rPr>
          <w:rFonts w:hint="eastAsia"/>
        </w:rPr>
      </w:pPr>
      <w:r>
        <w:rPr>
          <w:rFonts w:hint="eastAsia" w:eastAsiaTheme="minorEastAsia"/>
        </w:rPr>
        <w:drawing>
          <wp:inline distT="0" distB="0" distL="0" distR="0">
            <wp:extent cx="5267325" cy="3064510"/>
            <wp:effectExtent l="0" t="0" r="0" b="889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67325" cy="3064510"/>
                    </a:xfrm>
                    <a:prstGeom prst="rect">
                      <a:avLst/>
                    </a:prstGeom>
                    <a:noFill/>
                    <a:ln w="9525">
                      <a:noFill/>
                      <a:miter lim="800000"/>
                      <a:headEnd/>
                      <a:tailEnd/>
                    </a:ln>
                  </pic:spPr>
                </pic:pic>
              </a:graphicData>
            </a:graphic>
          </wp:inline>
        </w:drawing>
      </w:r>
    </w:p>
    <w:p>
      <w:pPr>
        <w:jc w:val="center"/>
        <w:rPr>
          <w:rFonts w:hint="eastAsia"/>
        </w:rPr>
      </w:pPr>
    </w:p>
    <w:p>
      <w:pPr>
        <w:pStyle w:val="2"/>
      </w:pPr>
      <w:bookmarkStart w:id="1009" w:name="_Toc375811841"/>
      <w:bookmarkStart w:id="1010" w:name="_Toc1731020419"/>
      <w:bookmarkStart w:id="1011" w:name="_Toc1496588450"/>
      <w:bookmarkStart w:id="1012" w:name="_Toc377553177"/>
      <w:r>
        <w:rPr>
          <w:rFonts w:hint="default"/>
        </w:rPr>
        <w:t>Code Review流程及规范</w:t>
      </w:r>
      <w:bookmarkEnd w:id="1009"/>
      <w:bookmarkEnd w:id="1010"/>
      <w:bookmarkEnd w:id="1011"/>
      <w:bookmarkEnd w:id="1012"/>
    </w:p>
    <w:p>
      <w:pPr>
        <w:pStyle w:val="72"/>
        <w:keepNext w:val="0"/>
        <w:keepLines w:val="0"/>
        <w:widowControl w:val="0"/>
        <w:numPr>
          <w:ilvl w:val="-1"/>
          <w:numId w:val="0"/>
        </w:numPr>
        <w:suppressLineNumbers w:val="0"/>
        <w:shd w:val="clear" w:fill="FFFFFF"/>
        <w:ind w:left="0" w:firstLine="0" w:firstLineChars="0"/>
        <w:jc w:val="both"/>
        <w:rPr>
          <w:rFonts w:hint="eastAsia" w:ascii="Times New Roman" w:hAnsi="Times New Roman" w:cs="Times New Roman"/>
          <w:i w:val="0"/>
          <w:caps w:val="0"/>
          <w:spacing w:val="0"/>
          <w:sz w:val="24"/>
          <w:szCs w:val="24"/>
        </w:rPr>
      </w:pPr>
    </w:p>
    <w:p>
      <w:pPr>
        <w:pStyle w:val="72"/>
        <w:widowControl w:val="0"/>
        <w:numPr>
          <w:ilvl w:val="0"/>
          <w:numId w:val="59"/>
        </w:numPr>
        <w:ind w:left="420" w:hanging="420" w:hangingChars="175"/>
        <w:jc w:val="both"/>
        <w:rPr>
          <w:rFonts w:hint="eastAsia" w:ascii="Times New Roman" w:hAnsi="Times New Roman" w:cs="Times New Roman"/>
          <w:i w:val="0"/>
          <w:caps w:val="0"/>
          <w:spacing w:val="0"/>
          <w:sz w:val="24"/>
          <w:szCs w:val="24"/>
          <w:lang w:bidi="ar"/>
        </w:rPr>
      </w:pPr>
      <w:r>
        <w:rPr>
          <w:rFonts w:hint="eastAsia" w:ascii="Times New Roman" w:hAnsi="Times New Roman" w:eastAsia="SimSun" w:cs="Times New Roman"/>
          <w:i w:val="0"/>
          <w:caps w:val="0"/>
          <w:spacing w:val="0"/>
          <w:kern w:val="0"/>
          <w:sz w:val="24"/>
          <w:szCs w:val="24"/>
          <w:shd w:val="clear"/>
          <w:lang w:val="en-US" w:eastAsia="zh-CN" w:bidi="ar"/>
        </w:rPr>
        <w:t>统一采用git merge request机制，</w:t>
      </w:r>
      <w:r>
        <w:rPr>
          <w:rFonts w:hint="eastAsia" w:ascii="Times New Roman" w:hAnsi="Times New Roman" w:eastAsia="SimSun" w:cs="Times New Roman"/>
          <w:i w:val="0"/>
          <w:caps w:val="0"/>
          <w:spacing w:val="0"/>
          <w:kern w:val="0"/>
          <w:sz w:val="24"/>
          <w:szCs w:val="24"/>
          <w:shd w:val="clear"/>
          <w:lang w:eastAsia="zh-CN" w:bidi="ar"/>
        </w:rPr>
        <w:t>可参考“</w:t>
      </w:r>
      <w:r>
        <w:rPr>
          <w:rFonts w:hint="eastAsia" w:ascii="Times New Roman" w:hAnsi="Times New Roman" w:eastAsia="SimSun" w:cs="Times New Roman"/>
          <w:i w:val="0"/>
          <w:caps w:val="0"/>
          <w:spacing w:val="0"/>
          <w:kern w:val="0"/>
          <w:sz w:val="24"/>
          <w:szCs w:val="24"/>
          <w:shd w:val="clear"/>
          <w:lang w:val="en-US" w:eastAsia="zh-CN" w:bidi="ar"/>
        </w:rPr>
        <w:fldChar w:fldCharType="begin"/>
      </w:r>
      <w:r>
        <w:rPr>
          <w:rFonts w:hint="eastAsia" w:ascii="Times New Roman" w:hAnsi="Times New Roman" w:eastAsia="SimSun" w:cs="Times New Roman"/>
          <w:i w:val="0"/>
          <w:caps w:val="0"/>
          <w:spacing w:val="0"/>
          <w:kern w:val="0"/>
          <w:sz w:val="24"/>
          <w:szCs w:val="24"/>
          <w:shd w:val="clear"/>
          <w:lang w:val="en-US" w:eastAsia="zh-CN" w:bidi="ar"/>
        </w:rPr>
        <w:instrText xml:space="preserve"> HYPERLINK "https://www.jianshu.com/p/6bcd082101c1" </w:instrText>
      </w:r>
      <w:r>
        <w:rPr>
          <w:rFonts w:hint="eastAsia" w:ascii="Times New Roman" w:hAnsi="Times New Roman" w:eastAsia="SimSun" w:cs="Times New Roman"/>
          <w:i w:val="0"/>
          <w:caps w:val="0"/>
          <w:spacing w:val="0"/>
          <w:kern w:val="0"/>
          <w:sz w:val="24"/>
          <w:szCs w:val="24"/>
          <w:shd w:val="clear"/>
          <w:lang w:val="en-US" w:eastAsia="zh-CN" w:bidi="ar"/>
        </w:rPr>
        <w:fldChar w:fldCharType="separate"/>
      </w:r>
      <w:r>
        <w:rPr>
          <w:rFonts w:hint="eastAsia" w:ascii="Times New Roman" w:hAnsi="Times New Roman" w:eastAsia="SimSun" w:cs="Times New Roman"/>
          <w:i w:val="0"/>
          <w:caps w:val="0"/>
          <w:spacing w:val="0"/>
          <w:kern w:val="0"/>
          <w:sz w:val="24"/>
          <w:szCs w:val="24"/>
          <w:shd w:val="clear"/>
          <w:lang w:val="en-US" w:eastAsia="zh-CN" w:bidi="ar"/>
        </w:rPr>
        <w:t>操作步骤</w:t>
      </w:r>
      <w:r>
        <w:rPr>
          <w:rFonts w:hint="eastAsia" w:ascii="Times New Roman" w:hAnsi="Times New Roman" w:eastAsia="SimSun" w:cs="Times New Roman"/>
          <w:i w:val="0"/>
          <w:caps w:val="0"/>
          <w:spacing w:val="0"/>
          <w:kern w:val="0"/>
          <w:sz w:val="24"/>
          <w:szCs w:val="24"/>
          <w:shd w:val="clear"/>
          <w:lang w:val="en-US" w:eastAsia="zh-CN" w:bidi="ar"/>
        </w:rPr>
        <w:fldChar w:fldCharType="end"/>
      </w:r>
      <w:r>
        <w:rPr>
          <w:rFonts w:hint="eastAsia" w:ascii="Times New Roman" w:hAnsi="Times New Roman" w:eastAsia="SimSun" w:cs="Times New Roman"/>
          <w:i w:val="0"/>
          <w:caps w:val="0"/>
          <w:spacing w:val="0"/>
          <w:kern w:val="0"/>
          <w:sz w:val="24"/>
          <w:szCs w:val="24"/>
          <w:shd w:val="clear"/>
          <w:lang w:eastAsia="zh-CN" w:bidi="ar"/>
        </w:rPr>
        <w:t>”。</w:t>
      </w:r>
      <w:r>
        <w:rPr>
          <w:rFonts w:hint="eastAsia" w:ascii="Times New Roman" w:hAnsi="Times New Roman" w:cs="Times New Roman"/>
          <w:i w:val="0"/>
          <w:caps w:val="0"/>
          <w:spacing w:val="0"/>
          <w:sz w:val="24"/>
          <w:szCs w:val="24"/>
          <w:lang w:bidi="ar"/>
        </w:rPr>
        <w:t>简而言之，有以下几个步骤：</w:t>
      </w:r>
    </w:p>
    <w:p>
      <w:pPr>
        <w:pStyle w:val="72"/>
        <w:widowControl w:val="0"/>
        <w:numPr>
          <w:ilvl w:val="1"/>
          <w:numId w:val="59"/>
        </w:numPr>
        <w:ind w:left="840" w:hanging="420" w:firstLineChars="0"/>
        <w:jc w:val="both"/>
        <w:rPr>
          <w:rFonts w:hint="eastAsia" w:ascii="Times New Roman" w:hAnsi="Times New Roman" w:cs="Times New Roman"/>
          <w:i w:val="0"/>
          <w:caps w:val="0"/>
          <w:spacing w:val="0"/>
          <w:sz w:val="24"/>
          <w:szCs w:val="24"/>
          <w:lang w:bidi="ar"/>
        </w:rPr>
      </w:pPr>
      <w:r>
        <w:rPr>
          <w:rFonts w:hint="eastAsia" w:ascii="Times New Roman" w:hAnsi="Times New Roman" w:cs="Times New Roman"/>
          <w:i w:val="0"/>
          <w:caps w:val="0"/>
          <w:spacing w:val="0"/>
          <w:sz w:val="24"/>
          <w:szCs w:val="24"/>
          <w:lang w:bidi="ar"/>
        </w:rPr>
        <w:t>Step 1：创建项目（这步可以省略）</w:t>
      </w:r>
    </w:p>
    <w:p>
      <w:pPr>
        <w:pStyle w:val="72"/>
        <w:widowControl w:val="0"/>
        <w:numPr>
          <w:ilvl w:val="1"/>
          <w:numId w:val="59"/>
        </w:numPr>
        <w:ind w:left="840" w:hanging="420" w:firstLineChars="0"/>
        <w:jc w:val="both"/>
        <w:rPr>
          <w:rFonts w:hint="eastAsia" w:ascii="Times New Roman" w:hAnsi="Times New Roman" w:cs="Times New Roman"/>
          <w:i w:val="0"/>
          <w:caps w:val="0"/>
          <w:spacing w:val="0"/>
          <w:sz w:val="24"/>
          <w:szCs w:val="24"/>
          <w:lang w:bidi="ar"/>
        </w:rPr>
      </w:pPr>
      <w:r>
        <w:rPr>
          <w:rFonts w:hint="eastAsia" w:ascii="Times New Roman" w:hAnsi="Times New Roman" w:cs="Times New Roman"/>
          <w:i w:val="0"/>
          <w:caps w:val="0"/>
          <w:spacing w:val="0"/>
          <w:sz w:val="24"/>
          <w:szCs w:val="24"/>
          <w:lang w:bidi="ar"/>
        </w:rPr>
        <w:t>Step 2：源仓库的构建（大家只要看最后的fork就行了）</w:t>
      </w:r>
    </w:p>
    <w:p>
      <w:pPr>
        <w:pStyle w:val="72"/>
        <w:widowControl w:val="0"/>
        <w:numPr>
          <w:ilvl w:val="1"/>
          <w:numId w:val="59"/>
        </w:numPr>
        <w:ind w:left="840" w:hanging="420" w:firstLineChars="0"/>
        <w:jc w:val="both"/>
        <w:rPr>
          <w:rFonts w:hint="eastAsia" w:ascii="Times New Roman" w:hAnsi="Times New Roman" w:cs="Times New Roman"/>
          <w:i w:val="0"/>
          <w:caps w:val="0"/>
          <w:spacing w:val="0"/>
          <w:sz w:val="24"/>
          <w:szCs w:val="24"/>
          <w:lang w:bidi="ar"/>
        </w:rPr>
      </w:pPr>
      <w:r>
        <w:rPr>
          <w:rFonts w:hint="eastAsia" w:ascii="Times New Roman" w:hAnsi="Times New Roman" w:cs="Times New Roman"/>
          <w:i w:val="0"/>
          <w:caps w:val="0"/>
          <w:spacing w:val="0"/>
          <w:sz w:val="24"/>
          <w:szCs w:val="24"/>
          <w:lang w:bidi="ar"/>
        </w:rPr>
        <w:t>Step 3：在自己的项目上进行开发</w:t>
      </w:r>
    </w:p>
    <w:p>
      <w:pPr>
        <w:pStyle w:val="72"/>
        <w:widowControl w:val="0"/>
        <w:numPr>
          <w:ilvl w:val="1"/>
          <w:numId w:val="59"/>
        </w:numPr>
        <w:ind w:left="840" w:hanging="420" w:firstLineChars="0"/>
        <w:jc w:val="both"/>
        <w:rPr>
          <w:rFonts w:hint="eastAsia" w:ascii="Times New Roman" w:hAnsi="Times New Roman" w:cs="Times New Roman"/>
          <w:i w:val="0"/>
          <w:caps w:val="0"/>
          <w:spacing w:val="0"/>
          <w:sz w:val="24"/>
          <w:szCs w:val="24"/>
          <w:lang w:bidi="ar"/>
        </w:rPr>
      </w:pPr>
      <w:r>
        <w:rPr>
          <w:rFonts w:hint="eastAsia" w:ascii="Times New Roman" w:hAnsi="Times New Roman" w:cs="Times New Roman"/>
          <w:i w:val="0"/>
          <w:caps w:val="0"/>
          <w:spacing w:val="0"/>
          <w:sz w:val="24"/>
          <w:szCs w:val="24"/>
          <w:lang w:bidi="ar"/>
        </w:rPr>
        <w:t>Step 4：向管理员提交pull request</w:t>
      </w:r>
    </w:p>
    <w:p>
      <w:pPr>
        <w:pStyle w:val="72"/>
        <w:widowControl w:val="0"/>
        <w:numPr>
          <w:ilvl w:val="1"/>
          <w:numId w:val="59"/>
        </w:numPr>
        <w:ind w:left="840" w:hanging="420" w:firstLineChars="0"/>
        <w:jc w:val="both"/>
        <w:rPr>
          <w:rFonts w:hint="eastAsia" w:ascii="Times New Roman" w:hAnsi="Times New Roman" w:cs="Times New Roman"/>
          <w:i w:val="0"/>
          <w:caps w:val="0"/>
          <w:spacing w:val="0"/>
          <w:sz w:val="24"/>
          <w:szCs w:val="24"/>
          <w:lang w:bidi="ar"/>
        </w:rPr>
      </w:pPr>
      <w:r>
        <w:rPr>
          <w:rFonts w:hint="eastAsia" w:ascii="Times New Roman" w:hAnsi="Times New Roman" w:cs="Times New Roman"/>
          <w:i w:val="0"/>
          <w:caps w:val="0"/>
          <w:spacing w:val="0"/>
          <w:sz w:val="24"/>
          <w:szCs w:val="24"/>
          <w:lang w:bidi="ar"/>
        </w:rPr>
        <w:t>Step 5</w:t>
      </w:r>
      <w:r>
        <w:rPr>
          <w:rFonts w:hint="default" w:cs="Times New Roman"/>
          <w:i w:val="0"/>
          <w:caps w:val="0"/>
          <w:spacing w:val="0"/>
          <w:sz w:val="24"/>
          <w:szCs w:val="24"/>
          <w:lang w:bidi="ar"/>
        </w:rPr>
        <w:t>：</w:t>
      </w:r>
      <w:r>
        <w:rPr>
          <w:rFonts w:hint="eastAsia" w:ascii="Times New Roman" w:hAnsi="Times New Roman" w:cs="Times New Roman"/>
          <w:i w:val="0"/>
          <w:caps w:val="0"/>
          <w:spacing w:val="0"/>
          <w:sz w:val="24"/>
          <w:szCs w:val="24"/>
          <w:lang w:bidi="ar"/>
        </w:rPr>
        <w:t>Code</w:t>
      </w:r>
      <w:r>
        <w:rPr>
          <w:rFonts w:hint="default" w:cs="Times New Roman"/>
          <w:i w:val="0"/>
          <w:caps w:val="0"/>
          <w:spacing w:val="0"/>
          <w:sz w:val="24"/>
          <w:szCs w:val="24"/>
          <w:lang w:bidi="ar"/>
        </w:rPr>
        <w:t xml:space="preserve"> </w:t>
      </w:r>
      <w:r>
        <w:rPr>
          <w:rFonts w:hint="eastAsia" w:ascii="Times New Roman" w:hAnsi="Times New Roman" w:cs="Times New Roman"/>
          <w:i w:val="0"/>
          <w:caps w:val="0"/>
          <w:spacing w:val="0"/>
          <w:sz w:val="24"/>
          <w:szCs w:val="24"/>
          <w:lang w:bidi="ar"/>
        </w:rPr>
        <w:t>Review</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在代码开发提交时进行（review 时必须描述出功能及缺陷列表）</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系统自动把CR的结果邮件周知到项目团队</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生产bug责任追踪到code review相关人</w:t>
      </w:r>
      <w:r>
        <w:rPr>
          <w:rFonts w:hint="default" w:cs="Times New Roman"/>
          <w:i w:val="0"/>
          <w:caps w:val="0"/>
          <w:spacing w:val="0"/>
          <w:kern w:val="0"/>
          <w:sz w:val="24"/>
          <w:szCs w:val="24"/>
          <w:shd w:val="clear"/>
          <w:lang w:eastAsia="zh-CN" w:bidi="ar"/>
        </w:rPr>
        <w:t>，建议编写者与review者四六开。</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业务组集中review 每周或者每月一次</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开发在提测时，分析当前项目分支的CR日志，如果发现没有CR日志记录，则不允许提测</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周报上体现（业务组别、项目名、review人次、缺陷数量、生产bug数量、项目是否冒烟打回）</w:t>
      </w:r>
    </w:p>
    <w:p>
      <w:pPr>
        <w:pStyle w:val="72"/>
        <w:keepNext w:val="0"/>
        <w:keepLines w:val="0"/>
        <w:widowControl w:val="0"/>
        <w:numPr>
          <w:ilvl w:val="0"/>
          <w:numId w:val="59"/>
        </w:numPr>
        <w:suppressLineNumbers w:val="0"/>
        <w:shd w:val="clear"/>
        <w:ind w:left="0" w:firstLine="0" w:firstLineChars="0"/>
        <w:jc w:val="both"/>
        <w:rPr>
          <w:rFonts w:hint="eastAsia" w:ascii="Times New Roman" w:hAnsi="Times New Roman" w:cs="Times New Roman"/>
          <w:i w:val="0"/>
          <w:caps w:val="0"/>
          <w:spacing w:val="0"/>
          <w:sz w:val="24"/>
          <w:szCs w:val="24"/>
        </w:rPr>
      </w:pPr>
      <w:r>
        <w:rPr>
          <w:rFonts w:hint="eastAsia" w:ascii="Times New Roman" w:hAnsi="Times New Roman" w:eastAsia="SimSun" w:cs="Times New Roman"/>
          <w:i w:val="0"/>
          <w:caps w:val="0"/>
          <w:spacing w:val="0"/>
          <w:kern w:val="0"/>
          <w:sz w:val="24"/>
          <w:szCs w:val="24"/>
          <w:shd w:val="clear"/>
          <w:lang w:val="en-US" w:eastAsia="zh-CN" w:bidi="ar"/>
        </w:rPr>
        <w:t>好的review后的好建议补充道代码规范中</w:t>
      </w:r>
    </w:p>
    <w:p>
      <w:pPr>
        <w:jc w:val="center"/>
        <w:rPr>
          <w:rFonts w:hint="eastAsia"/>
        </w:rPr>
      </w:pPr>
    </w:p>
    <w:sectPr>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等线 Light">
    <w:altName w:val="SimSun"/>
    <w:panose1 w:val="02010600030101010101"/>
    <w:charset w:val="86"/>
    <w:family w:val="script"/>
    <w:pitch w:val="default"/>
    <w:sig w:usb0="00000000" w:usb1="00000000" w:usb2="00000016" w:usb3="00000000" w:csb0="0004000F" w:csb1="00000000"/>
  </w:font>
  <w:font w:name="DengXian Light">
    <w:altName w:val="Gubbi"/>
    <w:panose1 w:val="00000000000000000000"/>
    <w:charset w:val="00"/>
    <w:family w:val="auto"/>
    <w:pitch w:val="default"/>
    <w:sig w:usb0="00000000" w:usb1="00000000" w:usb2="00000000" w:usb3="00000000" w:csb0="00000000" w:csb1="00000000"/>
  </w:font>
  <w:font w:name="DengXian">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modern"/>
    <w:pitch w:val="default"/>
    <w:sig w:usb0="E00002FF" w:usb1="400004FF" w:usb2="00000000" w:usb3="00000000" w:csb0="2000019F" w:csb1="00000000"/>
  </w:font>
  <w:font w:name="Microsoft YaHei">
    <w:panose1 w:val="020B0503020204020204"/>
    <w:charset w:val="86"/>
    <w:family w:val="modern"/>
    <w:pitch w:val="default"/>
    <w:sig w:usb0="80000287" w:usb1="28CF3C52" w:usb2="00000016" w:usb3="00000000" w:csb0="0004001F" w:csb1="00000000"/>
  </w:font>
  <w:font w:name="FangSong">
    <w:panose1 w:val="02010609060101010101"/>
    <w:charset w:val="86"/>
    <w:family w:val="auto"/>
    <w:pitch w:val="default"/>
    <w:sig w:usb0="800002BF" w:usb1="38CF7CFA" w:usb2="00000016" w:usb3="00000000" w:csb0="00040001" w:csb1="00000000"/>
  </w:font>
  <w:font w:name="??">
    <w:altName w:val="Times New Roman"/>
    <w:panose1 w:val="00000000000000000000"/>
    <w:charset w:val="00"/>
    <w:family w:val="auto"/>
    <w:pitch w:val="default"/>
    <w:sig w:usb0="00000000" w:usb1="00000000" w:usb2="00000000" w:usb3="00000000" w:csb0="00000001" w:csb1="00000000"/>
  </w:font>
  <w:font w:name="MS Mincho">
    <w:panose1 w:val="02020609040205080304"/>
    <w:charset w:val="80"/>
    <w:family w:val="decorative"/>
    <w:pitch w:val="default"/>
    <w:sig w:usb0="E00002FF" w:usb1="6AC7FDFB" w:usb2="00000012" w:usb3="00000000" w:csb0="4002009F" w:csb1="DFD70000"/>
  </w:font>
  <w:font w:name="Menlo">
    <w:altName w:val="Segoe Print"/>
    <w:panose1 w:val="020B0609030804020204"/>
    <w:charset w:val="00"/>
    <w:family w:val="modern"/>
    <w:pitch w:val="default"/>
    <w:sig w:usb0="00000000" w:usb1="00000000" w:usb2="02000028" w:usb3="00000000" w:csb0="000001DF" w:csb1="00000000"/>
  </w:font>
  <w:font w:name="Consolas">
    <w:panose1 w:val="020B0609020204030204"/>
    <w:charset w:val="00"/>
    <w:family w:val="modern"/>
    <w:pitch w:val="default"/>
    <w:sig w:usb0="E10002FF" w:usb1="4000FCFF" w:usb2="00000009" w:usb3="00000000" w:csb0="6000019F" w:csb1="DFD70000"/>
  </w:font>
  <w:font w:name="Microsoft YaHei UI">
    <w:panose1 w:val="020B0503020204020204"/>
    <w:charset w:val="86"/>
    <w:family w:val="modern"/>
    <w:pitch w:val="default"/>
    <w:sig w:usb0="80000287" w:usb1="28CF3C52" w:usb2="00000016" w:usb3="00000000" w:csb0="0004001F" w:csb1="00000000"/>
  </w:font>
  <w:font w:name="Verdana">
    <w:panose1 w:val="020B0604030504040204"/>
    <w:charset w:val="00"/>
    <w:family w:val="modern"/>
    <w:pitch w:val="default"/>
    <w:sig w:usb0="A10006FF" w:usb1="4000205B" w:usb2="00000010" w:usb3="00000000" w:csb0="2000019F" w:csb1="00000000"/>
  </w:font>
  <w:font w:name="Helvetica">
    <w:altName w:val="Arial"/>
    <w:panose1 w:val="00000000000000000000"/>
    <w:charset w:val="00"/>
    <w:family w:val="modern"/>
    <w:pitch w:val="default"/>
    <w:sig w:usb0="00000000" w:usb1="00000000" w:usb2="00000000" w:usb3="00000000" w:csb0="0000019F" w:csb1="00000000"/>
  </w:font>
  <w:font w:name="Gubbi">
    <w:panose1 w:val="00000400000000000000"/>
    <w:charset w:val="00"/>
    <w:family w:val="auto"/>
    <w:pitch w:val="default"/>
    <w:sig w:usb0="00400000" w:usb1="00000000" w:usb2="00000000" w:usb3="00000000" w:csb0="00000000" w:csb1="00000000"/>
  </w:font>
  <w:font w:name="Ani">
    <w:panose1 w:val="00000000000000000000"/>
    <w:charset w:val="00"/>
    <w:family w:val="auto"/>
    <w:pitch w:val="default"/>
    <w:sig w:usb0="00010001"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35"/>
      </w:rPr>
    </w:pPr>
    <w:r>
      <w:rPr>
        <w:rStyle w:val="35"/>
      </w:rPr>
      <w:fldChar w:fldCharType="begin"/>
    </w:r>
    <w:r>
      <w:rPr>
        <w:rStyle w:val="35"/>
      </w:rPr>
      <w:instrText xml:space="preserve">PAGE  </w:instrText>
    </w:r>
    <w:r>
      <w:rPr>
        <w:rStyle w:val="35"/>
      </w:rPr>
      <w:fldChar w:fldCharType="separate"/>
    </w:r>
    <w:r>
      <w:rPr>
        <w:rStyle w:val="35"/>
      </w:rPr>
      <w:t>99</w:t>
    </w:r>
    <w:r>
      <w:rPr>
        <w:rStyle w:val="35"/>
      </w:rPr>
      <w:fldChar w:fldCharType="end"/>
    </w:r>
  </w:p>
  <w:p>
    <w:pPr>
      <w:pStyle w:val="1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35"/>
      </w:rPr>
    </w:pPr>
    <w:r>
      <w:rPr>
        <w:rStyle w:val="35"/>
      </w:rPr>
      <w:fldChar w:fldCharType="begin"/>
    </w:r>
    <w:r>
      <w:rPr>
        <w:rStyle w:val="35"/>
      </w:rPr>
      <w:instrText xml:space="preserve">PAGE  </w:instrText>
    </w:r>
    <w:r>
      <w:rPr>
        <w:rStyle w:val="35"/>
      </w:rPr>
      <w:fldChar w:fldCharType="end"/>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蘑菇租房Java</w:t>
    </w:r>
    <w:r>
      <w:rPr>
        <w:rFonts w:hint="eastAsia"/>
        <w:lang w:eastAsia="zh-CN"/>
      </w:rPr>
      <w:t>代码</w:t>
    </w:r>
    <w:r>
      <w:t>开发</w:t>
    </w:r>
    <w:r>
      <w:rPr>
        <w:rFonts w:hint="eastAsia"/>
      </w:rPr>
      <w:t>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1175"/>
      </w:tabs>
      <w:jc w:val="both"/>
    </w:pPr>
    <w:r>
      <w:fldChar w:fldCharType="begin"/>
    </w:r>
    <w:r>
      <w:instrText xml:space="preserve"> STYLEREF  标题  \* MERGEFORMAT </w:instrText>
    </w:r>
    <w:r>
      <w:fldChar w:fldCharType="separate"/>
    </w:r>
    <w:r>
      <w:rPr>
        <w:rFonts w:hint="eastAsia"/>
        <w:lang w:val="en-US" w:eastAsia="zh-CN"/>
      </w:rPr>
      <w:t>系统代码开发规范</w:t>
    </w:r>
    <w: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1B09"/>
    <w:multiLevelType w:val="multilevel"/>
    <w:tmpl w:val="01EA1B09"/>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03906ABD"/>
    <w:multiLevelType w:val="multilevel"/>
    <w:tmpl w:val="03906AB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06FF03CB"/>
    <w:multiLevelType w:val="multilevel"/>
    <w:tmpl w:val="06FF03C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7CC542F"/>
    <w:multiLevelType w:val="multilevel"/>
    <w:tmpl w:val="07CC542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A3424CE"/>
    <w:multiLevelType w:val="multilevel"/>
    <w:tmpl w:val="0A3424CE"/>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0B06137C"/>
    <w:multiLevelType w:val="multilevel"/>
    <w:tmpl w:val="0B06137C"/>
    <w:lvl w:ilvl="0" w:tentative="0">
      <w:start w:val="1"/>
      <w:numFmt w:val="lowerLetter"/>
      <w:lvlText w:val="%1."/>
      <w:lvlJc w:val="left"/>
      <w:pPr>
        <w:ind w:left="502" w:hanging="36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6">
    <w:nsid w:val="0B5A33FD"/>
    <w:multiLevelType w:val="multilevel"/>
    <w:tmpl w:val="0B5A33FD"/>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7">
    <w:nsid w:val="0CFF54F3"/>
    <w:multiLevelType w:val="multilevel"/>
    <w:tmpl w:val="0CFF54F3"/>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0D1477C9"/>
    <w:multiLevelType w:val="multilevel"/>
    <w:tmpl w:val="0D1477C9"/>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9">
    <w:nsid w:val="0EB86CD4"/>
    <w:multiLevelType w:val="multilevel"/>
    <w:tmpl w:val="0EB86C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01A7A64"/>
    <w:multiLevelType w:val="multilevel"/>
    <w:tmpl w:val="101A7A6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46C2186"/>
    <w:multiLevelType w:val="multilevel"/>
    <w:tmpl w:val="146C2186"/>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2">
    <w:nsid w:val="19B3179F"/>
    <w:multiLevelType w:val="multilevel"/>
    <w:tmpl w:val="19B3179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3">
    <w:nsid w:val="19B743B0"/>
    <w:multiLevelType w:val="multilevel"/>
    <w:tmpl w:val="19B743B0"/>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4">
    <w:nsid w:val="19CD7B50"/>
    <w:multiLevelType w:val="multilevel"/>
    <w:tmpl w:val="19CD7B50"/>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5">
    <w:nsid w:val="1B275A7E"/>
    <w:multiLevelType w:val="multilevel"/>
    <w:tmpl w:val="1B275A7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6">
    <w:nsid w:val="1D382BB7"/>
    <w:multiLevelType w:val="multilevel"/>
    <w:tmpl w:val="1D382BB7"/>
    <w:lvl w:ilvl="0" w:tentative="0">
      <w:start w:val="1"/>
      <w:numFmt w:val="lowerLetter"/>
      <w:lvlText w:val="%1."/>
      <w:lvlJc w:val="left"/>
      <w:pPr>
        <w:ind w:left="975" w:hanging="360"/>
      </w:pPr>
      <w:rPr>
        <w:rFonts w:hint="default"/>
      </w:rPr>
    </w:lvl>
    <w:lvl w:ilvl="1" w:tentative="0">
      <w:start w:val="1"/>
      <w:numFmt w:val="lowerLetter"/>
      <w:lvlText w:val="%2)"/>
      <w:lvlJc w:val="left"/>
      <w:pPr>
        <w:ind w:left="1455" w:hanging="420"/>
      </w:pPr>
    </w:lvl>
    <w:lvl w:ilvl="2" w:tentative="0">
      <w:start w:val="1"/>
      <w:numFmt w:val="lowerRoman"/>
      <w:lvlText w:val="%3."/>
      <w:lvlJc w:val="right"/>
      <w:pPr>
        <w:ind w:left="1875" w:hanging="420"/>
      </w:pPr>
    </w:lvl>
    <w:lvl w:ilvl="3" w:tentative="0">
      <w:start w:val="1"/>
      <w:numFmt w:val="decimal"/>
      <w:lvlText w:val="%4."/>
      <w:lvlJc w:val="left"/>
      <w:pPr>
        <w:ind w:left="2295" w:hanging="420"/>
      </w:pPr>
    </w:lvl>
    <w:lvl w:ilvl="4" w:tentative="0">
      <w:start w:val="1"/>
      <w:numFmt w:val="lowerLetter"/>
      <w:lvlText w:val="%5)"/>
      <w:lvlJc w:val="left"/>
      <w:pPr>
        <w:ind w:left="2715" w:hanging="420"/>
      </w:pPr>
    </w:lvl>
    <w:lvl w:ilvl="5" w:tentative="0">
      <w:start w:val="1"/>
      <w:numFmt w:val="lowerRoman"/>
      <w:lvlText w:val="%6."/>
      <w:lvlJc w:val="right"/>
      <w:pPr>
        <w:ind w:left="3135" w:hanging="420"/>
      </w:pPr>
    </w:lvl>
    <w:lvl w:ilvl="6" w:tentative="0">
      <w:start w:val="1"/>
      <w:numFmt w:val="decimal"/>
      <w:lvlText w:val="%7."/>
      <w:lvlJc w:val="left"/>
      <w:pPr>
        <w:ind w:left="3555" w:hanging="420"/>
      </w:pPr>
    </w:lvl>
    <w:lvl w:ilvl="7" w:tentative="0">
      <w:start w:val="1"/>
      <w:numFmt w:val="lowerLetter"/>
      <w:lvlText w:val="%8)"/>
      <w:lvlJc w:val="left"/>
      <w:pPr>
        <w:ind w:left="3975" w:hanging="420"/>
      </w:pPr>
    </w:lvl>
    <w:lvl w:ilvl="8" w:tentative="0">
      <w:start w:val="1"/>
      <w:numFmt w:val="lowerRoman"/>
      <w:lvlText w:val="%9."/>
      <w:lvlJc w:val="right"/>
      <w:pPr>
        <w:ind w:left="4395" w:hanging="420"/>
      </w:pPr>
    </w:lvl>
  </w:abstractNum>
  <w:abstractNum w:abstractNumId="17">
    <w:nsid w:val="1FA950AC"/>
    <w:multiLevelType w:val="multilevel"/>
    <w:tmpl w:val="1FA950AC"/>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8">
    <w:nsid w:val="266B0606"/>
    <w:multiLevelType w:val="multilevel"/>
    <w:tmpl w:val="266B0606"/>
    <w:lvl w:ilvl="0" w:tentative="0">
      <w:start w:val="1"/>
      <w:numFmt w:val="decimal"/>
      <w:lvlText w:val="%1."/>
      <w:lvlJc w:val="left"/>
      <w:pPr>
        <w:ind w:left="480" w:hanging="480"/>
      </w:pPr>
    </w:lvl>
    <w:lvl w:ilvl="1" w:tentative="0">
      <w:start w:val="1"/>
      <w:numFmt w:val="decimal"/>
      <w:lvlText w:val="%2)"/>
      <w:lvlJc w:val="left"/>
      <w:pPr>
        <w:ind w:left="840" w:hanging="36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9">
    <w:nsid w:val="26705C42"/>
    <w:multiLevelType w:val="multilevel"/>
    <w:tmpl w:val="26705C42"/>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0">
    <w:nsid w:val="2B366C13"/>
    <w:multiLevelType w:val="multilevel"/>
    <w:tmpl w:val="2B366C13"/>
    <w:lvl w:ilvl="0" w:tentative="0">
      <w:start w:val="1"/>
      <w:numFmt w:val="decimal"/>
      <w:lvlText w:val="%1."/>
      <w:lvlJc w:val="left"/>
      <w:pPr>
        <w:ind w:left="480" w:hanging="480"/>
      </w:pPr>
    </w:lvl>
    <w:lvl w:ilvl="1" w:tentative="0">
      <w:start w:val="1"/>
      <w:numFmt w:val="decimal"/>
      <w:lvlText w:val="%2)"/>
      <w:lvlJc w:val="left"/>
      <w:pPr>
        <w:ind w:left="840" w:hanging="36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284" w:hanging="284"/>
      </w:pPr>
      <w:rPr>
        <w:rFonts w:hint="eastAsia"/>
      </w:r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1">
    <w:nsid w:val="2E400850"/>
    <w:multiLevelType w:val="multilevel"/>
    <w:tmpl w:val="2E400850"/>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32AE7545"/>
    <w:multiLevelType w:val="multilevel"/>
    <w:tmpl w:val="32AE7545"/>
    <w:lvl w:ilvl="0" w:tentative="0">
      <w:start w:val="1"/>
      <w:numFmt w:val="lowerLetter"/>
      <w:lvlText w:val="%1."/>
      <w:lvlJc w:val="left"/>
      <w:pPr>
        <w:ind w:left="862" w:hanging="360"/>
      </w:pPr>
      <w:rPr>
        <w:rFonts w:hint="default"/>
      </w:rPr>
    </w:lvl>
    <w:lvl w:ilvl="1" w:tentative="0">
      <w:start w:val="1"/>
      <w:numFmt w:val="lowerLetter"/>
      <w:lvlText w:val="%2)"/>
      <w:lvlJc w:val="left"/>
      <w:pPr>
        <w:ind w:left="1342" w:hanging="420"/>
      </w:pPr>
    </w:lvl>
    <w:lvl w:ilvl="2" w:tentative="0">
      <w:start w:val="1"/>
      <w:numFmt w:val="lowerRoman"/>
      <w:lvlText w:val="%3."/>
      <w:lvlJc w:val="right"/>
      <w:pPr>
        <w:ind w:left="1762" w:hanging="420"/>
      </w:pPr>
    </w:lvl>
    <w:lvl w:ilvl="3" w:tentative="0">
      <w:start w:val="1"/>
      <w:numFmt w:val="decimal"/>
      <w:lvlText w:val="%4."/>
      <w:lvlJc w:val="left"/>
      <w:pPr>
        <w:ind w:left="2182" w:hanging="420"/>
      </w:pPr>
    </w:lvl>
    <w:lvl w:ilvl="4" w:tentative="0">
      <w:start w:val="1"/>
      <w:numFmt w:val="lowerLetter"/>
      <w:lvlText w:val="%5)"/>
      <w:lvlJc w:val="left"/>
      <w:pPr>
        <w:ind w:left="2602" w:hanging="420"/>
      </w:pPr>
    </w:lvl>
    <w:lvl w:ilvl="5" w:tentative="0">
      <w:start w:val="1"/>
      <w:numFmt w:val="lowerRoman"/>
      <w:lvlText w:val="%6."/>
      <w:lvlJc w:val="right"/>
      <w:pPr>
        <w:ind w:left="3022" w:hanging="420"/>
      </w:pPr>
    </w:lvl>
    <w:lvl w:ilvl="6" w:tentative="0">
      <w:start w:val="1"/>
      <w:numFmt w:val="decimal"/>
      <w:lvlText w:val="%7."/>
      <w:lvlJc w:val="left"/>
      <w:pPr>
        <w:ind w:left="3442" w:hanging="420"/>
      </w:pPr>
    </w:lvl>
    <w:lvl w:ilvl="7" w:tentative="0">
      <w:start w:val="1"/>
      <w:numFmt w:val="lowerLetter"/>
      <w:lvlText w:val="%8)"/>
      <w:lvlJc w:val="left"/>
      <w:pPr>
        <w:ind w:left="3862" w:hanging="420"/>
      </w:pPr>
    </w:lvl>
    <w:lvl w:ilvl="8" w:tentative="0">
      <w:start w:val="1"/>
      <w:numFmt w:val="lowerRoman"/>
      <w:lvlText w:val="%9."/>
      <w:lvlJc w:val="right"/>
      <w:pPr>
        <w:ind w:left="4282" w:hanging="420"/>
      </w:pPr>
    </w:lvl>
  </w:abstractNum>
  <w:abstractNum w:abstractNumId="23">
    <w:nsid w:val="33A9177C"/>
    <w:multiLevelType w:val="multilevel"/>
    <w:tmpl w:val="33A9177C"/>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4">
    <w:nsid w:val="3415482B"/>
    <w:multiLevelType w:val="multilevel"/>
    <w:tmpl w:val="3415482B"/>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5">
    <w:nsid w:val="3C735548"/>
    <w:multiLevelType w:val="multilevel"/>
    <w:tmpl w:val="3C735548"/>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26">
    <w:nsid w:val="40C16E02"/>
    <w:multiLevelType w:val="multilevel"/>
    <w:tmpl w:val="40C16E02"/>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7">
    <w:nsid w:val="41D1432E"/>
    <w:multiLevelType w:val="multilevel"/>
    <w:tmpl w:val="41D1432E"/>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28">
    <w:nsid w:val="41EF2048"/>
    <w:multiLevelType w:val="multilevel"/>
    <w:tmpl w:val="41EF20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423E123F"/>
    <w:multiLevelType w:val="multilevel"/>
    <w:tmpl w:val="423E123F"/>
    <w:lvl w:ilvl="0" w:tentative="0">
      <w:start w:val="1"/>
      <w:numFmt w:val="lowerLetter"/>
      <w:lvlText w:val="%1."/>
      <w:lvlJc w:val="left"/>
      <w:pPr>
        <w:ind w:left="502" w:hanging="36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30">
    <w:nsid w:val="47FA019A"/>
    <w:multiLevelType w:val="multilevel"/>
    <w:tmpl w:val="47FA019A"/>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1">
    <w:nsid w:val="481E6318"/>
    <w:multiLevelType w:val="multilevel"/>
    <w:tmpl w:val="481E631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4C9F25B5"/>
    <w:multiLevelType w:val="multilevel"/>
    <w:tmpl w:val="4C9F25B5"/>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3">
    <w:nsid w:val="4EC76446"/>
    <w:multiLevelType w:val="multilevel"/>
    <w:tmpl w:val="4EC76446"/>
    <w:lvl w:ilvl="0" w:tentative="0">
      <w:start w:val="1"/>
      <w:numFmt w:val="japaneseCounting"/>
      <w:lvlText w:val="第%1、"/>
      <w:lvlJc w:val="left"/>
      <w:pPr>
        <w:ind w:left="1140" w:hanging="72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34">
    <w:nsid w:val="532D3AC5"/>
    <w:multiLevelType w:val="multilevel"/>
    <w:tmpl w:val="532D3AC5"/>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35">
    <w:nsid w:val="53CB53AB"/>
    <w:multiLevelType w:val="multilevel"/>
    <w:tmpl w:val="53CB53AB"/>
    <w:lvl w:ilvl="0" w:tentative="0">
      <w:start w:val="1"/>
      <w:numFmt w:val="lowerLetter"/>
      <w:lvlText w:val="%1．"/>
      <w:lvlJc w:val="left"/>
      <w:pPr>
        <w:ind w:left="502" w:hanging="36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36">
    <w:nsid w:val="595608C5"/>
    <w:multiLevelType w:val="multilevel"/>
    <w:tmpl w:val="595608C5"/>
    <w:lvl w:ilvl="0" w:tentative="0">
      <w:start w:val="1"/>
      <w:numFmt w:val="decimal"/>
      <w:lvlText w:val="%1)"/>
      <w:lvlJc w:val="left"/>
      <w:pPr>
        <w:ind w:left="960" w:hanging="480"/>
      </w:p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7">
    <w:nsid w:val="59F6782E"/>
    <w:multiLevelType w:val="multilevel"/>
    <w:tmpl w:val="59F678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A44B756"/>
    <w:multiLevelType w:val="multilevel"/>
    <w:tmpl w:val="5A44B75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A44BB9D"/>
    <w:multiLevelType w:val="singleLevel"/>
    <w:tmpl w:val="5A44BB9D"/>
    <w:lvl w:ilvl="0" w:tentative="0">
      <w:start w:val="5"/>
      <w:numFmt w:val="decimal"/>
      <w:suff w:val="nothing"/>
      <w:lvlText w:val="%1."/>
      <w:lvlJc w:val="left"/>
    </w:lvl>
  </w:abstractNum>
  <w:abstractNum w:abstractNumId="40">
    <w:nsid w:val="5ADD7295"/>
    <w:multiLevelType w:val="singleLevel"/>
    <w:tmpl w:val="5ADD72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5ADD7591"/>
    <w:multiLevelType w:val="multilevel"/>
    <w:tmpl w:val="5ADD759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C3F1C8F"/>
    <w:multiLevelType w:val="multilevel"/>
    <w:tmpl w:val="5C3F1C8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3">
    <w:nsid w:val="5D7819B0"/>
    <w:multiLevelType w:val="multilevel"/>
    <w:tmpl w:val="5D7819B0"/>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4">
    <w:nsid w:val="5E6E6218"/>
    <w:multiLevelType w:val="multilevel"/>
    <w:tmpl w:val="5E6E62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F9762EF"/>
    <w:multiLevelType w:val="multilevel"/>
    <w:tmpl w:val="5F9762EF"/>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46">
    <w:nsid w:val="65913ED9"/>
    <w:multiLevelType w:val="multilevel"/>
    <w:tmpl w:val="65913ED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987" w:hanging="420"/>
      </w:pPr>
      <w:rPr>
        <w:rFonts w:ascii="Calibri" w:hAnsi="Calibri" w:eastAsia="SimSun" w:cs="Times New Roman"/>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774202C"/>
    <w:multiLevelType w:val="multilevel"/>
    <w:tmpl w:val="6774202C"/>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8">
    <w:nsid w:val="6B2F454F"/>
    <w:multiLevelType w:val="multilevel"/>
    <w:tmpl w:val="6B2F454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9">
    <w:nsid w:val="6BA7361D"/>
    <w:multiLevelType w:val="multilevel"/>
    <w:tmpl w:val="6BA7361D"/>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50">
    <w:nsid w:val="6EE350CD"/>
    <w:multiLevelType w:val="multilevel"/>
    <w:tmpl w:val="6EE350CD"/>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1">
    <w:nsid w:val="702A468D"/>
    <w:multiLevelType w:val="multilevel"/>
    <w:tmpl w:val="702A46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71022C68"/>
    <w:multiLevelType w:val="multilevel"/>
    <w:tmpl w:val="71022C6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711C05EC"/>
    <w:multiLevelType w:val="multilevel"/>
    <w:tmpl w:val="711C05EC"/>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4">
    <w:nsid w:val="71551490"/>
    <w:multiLevelType w:val="multilevel"/>
    <w:tmpl w:val="7155149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6FE2FD5"/>
    <w:multiLevelType w:val="multilevel"/>
    <w:tmpl w:val="76FE2FD5"/>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6">
    <w:nsid w:val="7E36427F"/>
    <w:multiLevelType w:val="multilevel"/>
    <w:tmpl w:val="7E36427F"/>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7">
    <w:nsid w:val="7E670126"/>
    <w:multiLevelType w:val="multilevel"/>
    <w:tmpl w:val="7E670126"/>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58">
    <w:nsid w:val="7E8F750E"/>
    <w:multiLevelType w:val="multilevel"/>
    <w:tmpl w:val="7E8F750E"/>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num w:numId="1">
    <w:abstractNumId w:val="15"/>
  </w:num>
  <w:num w:numId="2">
    <w:abstractNumId w:val="42"/>
  </w:num>
  <w:num w:numId="3">
    <w:abstractNumId w:val="57"/>
  </w:num>
  <w:num w:numId="4">
    <w:abstractNumId w:val="50"/>
  </w:num>
  <w:num w:numId="5">
    <w:abstractNumId w:val="30"/>
  </w:num>
  <w:num w:numId="6">
    <w:abstractNumId w:val="46"/>
  </w:num>
  <w:num w:numId="7">
    <w:abstractNumId w:val="47"/>
  </w:num>
  <w:num w:numId="8">
    <w:abstractNumId w:val="45"/>
  </w:num>
  <w:num w:numId="9">
    <w:abstractNumId w:val="4"/>
  </w:num>
  <w:num w:numId="10">
    <w:abstractNumId w:val="1"/>
  </w:num>
  <w:num w:numId="11">
    <w:abstractNumId w:val="58"/>
  </w:num>
  <w:num w:numId="12">
    <w:abstractNumId w:val="7"/>
  </w:num>
  <w:num w:numId="13">
    <w:abstractNumId w:val="49"/>
  </w:num>
  <w:num w:numId="14">
    <w:abstractNumId w:val="11"/>
  </w:num>
  <w:num w:numId="15">
    <w:abstractNumId w:val="8"/>
  </w:num>
  <w:num w:numId="16">
    <w:abstractNumId w:val="53"/>
  </w:num>
  <w:num w:numId="17">
    <w:abstractNumId w:val="25"/>
  </w:num>
  <w:num w:numId="18">
    <w:abstractNumId w:val="33"/>
  </w:num>
  <w:num w:numId="19">
    <w:abstractNumId w:val="0"/>
  </w:num>
  <w:num w:numId="20">
    <w:abstractNumId w:val="18"/>
  </w:num>
  <w:num w:numId="21">
    <w:abstractNumId w:val="17"/>
  </w:num>
  <w:num w:numId="22">
    <w:abstractNumId w:val="20"/>
  </w:num>
  <w:num w:numId="23">
    <w:abstractNumId w:val="55"/>
  </w:num>
  <w:num w:numId="24">
    <w:abstractNumId w:val="32"/>
  </w:num>
  <w:num w:numId="25">
    <w:abstractNumId w:val="13"/>
  </w:num>
  <w:num w:numId="26">
    <w:abstractNumId w:val="36"/>
  </w:num>
  <w:num w:numId="27">
    <w:abstractNumId w:val="23"/>
  </w:num>
  <w:num w:numId="28">
    <w:abstractNumId w:val="19"/>
  </w:num>
  <w:num w:numId="29">
    <w:abstractNumId w:val="14"/>
  </w:num>
  <w:num w:numId="30">
    <w:abstractNumId w:val="43"/>
  </w:num>
  <w:num w:numId="31">
    <w:abstractNumId w:val="52"/>
  </w:num>
  <w:num w:numId="32">
    <w:abstractNumId w:val="48"/>
  </w:num>
  <w:num w:numId="33">
    <w:abstractNumId w:val="16"/>
  </w:num>
  <w:num w:numId="34">
    <w:abstractNumId w:val="10"/>
  </w:num>
  <w:num w:numId="35">
    <w:abstractNumId w:val="38"/>
  </w:num>
  <w:num w:numId="36">
    <w:abstractNumId w:val="6"/>
  </w:num>
  <w:num w:numId="37">
    <w:abstractNumId w:val="44"/>
  </w:num>
  <w:num w:numId="38">
    <w:abstractNumId w:val="56"/>
  </w:num>
  <w:num w:numId="39">
    <w:abstractNumId w:val="21"/>
  </w:num>
  <w:num w:numId="40">
    <w:abstractNumId w:val="29"/>
  </w:num>
  <w:num w:numId="41">
    <w:abstractNumId w:val="35"/>
  </w:num>
  <w:num w:numId="42">
    <w:abstractNumId w:val="5"/>
  </w:num>
  <w:num w:numId="43">
    <w:abstractNumId w:val="22"/>
  </w:num>
  <w:num w:numId="44">
    <w:abstractNumId w:val="39"/>
  </w:num>
  <w:num w:numId="45">
    <w:abstractNumId w:val="37"/>
  </w:num>
  <w:num w:numId="46">
    <w:abstractNumId w:val="28"/>
  </w:num>
  <w:num w:numId="47">
    <w:abstractNumId w:val="3"/>
  </w:num>
  <w:num w:numId="48">
    <w:abstractNumId w:val="27"/>
  </w:num>
  <w:num w:numId="49">
    <w:abstractNumId w:val="34"/>
  </w:num>
  <w:num w:numId="50">
    <w:abstractNumId w:val="40"/>
  </w:num>
  <w:num w:numId="51">
    <w:abstractNumId w:val="26"/>
  </w:num>
  <w:num w:numId="52">
    <w:abstractNumId w:val="24"/>
  </w:num>
  <w:num w:numId="53">
    <w:abstractNumId w:val="12"/>
  </w:num>
  <w:num w:numId="54">
    <w:abstractNumId w:val="51"/>
  </w:num>
  <w:num w:numId="55">
    <w:abstractNumId w:val="9"/>
  </w:num>
  <w:num w:numId="56">
    <w:abstractNumId w:val="31"/>
  </w:num>
  <w:num w:numId="57">
    <w:abstractNumId w:val="2"/>
  </w:num>
  <w:num w:numId="58">
    <w:abstractNumId w:val="54"/>
  </w:num>
  <w:num w:numId="59">
    <w:abstractNumId w:val="4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c">
    <w15:presenceInfo w15:providerId="None" w15:userId="s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bordersDoNotSurroundHeader w:val="0"/>
  <w:bordersDoNotSurroundFooter w:val="0"/>
  <w:trackRevisions w:val="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EAF"/>
    <w:rsid w:val="000016F5"/>
    <w:rsid w:val="000019DE"/>
    <w:rsid w:val="00001C73"/>
    <w:rsid w:val="00001D56"/>
    <w:rsid w:val="000021A9"/>
    <w:rsid w:val="0000238A"/>
    <w:rsid w:val="00002390"/>
    <w:rsid w:val="00003448"/>
    <w:rsid w:val="00003E25"/>
    <w:rsid w:val="0000464E"/>
    <w:rsid w:val="00004BCA"/>
    <w:rsid w:val="00004E76"/>
    <w:rsid w:val="00005419"/>
    <w:rsid w:val="00005A3D"/>
    <w:rsid w:val="000077C3"/>
    <w:rsid w:val="00010B5E"/>
    <w:rsid w:val="00012658"/>
    <w:rsid w:val="00013510"/>
    <w:rsid w:val="000138E8"/>
    <w:rsid w:val="00014257"/>
    <w:rsid w:val="0001429C"/>
    <w:rsid w:val="00014597"/>
    <w:rsid w:val="00014756"/>
    <w:rsid w:val="00014ED3"/>
    <w:rsid w:val="00015411"/>
    <w:rsid w:val="00015EA3"/>
    <w:rsid w:val="00016922"/>
    <w:rsid w:val="00017431"/>
    <w:rsid w:val="00017F32"/>
    <w:rsid w:val="000204A1"/>
    <w:rsid w:val="00020723"/>
    <w:rsid w:val="00020D9A"/>
    <w:rsid w:val="000210AB"/>
    <w:rsid w:val="00021C19"/>
    <w:rsid w:val="00022B0C"/>
    <w:rsid w:val="00022E8B"/>
    <w:rsid w:val="00023C82"/>
    <w:rsid w:val="00025625"/>
    <w:rsid w:val="00026692"/>
    <w:rsid w:val="000266C4"/>
    <w:rsid w:val="0002679A"/>
    <w:rsid w:val="00026A8A"/>
    <w:rsid w:val="000270A1"/>
    <w:rsid w:val="000274B1"/>
    <w:rsid w:val="00027E4F"/>
    <w:rsid w:val="00032483"/>
    <w:rsid w:val="00032929"/>
    <w:rsid w:val="00033999"/>
    <w:rsid w:val="000349B3"/>
    <w:rsid w:val="000352C4"/>
    <w:rsid w:val="000355BA"/>
    <w:rsid w:val="00035621"/>
    <w:rsid w:val="00035761"/>
    <w:rsid w:val="000373ED"/>
    <w:rsid w:val="00037B2B"/>
    <w:rsid w:val="00040094"/>
    <w:rsid w:val="000409A6"/>
    <w:rsid w:val="00040F7F"/>
    <w:rsid w:val="000412C4"/>
    <w:rsid w:val="000419C1"/>
    <w:rsid w:val="00041BE2"/>
    <w:rsid w:val="00043B21"/>
    <w:rsid w:val="00043B45"/>
    <w:rsid w:val="00043D36"/>
    <w:rsid w:val="000440A6"/>
    <w:rsid w:val="00044C37"/>
    <w:rsid w:val="0004525C"/>
    <w:rsid w:val="00046321"/>
    <w:rsid w:val="0004739B"/>
    <w:rsid w:val="00047F9D"/>
    <w:rsid w:val="00050F78"/>
    <w:rsid w:val="00051DBB"/>
    <w:rsid w:val="00051E66"/>
    <w:rsid w:val="00051F88"/>
    <w:rsid w:val="0005223C"/>
    <w:rsid w:val="00052259"/>
    <w:rsid w:val="00053EEC"/>
    <w:rsid w:val="000540BF"/>
    <w:rsid w:val="00054B94"/>
    <w:rsid w:val="00054D81"/>
    <w:rsid w:val="00054E34"/>
    <w:rsid w:val="0005523E"/>
    <w:rsid w:val="000600AA"/>
    <w:rsid w:val="0006111E"/>
    <w:rsid w:val="00061B7B"/>
    <w:rsid w:val="00061BBF"/>
    <w:rsid w:val="00064EAF"/>
    <w:rsid w:val="00064F78"/>
    <w:rsid w:val="00065CF2"/>
    <w:rsid w:val="00066E12"/>
    <w:rsid w:val="000671FE"/>
    <w:rsid w:val="00067895"/>
    <w:rsid w:val="00067AA4"/>
    <w:rsid w:val="0007055A"/>
    <w:rsid w:val="00070A00"/>
    <w:rsid w:val="000710D0"/>
    <w:rsid w:val="00071958"/>
    <w:rsid w:val="00071FC4"/>
    <w:rsid w:val="000724E0"/>
    <w:rsid w:val="00072A40"/>
    <w:rsid w:val="00073818"/>
    <w:rsid w:val="00073C27"/>
    <w:rsid w:val="00074650"/>
    <w:rsid w:val="000806D6"/>
    <w:rsid w:val="00080B38"/>
    <w:rsid w:val="00080D94"/>
    <w:rsid w:val="00081251"/>
    <w:rsid w:val="000812C0"/>
    <w:rsid w:val="00082CF8"/>
    <w:rsid w:val="00082F90"/>
    <w:rsid w:val="00083E8E"/>
    <w:rsid w:val="00084826"/>
    <w:rsid w:val="0008532D"/>
    <w:rsid w:val="000853E1"/>
    <w:rsid w:val="00085867"/>
    <w:rsid w:val="00085A9A"/>
    <w:rsid w:val="000866C6"/>
    <w:rsid w:val="00090106"/>
    <w:rsid w:val="0009013D"/>
    <w:rsid w:val="00090166"/>
    <w:rsid w:val="000903B7"/>
    <w:rsid w:val="00090BB5"/>
    <w:rsid w:val="000912BB"/>
    <w:rsid w:val="00091ED2"/>
    <w:rsid w:val="00093318"/>
    <w:rsid w:val="00094368"/>
    <w:rsid w:val="000950B0"/>
    <w:rsid w:val="00095345"/>
    <w:rsid w:val="000A03BF"/>
    <w:rsid w:val="000A06B1"/>
    <w:rsid w:val="000A0BCC"/>
    <w:rsid w:val="000A15A4"/>
    <w:rsid w:val="000A1F41"/>
    <w:rsid w:val="000A30BE"/>
    <w:rsid w:val="000A30CA"/>
    <w:rsid w:val="000A36E6"/>
    <w:rsid w:val="000A3C16"/>
    <w:rsid w:val="000A4A96"/>
    <w:rsid w:val="000A5FF3"/>
    <w:rsid w:val="000B1488"/>
    <w:rsid w:val="000B1BC8"/>
    <w:rsid w:val="000B3F56"/>
    <w:rsid w:val="000B4013"/>
    <w:rsid w:val="000B4D10"/>
    <w:rsid w:val="000B7531"/>
    <w:rsid w:val="000B7B94"/>
    <w:rsid w:val="000C14B5"/>
    <w:rsid w:val="000C1A78"/>
    <w:rsid w:val="000C1CBE"/>
    <w:rsid w:val="000C22B4"/>
    <w:rsid w:val="000C3997"/>
    <w:rsid w:val="000C3EFB"/>
    <w:rsid w:val="000C5FB0"/>
    <w:rsid w:val="000C63EB"/>
    <w:rsid w:val="000C67F7"/>
    <w:rsid w:val="000C70DC"/>
    <w:rsid w:val="000D229A"/>
    <w:rsid w:val="000D2B5F"/>
    <w:rsid w:val="000D2F32"/>
    <w:rsid w:val="000D3361"/>
    <w:rsid w:val="000D3497"/>
    <w:rsid w:val="000D40AF"/>
    <w:rsid w:val="000D4B77"/>
    <w:rsid w:val="000D5120"/>
    <w:rsid w:val="000D5462"/>
    <w:rsid w:val="000D55C1"/>
    <w:rsid w:val="000D5C83"/>
    <w:rsid w:val="000D664A"/>
    <w:rsid w:val="000D6FD4"/>
    <w:rsid w:val="000D7781"/>
    <w:rsid w:val="000E0522"/>
    <w:rsid w:val="000E18DF"/>
    <w:rsid w:val="000E1E00"/>
    <w:rsid w:val="000E1F00"/>
    <w:rsid w:val="000E29E2"/>
    <w:rsid w:val="000E2C53"/>
    <w:rsid w:val="000E2D79"/>
    <w:rsid w:val="000E38DF"/>
    <w:rsid w:val="000E3983"/>
    <w:rsid w:val="000E3C59"/>
    <w:rsid w:val="000E4005"/>
    <w:rsid w:val="000E5F43"/>
    <w:rsid w:val="000E6910"/>
    <w:rsid w:val="000E776B"/>
    <w:rsid w:val="000F09C1"/>
    <w:rsid w:val="000F1296"/>
    <w:rsid w:val="000F1618"/>
    <w:rsid w:val="000F219D"/>
    <w:rsid w:val="000F23ED"/>
    <w:rsid w:val="000F3456"/>
    <w:rsid w:val="000F34F5"/>
    <w:rsid w:val="000F6A0B"/>
    <w:rsid w:val="000F7592"/>
    <w:rsid w:val="000F76DC"/>
    <w:rsid w:val="000F7E3C"/>
    <w:rsid w:val="000F7E78"/>
    <w:rsid w:val="001002ED"/>
    <w:rsid w:val="0010085A"/>
    <w:rsid w:val="00101675"/>
    <w:rsid w:val="00104593"/>
    <w:rsid w:val="00104F93"/>
    <w:rsid w:val="001056A7"/>
    <w:rsid w:val="001059A2"/>
    <w:rsid w:val="00106250"/>
    <w:rsid w:val="00106D30"/>
    <w:rsid w:val="00106E55"/>
    <w:rsid w:val="001073C7"/>
    <w:rsid w:val="0010759D"/>
    <w:rsid w:val="001077E2"/>
    <w:rsid w:val="001078DA"/>
    <w:rsid w:val="00111245"/>
    <w:rsid w:val="001112E9"/>
    <w:rsid w:val="00111632"/>
    <w:rsid w:val="00112840"/>
    <w:rsid w:val="00112DAA"/>
    <w:rsid w:val="00113360"/>
    <w:rsid w:val="001156C5"/>
    <w:rsid w:val="00121987"/>
    <w:rsid w:val="001232FE"/>
    <w:rsid w:val="0012397B"/>
    <w:rsid w:val="001239A7"/>
    <w:rsid w:val="0012567B"/>
    <w:rsid w:val="00125B68"/>
    <w:rsid w:val="00127016"/>
    <w:rsid w:val="00127145"/>
    <w:rsid w:val="001277FE"/>
    <w:rsid w:val="00127DB5"/>
    <w:rsid w:val="00127EB4"/>
    <w:rsid w:val="0013005D"/>
    <w:rsid w:val="001316E5"/>
    <w:rsid w:val="0013197F"/>
    <w:rsid w:val="00131F12"/>
    <w:rsid w:val="001323A5"/>
    <w:rsid w:val="00134C9A"/>
    <w:rsid w:val="0014052B"/>
    <w:rsid w:val="0014152A"/>
    <w:rsid w:val="0014231A"/>
    <w:rsid w:val="00142C7C"/>
    <w:rsid w:val="00143072"/>
    <w:rsid w:val="001436F7"/>
    <w:rsid w:val="00144A34"/>
    <w:rsid w:val="00144EA4"/>
    <w:rsid w:val="00144FAE"/>
    <w:rsid w:val="00145E7B"/>
    <w:rsid w:val="00146F2D"/>
    <w:rsid w:val="001475CC"/>
    <w:rsid w:val="00147A73"/>
    <w:rsid w:val="001506FA"/>
    <w:rsid w:val="001517A9"/>
    <w:rsid w:val="00151C2B"/>
    <w:rsid w:val="00153231"/>
    <w:rsid w:val="0015441C"/>
    <w:rsid w:val="00155B3A"/>
    <w:rsid w:val="001565AF"/>
    <w:rsid w:val="00157133"/>
    <w:rsid w:val="00157565"/>
    <w:rsid w:val="00157A0A"/>
    <w:rsid w:val="00161385"/>
    <w:rsid w:val="00161774"/>
    <w:rsid w:val="001643D6"/>
    <w:rsid w:val="00165579"/>
    <w:rsid w:val="0016591F"/>
    <w:rsid w:val="00165C40"/>
    <w:rsid w:val="001663F4"/>
    <w:rsid w:val="00166D77"/>
    <w:rsid w:val="00170091"/>
    <w:rsid w:val="00170C8E"/>
    <w:rsid w:val="001712F4"/>
    <w:rsid w:val="0017131D"/>
    <w:rsid w:val="00171B99"/>
    <w:rsid w:val="001740D4"/>
    <w:rsid w:val="0017527F"/>
    <w:rsid w:val="001756FC"/>
    <w:rsid w:val="00175F28"/>
    <w:rsid w:val="00176182"/>
    <w:rsid w:val="0017646B"/>
    <w:rsid w:val="001765B8"/>
    <w:rsid w:val="001765EB"/>
    <w:rsid w:val="001769E5"/>
    <w:rsid w:val="001807EC"/>
    <w:rsid w:val="001808B0"/>
    <w:rsid w:val="001813E6"/>
    <w:rsid w:val="00181777"/>
    <w:rsid w:val="00181EAC"/>
    <w:rsid w:val="00184627"/>
    <w:rsid w:val="00184973"/>
    <w:rsid w:val="00184CE5"/>
    <w:rsid w:val="00187C3F"/>
    <w:rsid w:val="001910F6"/>
    <w:rsid w:val="00191211"/>
    <w:rsid w:val="00191227"/>
    <w:rsid w:val="001936A3"/>
    <w:rsid w:val="0019411B"/>
    <w:rsid w:val="00194668"/>
    <w:rsid w:val="0019588D"/>
    <w:rsid w:val="001962D3"/>
    <w:rsid w:val="001A16FC"/>
    <w:rsid w:val="001A1F6F"/>
    <w:rsid w:val="001A3BC6"/>
    <w:rsid w:val="001A3D6A"/>
    <w:rsid w:val="001A564F"/>
    <w:rsid w:val="001A57F0"/>
    <w:rsid w:val="001A59A6"/>
    <w:rsid w:val="001B008B"/>
    <w:rsid w:val="001B04D1"/>
    <w:rsid w:val="001B127C"/>
    <w:rsid w:val="001B1E85"/>
    <w:rsid w:val="001B3432"/>
    <w:rsid w:val="001B34D9"/>
    <w:rsid w:val="001B37DF"/>
    <w:rsid w:val="001B3DBD"/>
    <w:rsid w:val="001B4C13"/>
    <w:rsid w:val="001B7418"/>
    <w:rsid w:val="001B7EBF"/>
    <w:rsid w:val="001C0047"/>
    <w:rsid w:val="001C008D"/>
    <w:rsid w:val="001C0188"/>
    <w:rsid w:val="001C0AF3"/>
    <w:rsid w:val="001C1057"/>
    <w:rsid w:val="001C283F"/>
    <w:rsid w:val="001C3025"/>
    <w:rsid w:val="001C3034"/>
    <w:rsid w:val="001C353D"/>
    <w:rsid w:val="001C359D"/>
    <w:rsid w:val="001C3E80"/>
    <w:rsid w:val="001C3F34"/>
    <w:rsid w:val="001C4ACA"/>
    <w:rsid w:val="001C5ADD"/>
    <w:rsid w:val="001C5EF6"/>
    <w:rsid w:val="001C5FA0"/>
    <w:rsid w:val="001C776B"/>
    <w:rsid w:val="001D0ADC"/>
    <w:rsid w:val="001D0E27"/>
    <w:rsid w:val="001D10E6"/>
    <w:rsid w:val="001D1A8A"/>
    <w:rsid w:val="001D236C"/>
    <w:rsid w:val="001D3018"/>
    <w:rsid w:val="001D383F"/>
    <w:rsid w:val="001D52AF"/>
    <w:rsid w:val="001D56F6"/>
    <w:rsid w:val="001D693B"/>
    <w:rsid w:val="001E133C"/>
    <w:rsid w:val="001E1451"/>
    <w:rsid w:val="001E16CA"/>
    <w:rsid w:val="001E19CE"/>
    <w:rsid w:val="001E1AD1"/>
    <w:rsid w:val="001E29E0"/>
    <w:rsid w:val="001E2D28"/>
    <w:rsid w:val="001E4D63"/>
    <w:rsid w:val="001E5781"/>
    <w:rsid w:val="001E5AC7"/>
    <w:rsid w:val="001E6705"/>
    <w:rsid w:val="001E74F5"/>
    <w:rsid w:val="001E7E79"/>
    <w:rsid w:val="001F0249"/>
    <w:rsid w:val="001F092C"/>
    <w:rsid w:val="001F0CD6"/>
    <w:rsid w:val="001F1837"/>
    <w:rsid w:val="001F268E"/>
    <w:rsid w:val="001F277D"/>
    <w:rsid w:val="001F38A9"/>
    <w:rsid w:val="001F3CA6"/>
    <w:rsid w:val="001F4FC4"/>
    <w:rsid w:val="001F52C6"/>
    <w:rsid w:val="001F548F"/>
    <w:rsid w:val="001F579B"/>
    <w:rsid w:val="001F5C6B"/>
    <w:rsid w:val="001F5CF7"/>
    <w:rsid w:val="001F637B"/>
    <w:rsid w:val="001F6BB1"/>
    <w:rsid w:val="001F7305"/>
    <w:rsid w:val="001F7C4B"/>
    <w:rsid w:val="001F7CBA"/>
    <w:rsid w:val="00200DC1"/>
    <w:rsid w:val="00201002"/>
    <w:rsid w:val="0020100B"/>
    <w:rsid w:val="002019B1"/>
    <w:rsid w:val="00202899"/>
    <w:rsid w:val="00203E14"/>
    <w:rsid w:val="0020452C"/>
    <w:rsid w:val="00204F95"/>
    <w:rsid w:val="002103BD"/>
    <w:rsid w:val="00210CA1"/>
    <w:rsid w:val="00210EAE"/>
    <w:rsid w:val="00211056"/>
    <w:rsid w:val="00211139"/>
    <w:rsid w:val="00211C91"/>
    <w:rsid w:val="00211CB1"/>
    <w:rsid w:val="00212534"/>
    <w:rsid w:val="002128B4"/>
    <w:rsid w:val="00212F82"/>
    <w:rsid w:val="00213CCF"/>
    <w:rsid w:val="00213DCE"/>
    <w:rsid w:val="00213E30"/>
    <w:rsid w:val="00213F90"/>
    <w:rsid w:val="00215A7A"/>
    <w:rsid w:val="0021617A"/>
    <w:rsid w:val="002168E9"/>
    <w:rsid w:val="0021693F"/>
    <w:rsid w:val="00217149"/>
    <w:rsid w:val="00217B75"/>
    <w:rsid w:val="002206FD"/>
    <w:rsid w:val="002208B0"/>
    <w:rsid w:val="002212CC"/>
    <w:rsid w:val="002218CF"/>
    <w:rsid w:val="0022287B"/>
    <w:rsid w:val="00223068"/>
    <w:rsid w:val="00223140"/>
    <w:rsid w:val="002238BB"/>
    <w:rsid w:val="00223B56"/>
    <w:rsid w:val="002261A9"/>
    <w:rsid w:val="0022632D"/>
    <w:rsid w:val="002278D2"/>
    <w:rsid w:val="002311E8"/>
    <w:rsid w:val="00231AD0"/>
    <w:rsid w:val="00231E1E"/>
    <w:rsid w:val="0023227F"/>
    <w:rsid w:val="0023252D"/>
    <w:rsid w:val="002328CD"/>
    <w:rsid w:val="0023337E"/>
    <w:rsid w:val="00233450"/>
    <w:rsid w:val="00233DD2"/>
    <w:rsid w:val="0023516B"/>
    <w:rsid w:val="0023520D"/>
    <w:rsid w:val="00235D0D"/>
    <w:rsid w:val="00237277"/>
    <w:rsid w:val="002378E5"/>
    <w:rsid w:val="00237C02"/>
    <w:rsid w:val="00237D51"/>
    <w:rsid w:val="00237F4B"/>
    <w:rsid w:val="002415F1"/>
    <w:rsid w:val="002429B2"/>
    <w:rsid w:val="00243121"/>
    <w:rsid w:val="00243E81"/>
    <w:rsid w:val="0024418A"/>
    <w:rsid w:val="002457E7"/>
    <w:rsid w:val="00245D9A"/>
    <w:rsid w:val="002461DD"/>
    <w:rsid w:val="002478B4"/>
    <w:rsid w:val="00247940"/>
    <w:rsid w:val="002507B5"/>
    <w:rsid w:val="002509FF"/>
    <w:rsid w:val="00250D1F"/>
    <w:rsid w:val="00250DE5"/>
    <w:rsid w:val="00251C91"/>
    <w:rsid w:val="00251F09"/>
    <w:rsid w:val="002527C9"/>
    <w:rsid w:val="00252FF4"/>
    <w:rsid w:val="0025500F"/>
    <w:rsid w:val="002551C1"/>
    <w:rsid w:val="002572B6"/>
    <w:rsid w:val="0025786A"/>
    <w:rsid w:val="00260AE8"/>
    <w:rsid w:val="00261654"/>
    <w:rsid w:val="002626F9"/>
    <w:rsid w:val="002632D7"/>
    <w:rsid w:val="00263301"/>
    <w:rsid w:val="002637F5"/>
    <w:rsid w:val="00264332"/>
    <w:rsid w:val="002649FC"/>
    <w:rsid w:val="00265033"/>
    <w:rsid w:val="002654D4"/>
    <w:rsid w:val="00265BC2"/>
    <w:rsid w:val="002666B3"/>
    <w:rsid w:val="00267174"/>
    <w:rsid w:val="00271811"/>
    <w:rsid w:val="00271892"/>
    <w:rsid w:val="00271AA9"/>
    <w:rsid w:val="002723DA"/>
    <w:rsid w:val="00273A76"/>
    <w:rsid w:val="00273CAD"/>
    <w:rsid w:val="0027478D"/>
    <w:rsid w:val="002750F5"/>
    <w:rsid w:val="00275301"/>
    <w:rsid w:val="00275717"/>
    <w:rsid w:val="00277006"/>
    <w:rsid w:val="002803AC"/>
    <w:rsid w:val="00280CDD"/>
    <w:rsid w:val="002810C8"/>
    <w:rsid w:val="00281229"/>
    <w:rsid w:val="00281F02"/>
    <w:rsid w:val="002826B5"/>
    <w:rsid w:val="0028291D"/>
    <w:rsid w:val="00282FAF"/>
    <w:rsid w:val="00284142"/>
    <w:rsid w:val="00284904"/>
    <w:rsid w:val="0028491A"/>
    <w:rsid w:val="00285A0F"/>
    <w:rsid w:val="0028734D"/>
    <w:rsid w:val="00291D1E"/>
    <w:rsid w:val="0029270C"/>
    <w:rsid w:val="00292843"/>
    <w:rsid w:val="002929B6"/>
    <w:rsid w:val="0029362C"/>
    <w:rsid w:val="0029442D"/>
    <w:rsid w:val="002958FE"/>
    <w:rsid w:val="00295A9C"/>
    <w:rsid w:val="002967D0"/>
    <w:rsid w:val="002973AE"/>
    <w:rsid w:val="002A071C"/>
    <w:rsid w:val="002A24D1"/>
    <w:rsid w:val="002A2F83"/>
    <w:rsid w:val="002A3495"/>
    <w:rsid w:val="002A36A2"/>
    <w:rsid w:val="002A40BC"/>
    <w:rsid w:val="002A4C85"/>
    <w:rsid w:val="002A537E"/>
    <w:rsid w:val="002A58E3"/>
    <w:rsid w:val="002A673A"/>
    <w:rsid w:val="002A7BF8"/>
    <w:rsid w:val="002B1054"/>
    <w:rsid w:val="002B1064"/>
    <w:rsid w:val="002B4EAB"/>
    <w:rsid w:val="002B5358"/>
    <w:rsid w:val="002B59EC"/>
    <w:rsid w:val="002B6E1E"/>
    <w:rsid w:val="002B7C39"/>
    <w:rsid w:val="002C0097"/>
    <w:rsid w:val="002C1401"/>
    <w:rsid w:val="002C1B62"/>
    <w:rsid w:val="002C1EF9"/>
    <w:rsid w:val="002C23C3"/>
    <w:rsid w:val="002C3835"/>
    <w:rsid w:val="002C42CB"/>
    <w:rsid w:val="002C4A56"/>
    <w:rsid w:val="002C4CEF"/>
    <w:rsid w:val="002C4E89"/>
    <w:rsid w:val="002C5A14"/>
    <w:rsid w:val="002C6764"/>
    <w:rsid w:val="002C70E3"/>
    <w:rsid w:val="002C7CDE"/>
    <w:rsid w:val="002D01A0"/>
    <w:rsid w:val="002D0E4D"/>
    <w:rsid w:val="002D11A6"/>
    <w:rsid w:val="002D1407"/>
    <w:rsid w:val="002D1DA5"/>
    <w:rsid w:val="002D2B0F"/>
    <w:rsid w:val="002D43DC"/>
    <w:rsid w:val="002D5564"/>
    <w:rsid w:val="002D5A89"/>
    <w:rsid w:val="002D6C1A"/>
    <w:rsid w:val="002D6CBD"/>
    <w:rsid w:val="002D6EF4"/>
    <w:rsid w:val="002D710F"/>
    <w:rsid w:val="002D7331"/>
    <w:rsid w:val="002D7B9B"/>
    <w:rsid w:val="002E0150"/>
    <w:rsid w:val="002E0D99"/>
    <w:rsid w:val="002E11F5"/>
    <w:rsid w:val="002E26BF"/>
    <w:rsid w:val="002E2A6F"/>
    <w:rsid w:val="002E2FCD"/>
    <w:rsid w:val="002E339A"/>
    <w:rsid w:val="002E3A20"/>
    <w:rsid w:val="002E400D"/>
    <w:rsid w:val="002E51A0"/>
    <w:rsid w:val="002E5F27"/>
    <w:rsid w:val="002E62D3"/>
    <w:rsid w:val="002E69AC"/>
    <w:rsid w:val="002E707D"/>
    <w:rsid w:val="002E7C1D"/>
    <w:rsid w:val="002E7F74"/>
    <w:rsid w:val="002F1ADF"/>
    <w:rsid w:val="002F1F1B"/>
    <w:rsid w:val="002F2133"/>
    <w:rsid w:val="002F332C"/>
    <w:rsid w:val="002F430B"/>
    <w:rsid w:val="002F486C"/>
    <w:rsid w:val="002F5094"/>
    <w:rsid w:val="002F5634"/>
    <w:rsid w:val="002F56D2"/>
    <w:rsid w:val="002F5D8C"/>
    <w:rsid w:val="002F684A"/>
    <w:rsid w:val="002F6972"/>
    <w:rsid w:val="002F6F09"/>
    <w:rsid w:val="002F75A8"/>
    <w:rsid w:val="002F7F11"/>
    <w:rsid w:val="003006ED"/>
    <w:rsid w:val="0030072E"/>
    <w:rsid w:val="00300BE8"/>
    <w:rsid w:val="00303861"/>
    <w:rsid w:val="003044B0"/>
    <w:rsid w:val="003044B9"/>
    <w:rsid w:val="00304C78"/>
    <w:rsid w:val="00305748"/>
    <w:rsid w:val="00306150"/>
    <w:rsid w:val="00306510"/>
    <w:rsid w:val="003117DC"/>
    <w:rsid w:val="00314D0C"/>
    <w:rsid w:val="00315C5F"/>
    <w:rsid w:val="003165D9"/>
    <w:rsid w:val="00316CE1"/>
    <w:rsid w:val="00322A6A"/>
    <w:rsid w:val="003232E6"/>
    <w:rsid w:val="00324C7F"/>
    <w:rsid w:val="00324E57"/>
    <w:rsid w:val="00325D0A"/>
    <w:rsid w:val="00327E92"/>
    <w:rsid w:val="0033091B"/>
    <w:rsid w:val="00331298"/>
    <w:rsid w:val="00334768"/>
    <w:rsid w:val="0033478B"/>
    <w:rsid w:val="003353A3"/>
    <w:rsid w:val="00336D22"/>
    <w:rsid w:val="00337504"/>
    <w:rsid w:val="00337746"/>
    <w:rsid w:val="003405B1"/>
    <w:rsid w:val="003407A2"/>
    <w:rsid w:val="00341329"/>
    <w:rsid w:val="00341A7F"/>
    <w:rsid w:val="00341C0C"/>
    <w:rsid w:val="0034201B"/>
    <w:rsid w:val="00344C61"/>
    <w:rsid w:val="00344D08"/>
    <w:rsid w:val="00345D7D"/>
    <w:rsid w:val="00346AC2"/>
    <w:rsid w:val="00346C23"/>
    <w:rsid w:val="00347293"/>
    <w:rsid w:val="003474A0"/>
    <w:rsid w:val="003478DC"/>
    <w:rsid w:val="00350E87"/>
    <w:rsid w:val="00351273"/>
    <w:rsid w:val="0035184F"/>
    <w:rsid w:val="00352060"/>
    <w:rsid w:val="003523CF"/>
    <w:rsid w:val="003525D9"/>
    <w:rsid w:val="0035358A"/>
    <w:rsid w:val="003535FF"/>
    <w:rsid w:val="00354AFE"/>
    <w:rsid w:val="0035543D"/>
    <w:rsid w:val="00356064"/>
    <w:rsid w:val="00356092"/>
    <w:rsid w:val="0035745C"/>
    <w:rsid w:val="0035795F"/>
    <w:rsid w:val="003601AF"/>
    <w:rsid w:val="00360CE0"/>
    <w:rsid w:val="00361455"/>
    <w:rsid w:val="003626AB"/>
    <w:rsid w:val="00363603"/>
    <w:rsid w:val="0036466F"/>
    <w:rsid w:val="003649E8"/>
    <w:rsid w:val="00364DEE"/>
    <w:rsid w:val="0036537A"/>
    <w:rsid w:val="00365B37"/>
    <w:rsid w:val="0037015D"/>
    <w:rsid w:val="003707B6"/>
    <w:rsid w:val="0037150F"/>
    <w:rsid w:val="00372087"/>
    <w:rsid w:val="00372583"/>
    <w:rsid w:val="00372996"/>
    <w:rsid w:val="003729D8"/>
    <w:rsid w:val="00374155"/>
    <w:rsid w:val="00375200"/>
    <w:rsid w:val="00377564"/>
    <w:rsid w:val="00381C24"/>
    <w:rsid w:val="0038234D"/>
    <w:rsid w:val="00382F65"/>
    <w:rsid w:val="00383F0A"/>
    <w:rsid w:val="003846DB"/>
    <w:rsid w:val="003849E6"/>
    <w:rsid w:val="003851A4"/>
    <w:rsid w:val="00385898"/>
    <w:rsid w:val="003872A1"/>
    <w:rsid w:val="003905B5"/>
    <w:rsid w:val="003927CE"/>
    <w:rsid w:val="00392E8D"/>
    <w:rsid w:val="00394743"/>
    <w:rsid w:val="00394D80"/>
    <w:rsid w:val="00394E86"/>
    <w:rsid w:val="00394F7E"/>
    <w:rsid w:val="0039653C"/>
    <w:rsid w:val="00397D3F"/>
    <w:rsid w:val="003A0C50"/>
    <w:rsid w:val="003A0CDB"/>
    <w:rsid w:val="003A1B67"/>
    <w:rsid w:val="003A332C"/>
    <w:rsid w:val="003A52C6"/>
    <w:rsid w:val="003A580F"/>
    <w:rsid w:val="003A7B0B"/>
    <w:rsid w:val="003B0148"/>
    <w:rsid w:val="003B0366"/>
    <w:rsid w:val="003B16BA"/>
    <w:rsid w:val="003B1C85"/>
    <w:rsid w:val="003B2382"/>
    <w:rsid w:val="003B3984"/>
    <w:rsid w:val="003B3D99"/>
    <w:rsid w:val="003B5546"/>
    <w:rsid w:val="003B63AD"/>
    <w:rsid w:val="003B68C2"/>
    <w:rsid w:val="003B69E9"/>
    <w:rsid w:val="003B6D2B"/>
    <w:rsid w:val="003B6EA9"/>
    <w:rsid w:val="003B76A3"/>
    <w:rsid w:val="003B7A9F"/>
    <w:rsid w:val="003C0B45"/>
    <w:rsid w:val="003C152B"/>
    <w:rsid w:val="003C1B19"/>
    <w:rsid w:val="003C21D0"/>
    <w:rsid w:val="003C4190"/>
    <w:rsid w:val="003C4C2A"/>
    <w:rsid w:val="003C5153"/>
    <w:rsid w:val="003C5728"/>
    <w:rsid w:val="003C5815"/>
    <w:rsid w:val="003C6676"/>
    <w:rsid w:val="003C6D02"/>
    <w:rsid w:val="003C6D48"/>
    <w:rsid w:val="003D00FC"/>
    <w:rsid w:val="003D0D88"/>
    <w:rsid w:val="003D18E0"/>
    <w:rsid w:val="003D193B"/>
    <w:rsid w:val="003D2346"/>
    <w:rsid w:val="003D2E2B"/>
    <w:rsid w:val="003D37F1"/>
    <w:rsid w:val="003D4D93"/>
    <w:rsid w:val="003D5B35"/>
    <w:rsid w:val="003D5FD0"/>
    <w:rsid w:val="003D6797"/>
    <w:rsid w:val="003D7634"/>
    <w:rsid w:val="003D7D17"/>
    <w:rsid w:val="003D7D93"/>
    <w:rsid w:val="003E008B"/>
    <w:rsid w:val="003E06FF"/>
    <w:rsid w:val="003E0809"/>
    <w:rsid w:val="003E12F8"/>
    <w:rsid w:val="003E2D8F"/>
    <w:rsid w:val="003E3F80"/>
    <w:rsid w:val="003E4227"/>
    <w:rsid w:val="003E56FA"/>
    <w:rsid w:val="003E6369"/>
    <w:rsid w:val="003E6B47"/>
    <w:rsid w:val="003E6F0B"/>
    <w:rsid w:val="003E73A2"/>
    <w:rsid w:val="003E7D7C"/>
    <w:rsid w:val="003F0698"/>
    <w:rsid w:val="003F0AFC"/>
    <w:rsid w:val="003F0E58"/>
    <w:rsid w:val="003F0ED5"/>
    <w:rsid w:val="003F0FE9"/>
    <w:rsid w:val="003F27BE"/>
    <w:rsid w:val="003F42E8"/>
    <w:rsid w:val="003F5031"/>
    <w:rsid w:val="003F50FF"/>
    <w:rsid w:val="003F5257"/>
    <w:rsid w:val="003F56CF"/>
    <w:rsid w:val="003F5E5D"/>
    <w:rsid w:val="003F65FE"/>
    <w:rsid w:val="003F68BA"/>
    <w:rsid w:val="003F747B"/>
    <w:rsid w:val="003F78F2"/>
    <w:rsid w:val="0040133A"/>
    <w:rsid w:val="0040293F"/>
    <w:rsid w:val="0040447C"/>
    <w:rsid w:val="00404C1D"/>
    <w:rsid w:val="00404F30"/>
    <w:rsid w:val="004054E2"/>
    <w:rsid w:val="004059BD"/>
    <w:rsid w:val="00405C75"/>
    <w:rsid w:val="00410DD3"/>
    <w:rsid w:val="0041287C"/>
    <w:rsid w:val="004137A3"/>
    <w:rsid w:val="004140C2"/>
    <w:rsid w:val="00414826"/>
    <w:rsid w:val="00414DC0"/>
    <w:rsid w:val="00416274"/>
    <w:rsid w:val="00417031"/>
    <w:rsid w:val="00420482"/>
    <w:rsid w:val="00421AA0"/>
    <w:rsid w:val="00421E96"/>
    <w:rsid w:val="00421F42"/>
    <w:rsid w:val="004223C3"/>
    <w:rsid w:val="00422513"/>
    <w:rsid w:val="0042267B"/>
    <w:rsid w:val="004231AF"/>
    <w:rsid w:val="004232C2"/>
    <w:rsid w:val="00423ABF"/>
    <w:rsid w:val="004262BC"/>
    <w:rsid w:val="004263F8"/>
    <w:rsid w:val="00426D28"/>
    <w:rsid w:val="00426EDF"/>
    <w:rsid w:val="004270D7"/>
    <w:rsid w:val="00427408"/>
    <w:rsid w:val="00427CF7"/>
    <w:rsid w:val="00430236"/>
    <w:rsid w:val="004305BC"/>
    <w:rsid w:val="00430CBD"/>
    <w:rsid w:val="00431E2D"/>
    <w:rsid w:val="0043250D"/>
    <w:rsid w:val="00432696"/>
    <w:rsid w:val="00432C4B"/>
    <w:rsid w:val="00432DA0"/>
    <w:rsid w:val="004335E5"/>
    <w:rsid w:val="004339A6"/>
    <w:rsid w:val="00433BD8"/>
    <w:rsid w:val="00434119"/>
    <w:rsid w:val="0043462B"/>
    <w:rsid w:val="00435A56"/>
    <w:rsid w:val="00436A59"/>
    <w:rsid w:val="00437438"/>
    <w:rsid w:val="00440094"/>
    <w:rsid w:val="004400E8"/>
    <w:rsid w:val="0044095A"/>
    <w:rsid w:val="0044125B"/>
    <w:rsid w:val="00441E87"/>
    <w:rsid w:val="004424AE"/>
    <w:rsid w:val="004428FD"/>
    <w:rsid w:val="00442AE2"/>
    <w:rsid w:val="00442B88"/>
    <w:rsid w:val="0044443D"/>
    <w:rsid w:val="004452F8"/>
    <w:rsid w:val="004457B1"/>
    <w:rsid w:val="00446A04"/>
    <w:rsid w:val="0045072F"/>
    <w:rsid w:val="00451C22"/>
    <w:rsid w:val="004526AA"/>
    <w:rsid w:val="00452A52"/>
    <w:rsid w:val="00452F64"/>
    <w:rsid w:val="00453489"/>
    <w:rsid w:val="00453971"/>
    <w:rsid w:val="004553F7"/>
    <w:rsid w:val="00455A09"/>
    <w:rsid w:val="00456F33"/>
    <w:rsid w:val="00457140"/>
    <w:rsid w:val="00460057"/>
    <w:rsid w:val="004606D2"/>
    <w:rsid w:val="00462D74"/>
    <w:rsid w:val="004637F1"/>
    <w:rsid w:val="004662F1"/>
    <w:rsid w:val="00466960"/>
    <w:rsid w:val="004677CB"/>
    <w:rsid w:val="004700CA"/>
    <w:rsid w:val="004702B1"/>
    <w:rsid w:val="004703D7"/>
    <w:rsid w:val="00474027"/>
    <w:rsid w:val="00475F48"/>
    <w:rsid w:val="00476191"/>
    <w:rsid w:val="0047629C"/>
    <w:rsid w:val="00477118"/>
    <w:rsid w:val="004771C7"/>
    <w:rsid w:val="0047792F"/>
    <w:rsid w:val="00477AE8"/>
    <w:rsid w:val="00477B62"/>
    <w:rsid w:val="00480122"/>
    <w:rsid w:val="00480946"/>
    <w:rsid w:val="004814D9"/>
    <w:rsid w:val="00482F31"/>
    <w:rsid w:val="00483081"/>
    <w:rsid w:val="004834D5"/>
    <w:rsid w:val="004837F8"/>
    <w:rsid w:val="00483EBA"/>
    <w:rsid w:val="00484787"/>
    <w:rsid w:val="00484B68"/>
    <w:rsid w:val="00485625"/>
    <w:rsid w:val="00486D23"/>
    <w:rsid w:val="00486F27"/>
    <w:rsid w:val="0048787C"/>
    <w:rsid w:val="00487CFD"/>
    <w:rsid w:val="0049050A"/>
    <w:rsid w:val="004905F4"/>
    <w:rsid w:val="0049084D"/>
    <w:rsid w:val="00490B8E"/>
    <w:rsid w:val="0049166A"/>
    <w:rsid w:val="00494576"/>
    <w:rsid w:val="004967A6"/>
    <w:rsid w:val="00497253"/>
    <w:rsid w:val="004A10B2"/>
    <w:rsid w:val="004A12A2"/>
    <w:rsid w:val="004A1459"/>
    <w:rsid w:val="004A2BEC"/>
    <w:rsid w:val="004A3331"/>
    <w:rsid w:val="004A354F"/>
    <w:rsid w:val="004A41C4"/>
    <w:rsid w:val="004A49AD"/>
    <w:rsid w:val="004A5AD7"/>
    <w:rsid w:val="004A60C2"/>
    <w:rsid w:val="004A63F6"/>
    <w:rsid w:val="004A698B"/>
    <w:rsid w:val="004A71F2"/>
    <w:rsid w:val="004B0463"/>
    <w:rsid w:val="004B0960"/>
    <w:rsid w:val="004B0BFD"/>
    <w:rsid w:val="004B10C9"/>
    <w:rsid w:val="004B42BA"/>
    <w:rsid w:val="004B494D"/>
    <w:rsid w:val="004B537B"/>
    <w:rsid w:val="004B6D87"/>
    <w:rsid w:val="004B7070"/>
    <w:rsid w:val="004B7224"/>
    <w:rsid w:val="004B73F1"/>
    <w:rsid w:val="004B7C4C"/>
    <w:rsid w:val="004C08BE"/>
    <w:rsid w:val="004C0F90"/>
    <w:rsid w:val="004C1ECF"/>
    <w:rsid w:val="004C1EDA"/>
    <w:rsid w:val="004C4B0B"/>
    <w:rsid w:val="004C78B1"/>
    <w:rsid w:val="004C79AE"/>
    <w:rsid w:val="004C7CC2"/>
    <w:rsid w:val="004C7D63"/>
    <w:rsid w:val="004C7DF0"/>
    <w:rsid w:val="004D0216"/>
    <w:rsid w:val="004D03DF"/>
    <w:rsid w:val="004D040C"/>
    <w:rsid w:val="004D0814"/>
    <w:rsid w:val="004D4351"/>
    <w:rsid w:val="004D440D"/>
    <w:rsid w:val="004D487E"/>
    <w:rsid w:val="004D48B7"/>
    <w:rsid w:val="004D5341"/>
    <w:rsid w:val="004D5343"/>
    <w:rsid w:val="004D5AAF"/>
    <w:rsid w:val="004D60E7"/>
    <w:rsid w:val="004D6E41"/>
    <w:rsid w:val="004D6FAB"/>
    <w:rsid w:val="004D7043"/>
    <w:rsid w:val="004D75D4"/>
    <w:rsid w:val="004E0377"/>
    <w:rsid w:val="004E089C"/>
    <w:rsid w:val="004E0F74"/>
    <w:rsid w:val="004E169D"/>
    <w:rsid w:val="004E2B22"/>
    <w:rsid w:val="004E348E"/>
    <w:rsid w:val="004E3E3A"/>
    <w:rsid w:val="004E3FD4"/>
    <w:rsid w:val="004E4042"/>
    <w:rsid w:val="004E487E"/>
    <w:rsid w:val="004E48EC"/>
    <w:rsid w:val="004E4FE2"/>
    <w:rsid w:val="004E65BA"/>
    <w:rsid w:val="004E68B7"/>
    <w:rsid w:val="004E7605"/>
    <w:rsid w:val="004F01C6"/>
    <w:rsid w:val="004F2A1D"/>
    <w:rsid w:val="004F356B"/>
    <w:rsid w:val="004F4096"/>
    <w:rsid w:val="004F4F8A"/>
    <w:rsid w:val="004F5800"/>
    <w:rsid w:val="004F6633"/>
    <w:rsid w:val="004F66AB"/>
    <w:rsid w:val="004F6AF9"/>
    <w:rsid w:val="004F6CCF"/>
    <w:rsid w:val="004F7BC9"/>
    <w:rsid w:val="0050002F"/>
    <w:rsid w:val="00500AB8"/>
    <w:rsid w:val="00502991"/>
    <w:rsid w:val="005045F1"/>
    <w:rsid w:val="00505951"/>
    <w:rsid w:val="00505F73"/>
    <w:rsid w:val="00506084"/>
    <w:rsid w:val="005069B0"/>
    <w:rsid w:val="00506F57"/>
    <w:rsid w:val="00506F83"/>
    <w:rsid w:val="00507287"/>
    <w:rsid w:val="00507C8D"/>
    <w:rsid w:val="00507FFC"/>
    <w:rsid w:val="00510006"/>
    <w:rsid w:val="0051012C"/>
    <w:rsid w:val="005111F2"/>
    <w:rsid w:val="0051131B"/>
    <w:rsid w:val="00511DE4"/>
    <w:rsid w:val="00513A26"/>
    <w:rsid w:val="00513B65"/>
    <w:rsid w:val="0051450E"/>
    <w:rsid w:val="00514C97"/>
    <w:rsid w:val="00515034"/>
    <w:rsid w:val="00515564"/>
    <w:rsid w:val="005157B2"/>
    <w:rsid w:val="00516309"/>
    <w:rsid w:val="00516390"/>
    <w:rsid w:val="005166A3"/>
    <w:rsid w:val="00517464"/>
    <w:rsid w:val="0052026E"/>
    <w:rsid w:val="005206CE"/>
    <w:rsid w:val="005208A1"/>
    <w:rsid w:val="00520C6E"/>
    <w:rsid w:val="00520FBB"/>
    <w:rsid w:val="00521BD2"/>
    <w:rsid w:val="0052429F"/>
    <w:rsid w:val="0052510C"/>
    <w:rsid w:val="00525B75"/>
    <w:rsid w:val="0052719E"/>
    <w:rsid w:val="00527F76"/>
    <w:rsid w:val="005329A8"/>
    <w:rsid w:val="00533ED5"/>
    <w:rsid w:val="00534E93"/>
    <w:rsid w:val="00536695"/>
    <w:rsid w:val="00536A68"/>
    <w:rsid w:val="00537655"/>
    <w:rsid w:val="005376E8"/>
    <w:rsid w:val="005379B3"/>
    <w:rsid w:val="00540B87"/>
    <w:rsid w:val="005437EE"/>
    <w:rsid w:val="00544CF6"/>
    <w:rsid w:val="00545315"/>
    <w:rsid w:val="005459D0"/>
    <w:rsid w:val="00547383"/>
    <w:rsid w:val="0055047F"/>
    <w:rsid w:val="00550718"/>
    <w:rsid w:val="00550A56"/>
    <w:rsid w:val="00550EE3"/>
    <w:rsid w:val="00551734"/>
    <w:rsid w:val="00551CFF"/>
    <w:rsid w:val="00552719"/>
    <w:rsid w:val="005529E3"/>
    <w:rsid w:val="00553579"/>
    <w:rsid w:val="00553683"/>
    <w:rsid w:val="00554366"/>
    <w:rsid w:val="005547DB"/>
    <w:rsid w:val="00555838"/>
    <w:rsid w:val="00555B35"/>
    <w:rsid w:val="00555E0B"/>
    <w:rsid w:val="00557338"/>
    <w:rsid w:val="00562193"/>
    <w:rsid w:val="00562B9D"/>
    <w:rsid w:val="00563AED"/>
    <w:rsid w:val="005651BD"/>
    <w:rsid w:val="00565535"/>
    <w:rsid w:val="00565796"/>
    <w:rsid w:val="005666CF"/>
    <w:rsid w:val="005703C0"/>
    <w:rsid w:val="00570573"/>
    <w:rsid w:val="005714C2"/>
    <w:rsid w:val="00572A0D"/>
    <w:rsid w:val="0057333E"/>
    <w:rsid w:val="005746A4"/>
    <w:rsid w:val="00574F64"/>
    <w:rsid w:val="00575DE1"/>
    <w:rsid w:val="00576344"/>
    <w:rsid w:val="0057652F"/>
    <w:rsid w:val="0057670D"/>
    <w:rsid w:val="005779A1"/>
    <w:rsid w:val="00580D3A"/>
    <w:rsid w:val="00580E70"/>
    <w:rsid w:val="00581605"/>
    <w:rsid w:val="00581FA7"/>
    <w:rsid w:val="00582782"/>
    <w:rsid w:val="00583010"/>
    <w:rsid w:val="00583525"/>
    <w:rsid w:val="00585E3D"/>
    <w:rsid w:val="00585F59"/>
    <w:rsid w:val="00587FDB"/>
    <w:rsid w:val="0059020D"/>
    <w:rsid w:val="005916FD"/>
    <w:rsid w:val="005934C2"/>
    <w:rsid w:val="00593A05"/>
    <w:rsid w:val="0059405D"/>
    <w:rsid w:val="005946D3"/>
    <w:rsid w:val="00594886"/>
    <w:rsid w:val="0059541C"/>
    <w:rsid w:val="00596B46"/>
    <w:rsid w:val="00597586"/>
    <w:rsid w:val="005978B7"/>
    <w:rsid w:val="00597B1D"/>
    <w:rsid w:val="00597BF5"/>
    <w:rsid w:val="005A04C6"/>
    <w:rsid w:val="005A0732"/>
    <w:rsid w:val="005A0BB3"/>
    <w:rsid w:val="005A0E84"/>
    <w:rsid w:val="005A146A"/>
    <w:rsid w:val="005A166C"/>
    <w:rsid w:val="005A21D2"/>
    <w:rsid w:val="005A316B"/>
    <w:rsid w:val="005A33FA"/>
    <w:rsid w:val="005A3506"/>
    <w:rsid w:val="005A42C2"/>
    <w:rsid w:val="005A556E"/>
    <w:rsid w:val="005A5602"/>
    <w:rsid w:val="005A573D"/>
    <w:rsid w:val="005A5C11"/>
    <w:rsid w:val="005A5E51"/>
    <w:rsid w:val="005A6304"/>
    <w:rsid w:val="005A63AF"/>
    <w:rsid w:val="005A6673"/>
    <w:rsid w:val="005A66F8"/>
    <w:rsid w:val="005A7BBD"/>
    <w:rsid w:val="005B1F3C"/>
    <w:rsid w:val="005B2031"/>
    <w:rsid w:val="005B2640"/>
    <w:rsid w:val="005B2D12"/>
    <w:rsid w:val="005B34A4"/>
    <w:rsid w:val="005B35FF"/>
    <w:rsid w:val="005B3D85"/>
    <w:rsid w:val="005B49DB"/>
    <w:rsid w:val="005B4A8B"/>
    <w:rsid w:val="005B4EFA"/>
    <w:rsid w:val="005B6E31"/>
    <w:rsid w:val="005B7201"/>
    <w:rsid w:val="005B77F9"/>
    <w:rsid w:val="005B7FE5"/>
    <w:rsid w:val="005C005D"/>
    <w:rsid w:val="005C0FF3"/>
    <w:rsid w:val="005C1A6D"/>
    <w:rsid w:val="005C2C88"/>
    <w:rsid w:val="005C34A4"/>
    <w:rsid w:val="005C3DFD"/>
    <w:rsid w:val="005C3ECA"/>
    <w:rsid w:val="005C4479"/>
    <w:rsid w:val="005C456E"/>
    <w:rsid w:val="005C4BC1"/>
    <w:rsid w:val="005C50D4"/>
    <w:rsid w:val="005C5342"/>
    <w:rsid w:val="005C59DB"/>
    <w:rsid w:val="005C5A4C"/>
    <w:rsid w:val="005C76F2"/>
    <w:rsid w:val="005C7AA5"/>
    <w:rsid w:val="005D02D5"/>
    <w:rsid w:val="005D0C75"/>
    <w:rsid w:val="005D1F1D"/>
    <w:rsid w:val="005D1FD3"/>
    <w:rsid w:val="005D26B2"/>
    <w:rsid w:val="005D2CF4"/>
    <w:rsid w:val="005D2E25"/>
    <w:rsid w:val="005D3B85"/>
    <w:rsid w:val="005D4B9A"/>
    <w:rsid w:val="005D53F0"/>
    <w:rsid w:val="005D6B1D"/>
    <w:rsid w:val="005D74A7"/>
    <w:rsid w:val="005E0F68"/>
    <w:rsid w:val="005E113A"/>
    <w:rsid w:val="005E230E"/>
    <w:rsid w:val="005E29B3"/>
    <w:rsid w:val="005E29DD"/>
    <w:rsid w:val="005E343C"/>
    <w:rsid w:val="005E3605"/>
    <w:rsid w:val="005E3FAF"/>
    <w:rsid w:val="005E4693"/>
    <w:rsid w:val="005E7144"/>
    <w:rsid w:val="005E764D"/>
    <w:rsid w:val="005F0132"/>
    <w:rsid w:val="005F0246"/>
    <w:rsid w:val="005F0CC3"/>
    <w:rsid w:val="005F1F1D"/>
    <w:rsid w:val="005F255F"/>
    <w:rsid w:val="005F2D7D"/>
    <w:rsid w:val="005F3907"/>
    <w:rsid w:val="005F3D13"/>
    <w:rsid w:val="005F45E4"/>
    <w:rsid w:val="005F49CF"/>
    <w:rsid w:val="005F4F51"/>
    <w:rsid w:val="005F5B26"/>
    <w:rsid w:val="005F7383"/>
    <w:rsid w:val="005F7477"/>
    <w:rsid w:val="005F7856"/>
    <w:rsid w:val="0060042D"/>
    <w:rsid w:val="006007F1"/>
    <w:rsid w:val="0060131D"/>
    <w:rsid w:val="00601F5C"/>
    <w:rsid w:val="006034E7"/>
    <w:rsid w:val="0060433A"/>
    <w:rsid w:val="00604CC1"/>
    <w:rsid w:val="0060576E"/>
    <w:rsid w:val="0060716E"/>
    <w:rsid w:val="006071EB"/>
    <w:rsid w:val="006073AD"/>
    <w:rsid w:val="006078B6"/>
    <w:rsid w:val="0061088B"/>
    <w:rsid w:val="00611D9F"/>
    <w:rsid w:val="006136E4"/>
    <w:rsid w:val="006140E7"/>
    <w:rsid w:val="006145FB"/>
    <w:rsid w:val="00615D01"/>
    <w:rsid w:val="00615EC3"/>
    <w:rsid w:val="0061623D"/>
    <w:rsid w:val="006171AB"/>
    <w:rsid w:val="006200DC"/>
    <w:rsid w:val="006210A5"/>
    <w:rsid w:val="006219ED"/>
    <w:rsid w:val="006223DD"/>
    <w:rsid w:val="00622A18"/>
    <w:rsid w:val="00622F2A"/>
    <w:rsid w:val="006234A8"/>
    <w:rsid w:val="00623E81"/>
    <w:rsid w:val="006253E9"/>
    <w:rsid w:val="00625532"/>
    <w:rsid w:val="00625B9E"/>
    <w:rsid w:val="00625F9F"/>
    <w:rsid w:val="00625FC5"/>
    <w:rsid w:val="00626CF4"/>
    <w:rsid w:val="006278FA"/>
    <w:rsid w:val="006300BC"/>
    <w:rsid w:val="00630C0D"/>
    <w:rsid w:val="00631F15"/>
    <w:rsid w:val="00632D52"/>
    <w:rsid w:val="00633207"/>
    <w:rsid w:val="0063373D"/>
    <w:rsid w:val="00633C64"/>
    <w:rsid w:val="00634344"/>
    <w:rsid w:val="00634587"/>
    <w:rsid w:val="00634EE0"/>
    <w:rsid w:val="006355A1"/>
    <w:rsid w:val="006359E9"/>
    <w:rsid w:val="0063632C"/>
    <w:rsid w:val="0063655B"/>
    <w:rsid w:val="00636FE1"/>
    <w:rsid w:val="00637652"/>
    <w:rsid w:val="00640D6C"/>
    <w:rsid w:val="00641319"/>
    <w:rsid w:val="0064338C"/>
    <w:rsid w:val="00643D35"/>
    <w:rsid w:val="00643E3F"/>
    <w:rsid w:val="006441AE"/>
    <w:rsid w:val="00644C73"/>
    <w:rsid w:val="00645C61"/>
    <w:rsid w:val="00646BAD"/>
    <w:rsid w:val="006472A3"/>
    <w:rsid w:val="00647460"/>
    <w:rsid w:val="00647651"/>
    <w:rsid w:val="00650950"/>
    <w:rsid w:val="006516AC"/>
    <w:rsid w:val="00652548"/>
    <w:rsid w:val="006537E6"/>
    <w:rsid w:val="00653A7C"/>
    <w:rsid w:val="006541ED"/>
    <w:rsid w:val="006546EA"/>
    <w:rsid w:val="00654B26"/>
    <w:rsid w:val="00654C41"/>
    <w:rsid w:val="00660557"/>
    <w:rsid w:val="006616D2"/>
    <w:rsid w:val="00662004"/>
    <w:rsid w:val="00662BFE"/>
    <w:rsid w:val="00663309"/>
    <w:rsid w:val="00664937"/>
    <w:rsid w:val="00665866"/>
    <w:rsid w:val="006658FE"/>
    <w:rsid w:val="00666305"/>
    <w:rsid w:val="00667581"/>
    <w:rsid w:val="00667B3C"/>
    <w:rsid w:val="00667E2F"/>
    <w:rsid w:val="006714E4"/>
    <w:rsid w:val="00671D39"/>
    <w:rsid w:val="006729EC"/>
    <w:rsid w:val="00672C85"/>
    <w:rsid w:val="00672CCE"/>
    <w:rsid w:val="00672F28"/>
    <w:rsid w:val="006732E8"/>
    <w:rsid w:val="00674944"/>
    <w:rsid w:val="00675046"/>
    <w:rsid w:val="00676589"/>
    <w:rsid w:val="00676BB4"/>
    <w:rsid w:val="006771BE"/>
    <w:rsid w:val="00680A70"/>
    <w:rsid w:val="00680ECC"/>
    <w:rsid w:val="006811D6"/>
    <w:rsid w:val="006817EA"/>
    <w:rsid w:val="0068283E"/>
    <w:rsid w:val="0068369E"/>
    <w:rsid w:val="006837B6"/>
    <w:rsid w:val="00683AB3"/>
    <w:rsid w:val="00683EEF"/>
    <w:rsid w:val="00684FEF"/>
    <w:rsid w:val="0068505B"/>
    <w:rsid w:val="006850DC"/>
    <w:rsid w:val="00686739"/>
    <w:rsid w:val="00687504"/>
    <w:rsid w:val="006905A0"/>
    <w:rsid w:val="00690F98"/>
    <w:rsid w:val="00691D76"/>
    <w:rsid w:val="00692804"/>
    <w:rsid w:val="00692816"/>
    <w:rsid w:val="00692E0B"/>
    <w:rsid w:val="006945DC"/>
    <w:rsid w:val="00694C36"/>
    <w:rsid w:val="00694E5F"/>
    <w:rsid w:val="00695445"/>
    <w:rsid w:val="00695AA1"/>
    <w:rsid w:val="00695C1E"/>
    <w:rsid w:val="006A0AC2"/>
    <w:rsid w:val="006A121B"/>
    <w:rsid w:val="006A1951"/>
    <w:rsid w:val="006A3A69"/>
    <w:rsid w:val="006A5934"/>
    <w:rsid w:val="006A7259"/>
    <w:rsid w:val="006A7D4E"/>
    <w:rsid w:val="006B0006"/>
    <w:rsid w:val="006B02D4"/>
    <w:rsid w:val="006B1AB9"/>
    <w:rsid w:val="006B2530"/>
    <w:rsid w:val="006B3044"/>
    <w:rsid w:val="006B3364"/>
    <w:rsid w:val="006B3C92"/>
    <w:rsid w:val="006B58DA"/>
    <w:rsid w:val="006B7BAD"/>
    <w:rsid w:val="006C0D51"/>
    <w:rsid w:val="006C23BB"/>
    <w:rsid w:val="006C24A1"/>
    <w:rsid w:val="006C25A1"/>
    <w:rsid w:val="006C2CB2"/>
    <w:rsid w:val="006C2E1E"/>
    <w:rsid w:val="006C35BE"/>
    <w:rsid w:val="006C3787"/>
    <w:rsid w:val="006C3D5F"/>
    <w:rsid w:val="006C3D7C"/>
    <w:rsid w:val="006C40DD"/>
    <w:rsid w:val="006C4D2E"/>
    <w:rsid w:val="006C5424"/>
    <w:rsid w:val="006C5C1A"/>
    <w:rsid w:val="006C6403"/>
    <w:rsid w:val="006C7293"/>
    <w:rsid w:val="006C747E"/>
    <w:rsid w:val="006D2D5C"/>
    <w:rsid w:val="006D344D"/>
    <w:rsid w:val="006D4742"/>
    <w:rsid w:val="006D4AFE"/>
    <w:rsid w:val="006D4CD0"/>
    <w:rsid w:val="006D6C3E"/>
    <w:rsid w:val="006D78E7"/>
    <w:rsid w:val="006E1260"/>
    <w:rsid w:val="006E1B79"/>
    <w:rsid w:val="006E271D"/>
    <w:rsid w:val="006E3992"/>
    <w:rsid w:val="006E3A89"/>
    <w:rsid w:val="006E499E"/>
    <w:rsid w:val="006E4F44"/>
    <w:rsid w:val="006F050B"/>
    <w:rsid w:val="006F1118"/>
    <w:rsid w:val="006F24CC"/>
    <w:rsid w:val="006F53DF"/>
    <w:rsid w:val="006F56B5"/>
    <w:rsid w:val="006F597B"/>
    <w:rsid w:val="006F6D97"/>
    <w:rsid w:val="006F738F"/>
    <w:rsid w:val="00702888"/>
    <w:rsid w:val="00702935"/>
    <w:rsid w:val="007030E1"/>
    <w:rsid w:val="0070377E"/>
    <w:rsid w:val="0070444D"/>
    <w:rsid w:val="00704D83"/>
    <w:rsid w:val="00704E6A"/>
    <w:rsid w:val="00705850"/>
    <w:rsid w:val="00705952"/>
    <w:rsid w:val="00706098"/>
    <w:rsid w:val="007072C8"/>
    <w:rsid w:val="007073D0"/>
    <w:rsid w:val="00710B29"/>
    <w:rsid w:val="00710DB4"/>
    <w:rsid w:val="007111BD"/>
    <w:rsid w:val="00711404"/>
    <w:rsid w:val="007116E4"/>
    <w:rsid w:val="0071192F"/>
    <w:rsid w:val="00712B27"/>
    <w:rsid w:val="007149F6"/>
    <w:rsid w:val="0071548C"/>
    <w:rsid w:val="00717453"/>
    <w:rsid w:val="007211EB"/>
    <w:rsid w:val="00721702"/>
    <w:rsid w:val="00721CB3"/>
    <w:rsid w:val="00723C4F"/>
    <w:rsid w:val="00723CFC"/>
    <w:rsid w:val="00726310"/>
    <w:rsid w:val="00727809"/>
    <w:rsid w:val="00730608"/>
    <w:rsid w:val="00730D6D"/>
    <w:rsid w:val="0073122A"/>
    <w:rsid w:val="007314E6"/>
    <w:rsid w:val="007322FD"/>
    <w:rsid w:val="007334BF"/>
    <w:rsid w:val="00734408"/>
    <w:rsid w:val="007361E0"/>
    <w:rsid w:val="00736366"/>
    <w:rsid w:val="007369D9"/>
    <w:rsid w:val="00736B44"/>
    <w:rsid w:val="007379D2"/>
    <w:rsid w:val="00740734"/>
    <w:rsid w:val="007421CC"/>
    <w:rsid w:val="00742FA5"/>
    <w:rsid w:val="00743763"/>
    <w:rsid w:val="00745601"/>
    <w:rsid w:val="00750625"/>
    <w:rsid w:val="00751DBC"/>
    <w:rsid w:val="0075251B"/>
    <w:rsid w:val="007528BE"/>
    <w:rsid w:val="00752CED"/>
    <w:rsid w:val="00753584"/>
    <w:rsid w:val="00753DAA"/>
    <w:rsid w:val="00754328"/>
    <w:rsid w:val="007546C6"/>
    <w:rsid w:val="0075487C"/>
    <w:rsid w:val="00755A09"/>
    <w:rsid w:val="00756B5A"/>
    <w:rsid w:val="00757627"/>
    <w:rsid w:val="00762B4E"/>
    <w:rsid w:val="00762C62"/>
    <w:rsid w:val="00762D6C"/>
    <w:rsid w:val="0076599F"/>
    <w:rsid w:val="00765A8C"/>
    <w:rsid w:val="00766294"/>
    <w:rsid w:val="0076796C"/>
    <w:rsid w:val="00770BDD"/>
    <w:rsid w:val="00770EC8"/>
    <w:rsid w:val="00771045"/>
    <w:rsid w:val="00771AD4"/>
    <w:rsid w:val="00771D61"/>
    <w:rsid w:val="00771DEC"/>
    <w:rsid w:val="00771F27"/>
    <w:rsid w:val="00772288"/>
    <w:rsid w:val="0077330D"/>
    <w:rsid w:val="00773602"/>
    <w:rsid w:val="00773736"/>
    <w:rsid w:val="00773C16"/>
    <w:rsid w:val="00774431"/>
    <w:rsid w:val="00774821"/>
    <w:rsid w:val="00774DD0"/>
    <w:rsid w:val="0077502A"/>
    <w:rsid w:val="0077546C"/>
    <w:rsid w:val="00775490"/>
    <w:rsid w:val="00775723"/>
    <w:rsid w:val="00777E92"/>
    <w:rsid w:val="00780268"/>
    <w:rsid w:val="00780987"/>
    <w:rsid w:val="00780AEF"/>
    <w:rsid w:val="00783467"/>
    <w:rsid w:val="007835BC"/>
    <w:rsid w:val="00783655"/>
    <w:rsid w:val="00783C04"/>
    <w:rsid w:val="007850BA"/>
    <w:rsid w:val="00785A33"/>
    <w:rsid w:val="00787205"/>
    <w:rsid w:val="007879B8"/>
    <w:rsid w:val="00787B9B"/>
    <w:rsid w:val="00787CCD"/>
    <w:rsid w:val="0079182F"/>
    <w:rsid w:val="00791DAF"/>
    <w:rsid w:val="00792C54"/>
    <w:rsid w:val="007932B5"/>
    <w:rsid w:val="007935AC"/>
    <w:rsid w:val="0079367B"/>
    <w:rsid w:val="00793D94"/>
    <w:rsid w:val="00793DC1"/>
    <w:rsid w:val="00793FE3"/>
    <w:rsid w:val="00794D26"/>
    <w:rsid w:val="007958D7"/>
    <w:rsid w:val="007965BF"/>
    <w:rsid w:val="007979B0"/>
    <w:rsid w:val="007A0D31"/>
    <w:rsid w:val="007A13B8"/>
    <w:rsid w:val="007A157E"/>
    <w:rsid w:val="007A1AC2"/>
    <w:rsid w:val="007A1DE1"/>
    <w:rsid w:val="007A3064"/>
    <w:rsid w:val="007A38B8"/>
    <w:rsid w:val="007A3993"/>
    <w:rsid w:val="007A4017"/>
    <w:rsid w:val="007A416C"/>
    <w:rsid w:val="007A50B1"/>
    <w:rsid w:val="007A5435"/>
    <w:rsid w:val="007A5B1E"/>
    <w:rsid w:val="007A6166"/>
    <w:rsid w:val="007A6516"/>
    <w:rsid w:val="007A666B"/>
    <w:rsid w:val="007A72CA"/>
    <w:rsid w:val="007A7490"/>
    <w:rsid w:val="007B0077"/>
    <w:rsid w:val="007B08A7"/>
    <w:rsid w:val="007B0953"/>
    <w:rsid w:val="007B1706"/>
    <w:rsid w:val="007B24A0"/>
    <w:rsid w:val="007B4A43"/>
    <w:rsid w:val="007B5710"/>
    <w:rsid w:val="007B5D36"/>
    <w:rsid w:val="007B62B8"/>
    <w:rsid w:val="007B6A47"/>
    <w:rsid w:val="007B7E43"/>
    <w:rsid w:val="007C0649"/>
    <w:rsid w:val="007C0E19"/>
    <w:rsid w:val="007C145B"/>
    <w:rsid w:val="007C29A4"/>
    <w:rsid w:val="007C3138"/>
    <w:rsid w:val="007C3362"/>
    <w:rsid w:val="007C3721"/>
    <w:rsid w:val="007C45CA"/>
    <w:rsid w:val="007C469D"/>
    <w:rsid w:val="007C46E4"/>
    <w:rsid w:val="007C4CAD"/>
    <w:rsid w:val="007C5212"/>
    <w:rsid w:val="007C5439"/>
    <w:rsid w:val="007C62E4"/>
    <w:rsid w:val="007C7238"/>
    <w:rsid w:val="007C7EA4"/>
    <w:rsid w:val="007D03DA"/>
    <w:rsid w:val="007D0624"/>
    <w:rsid w:val="007D143E"/>
    <w:rsid w:val="007D17A4"/>
    <w:rsid w:val="007D1B1E"/>
    <w:rsid w:val="007D1FA1"/>
    <w:rsid w:val="007D2650"/>
    <w:rsid w:val="007D3FE4"/>
    <w:rsid w:val="007D451E"/>
    <w:rsid w:val="007D4929"/>
    <w:rsid w:val="007D49DD"/>
    <w:rsid w:val="007D50C7"/>
    <w:rsid w:val="007D517C"/>
    <w:rsid w:val="007D599F"/>
    <w:rsid w:val="007D5B4D"/>
    <w:rsid w:val="007D6F81"/>
    <w:rsid w:val="007D7408"/>
    <w:rsid w:val="007E1F8A"/>
    <w:rsid w:val="007E2559"/>
    <w:rsid w:val="007E290D"/>
    <w:rsid w:val="007E2C32"/>
    <w:rsid w:val="007E3298"/>
    <w:rsid w:val="007E3B0C"/>
    <w:rsid w:val="007E44A3"/>
    <w:rsid w:val="007E52FB"/>
    <w:rsid w:val="007E642E"/>
    <w:rsid w:val="007E646C"/>
    <w:rsid w:val="007E6C77"/>
    <w:rsid w:val="007E736F"/>
    <w:rsid w:val="007F07A0"/>
    <w:rsid w:val="007F0A17"/>
    <w:rsid w:val="007F228A"/>
    <w:rsid w:val="007F4104"/>
    <w:rsid w:val="007F54EC"/>
    <w:rsid w:val="007F598C"/>
    <w:rsid w:val="007F5FDD"/>
    <w:rsid w:val="007F7DE1"/>
    <w:rsid w:val="00800D6A"/>
    <w:rsid w:val="00801263"/>
    <w:rsid w:val="0080147A"/>
    <w:rsid w:val="0080179C"/>
    <w:rsid w:val="00803F2F"/>
    <w:rsid w:val="00805C5F"/>
    <w:rsid w:val="00806884"/>
    <w:rsid w:val="008071C4"/>
    <w:rsid w:val="00812805"/>
    <w:rsid w:val="008134E5"/>
    <w:rsid w:val="00813617"/>
    <w:rsid w:val="00814340"/>
    <w:rsid w:val="00815349"/>
    <w:rsid w:val="00816978"/>
    <w:rsid w:val="008205A8"/>
    <w:rsid w:val="008205C5"/>
    <w:rsid w:val="00820C3C"/>
    <w:rsid w:val="00820E76"/>
    <w:rsid w:val="0082106C"/>
    <w:rsid w:val="00821752"/>
    <w:rsid w:val="00822033"/>
    <w:rsid w:val="00822394"/>
    <w:rsid w:val="0082283C"/>
    <w:rsid w:val="00822D14"/>
    <w:rsid w:val="00823736"/>
    <w:rsid w:val="00824CD0"/>
    <w:rsid w:val="008264BC"/>
    <w:rsid w:val="00826D01"/>
    <w:rsid w:val="00827A68"/>
    <w:rsid w:val="00827BCC"/>
    <w:rsid w:val="00831058"/>
    <w:rsid w:val="00831088"/>
    <w:rsid w:val="0083186D"/>
    <w:rsid w:val="00831D03"/>
    <w:rsid w:val="008324EC"/>
    <w:rsid w:val="008325F1"/>
    <w:rsid w:val="00833038"/>
    <w:rsid w:val="0083307C"/>
    <w:rsid w:val="0083374A"/>
    <w:rsid w:val="008341E6"/>
    <w:rsid w:val="00835382"/>
    <w:rsid w:val="00835BDE"/>
    <w:rsid w:val="008368F7"/>
    <w:rsid w:val="00836AD4"/>
    <w:rsid w:val="00840743"/>
    <w:rsid w:val="0084081B"/>
    <w:rsid w:val="00840E84"/>
    <w:rsid w:val="0084224D"/>
    <w:rsid w:val="00842727"/>
    <w:rsid w:val="00844317"/>
    <w:rsid w:val="00844995"/>
    <w:rsid w:val="00844DF6"/>
    <w:rsid w:val="00845A8E"/>
    <w:rsid w:val="0084783F"/>
    <w:rsid w:val="0084790E"/>
    <w:rsid w:val="00847C94"/>
    <w:rsid w:val="00847CF1"/>
    <w:rsid w:val="00847E16"/>
    <w:rsid w:val="00847F83"/>
    <w:rsid w:val="00850EAE"/>
    <w:rsid w:val="008510C4"/>
    <w:rsid w:val="008513D3"/>
    <w:rsid w:val="0085202C"/>
    <w:rsid w:val="00853175"/>
    <w:rsid w:val="008534F0"/>
    <w:rsid w:val="008538CE"/>
    <w:rsid w:val="00854217"/>
    <w:rsid w:val="00854E2F"/>
    <w:rsid w:val="00856E4C"/>
    <w:rsid w:val="00857003"/>
    <w:rsid w:val="008571B5"/>
    <w:rsid w:val="0086015B"/>
    <w:rsid w:val="008623DC"/>
    <w:rsid w:val="00862853"/>
    <w:rsid w:val="00863AD8"/>
    <w:rsid w:val="00863B51"/>
    <w:rsid w:val="00865CD9"/>
    <w:rsid w:val="008660ED"/>
    <w:rsid w:val="008668D1"/>
    <w:rsid w:val="00866930"/>
    <w:rsid w:val="0087023D"/>
    <w:rsid w:val="0087099A"/>
    <w:rsid w:val="00870AA0"/>
    <w:rsid w:val="00870B20"/>
    <w:rsid w:val="00870B58"/>
    <w:rsid w:val="008713CC"/>
    <w:rsid w:val="00871DBC"/>
    <w:rsid w:val="00873254"/>
    <w:rsid w:val="00873863"/>
    <w:rsid w:val="00873B08"/>
    <w:rsid w:val="00874B6C"/>
    <w:rsid w:val="0087558E"/>
    <w:rsid w:val="00875DFD"/>
    <w:rsid w:val="008764AA"/>
    <w:rsid w:val="00876DD6"/>
    <w:rsid w:val="008779C3"/>
    <w:rsid w:val="00877A75"/>
    <w:rsid w:val="00877EA3"/>
    <w:rsid w:val="00880286"/>
    <w:rsid w:val="008803EB"/>
    <w:rsid w:val="00881062"/>
    <w:rsid w:val="00883D2D"/>
    <w:rsid w:val="00884C3D"/>
    <w:rsid w:val="00885FDC"/>
    <w:rsid w:val="00885FF6"/>
    <w:rsid w:val="00886015"/>
    <w:rsid w:val="008862E8"/>
    <w:rsid w:val="00886924"/>
    <w:rsid w:val="00886CB2"/>
    <w:rsid w:val="0088794D"/>
    <w:rsid w:val="00890631"/>
    <w:rsid w:val="00890F3B"/>
    <w:rsid w:val="00890F40"/>
    <w:rsid w:val="00891E13"/>
    <w:rsid w:val="00891E40"/>
    <w:rsid w:val="00893257"/>
    <w:rsid w:val="008934EA"/>
    <w:rsid w:val="008947FB"/>
    <w:rsid w:val="008955AD"/>
    <w:rsid w:val="00895960"/>
    <w:rsid w:val="00895D4D"/>
    <w:rsid w:val="008960AC"/>
    <w:rsid w:val="00896D98"/>
    <w:rsid w:val="00897116"/>
    <w:rsid w:val="008972EB"/>
    <w:rsid w:val="0089735D"/>
    <w:rsid w:val="008976B8"/>
    <w:rsid w:val="00897834"/>
    <w:rsid w:val="008978CF"/>
    <w:rsid w:val="008A106E"/>
    <w:rsid w:val="008A153A"/>
    <w:rsid w:val="008A257D"/>
    <w:rsid w:val="008A3589"/>
    <w:rsid w:val="008A3BFB"/>
    <w:rsid w:val="008A4F8F"/>
    <w:rsid w:val="008A5430"/>
    <w:rsid w:val="008A5DAD"/>
    <w:rsid w:val="008A5E1F"/>
    <w:rsid w:val="008A6305"/>
    <w:rsid w:val="008A64A8"/>
    <w:rsid w:val="008A65ED"/>
    <w:rsid w:val="008A7078"/>
    <w:rsid w:val="008B0519"/>
    <w:rsid w:val="008B1173"/>
    <w:rsid w:val="008B2066"/>
    <w:rsid w:val="008B2895"/>
    <w:rsid w:val="008B5303"/>
    <w:rsid w:val="008B54A4"/>
    <w:rsid w:val="008B5E33"/>
    <w:rsid w:val="008B618B"/>
    <w:rsid w:val="008B6D00"/>
    <w:rsid w:val="008B6DCB"/>
    <w:rsid w:val="008C0E3E"/>
    <w:rsid w:val="008C0EA3"/>
    <w:rsid w:val="008C21A1"/>
    <w:rsid w:val="008C306F"/>
    <w:rsid w:val="008C3558"/>
    <w:rsid w:val="008C4A9F"/>
    <w:rsid w:val="008C4B20"/>
    <w:rsid w:val="008C6C35"/>
    <w:rsid w:val="008C7DE4"/>
    <w:rsid w:val="008D05B8"/>
    <w:rsid w:val="008D1716"/>
    <w:rsid w:val="008D1EDB"/>
    <w:rsid w:val="008D2139"/>
    <w:rsid w:val="008D2CAE"/>
    <w:rsid w:val="008D4B64"/>
    <w:rsid w:val="008D64B0"/>
    <w:rsid w:val="008D6728"/>
    <w:rsid w:val="008D799C"/>
    <w:rsid w:val="008E0B88"/>
    <w:rsid w:val="008E0B89"/>
    <w:rsid w:val="008E1368"/>
    <w:rsid w:val="008E32D3"/>
    <w:rsid w:val="008E3BF6"/>
    <w:rsid w:val="008E4283"/>
    <w:rsid w:val="008E42A7"/>
    <w:rsid w:val="008E5062"/>
    <w:rsid w:val="008E56BE"/>
    <w:rsid w:val="008E59A4"/>
    <w:rsid w:val="008E78C1"/>
    <w:rsid w:val="008E7C9D"/>
    <w:rsid w:val="008F00DE"/>
    <w:rsid w:val="008F064D"/>
    <w:rsid w:val="008F12EF"/>
    <w:rsid w:val="008F250C"/>
    <w:rsid w:val="008F25EF"/>
    <w:rsid w:val="008F2929"/>
    <w:rsid w:val="008F2E6D"/>
    <w:rsid w:val="008F3EAF"/>
    <w:rsid w:val="008F6AED"/>
    <w:rsid w:val="008F70DD"/>
    <w:rsid w:val="0090135B"/>
    <w:rsid w:val="009017E4"/>
    <w:rsid w:val="00901886"/>
    <w:rsid w:val="00901D7C"/>
    <w:rsid w:val="009021BD"/>
    <w:rsid w:val="009027EC"/>
    <w:rsid w:val="00903ED8"/>
    <w:rsid w:val="00903EE0"/>
    <w:rsid w:val="009040E7"/>
    <w:rsid w:val="00904946"/>
    <w:rsid w:val="00904B99"/>
    <w:rsid w:val="0090534C"/>
    <w:rsid w:val="00905B4A"/>
    <w:rsid w:val="0090643A"/>
    <w:rsid w:val="00906F4B"/>
    <w:rsid w:val="0090749E"/>
    <w:rsid w:val="00907C34"/>
    <w:rsid w:val="00910619"/>
    <w:rsid w:val="00912743"/>
    <w:rsid w:val="00912DA8"/>
    <w:rsid w:val="009138DF"/>
    <w:rsid w:val="00913B26"/>
    <w:rsid w:val="00913FF0"/>
    <w:rsid w:val="009141CF"/>
    <w:rsid w:val="0091432B"/>
    <w:rsid w:val="009151C1"/>
    <w:rsid w:val="009155BD"/>
    <w:rsid w:val="00917640"/>
    <w:rsid w:val="00917F37"/>
    <w:rsid w:val="00920874"/>
    <w:rsid w:val="0092088C"/>
    <w:rsid w:val="0092106E"/>
    <w:rsid w:val="00921FCB"/>
    <w:rsid w:val="00922990"/>
    <w:rsid w:val="00922CD0"/>
    <w:rsid w:val="00923C23"/>
    <w:rsid w:val="00923CA8"/>
    <w:rsid w:val="009265F1"/>
    <w:rsid w:val="009270A6"/>
    <w:rsid w:val="00927539"/>
    <w:rsid w:val="00927FED"/>
    <w:rsid w:val="00930197"/>
    <w:rsid w:val="00931097"/>
    <w:rsid w:val="0093157F"/>
    <w:rsid w:val="0093167E"/>
    <w:rsid w:val="009318D6"/>
    <w:rsid w:val="00931996"/>
    <w:rsid w:val="00932F7A"/>
    <w:rsid w:val="00933013"/>
    <w:rsid w:val="009339B2"/>
    <w:rsid w:val="00934058"/>
    <w:rsid w:val="009340A0"/>
    <w:rsid w:val="009341E9"/>
    <w:rsid w:val="0093478C"/>
    <w:rsid w:val="00935185"/>
    <w:rsid w:val="009358D0"/>
    <w:rsid w:val="0093641C"/>
    <w:rsid w:val="0093750D"/>
    <w:rsid w:val="009406E1"/>
    <w:rsid w:val="00940A4D"/>
    <w:rsid w:val="00940D48"/>
    <w:rsid w:val="00940DA2"/>
    <w:rsid w:val="00941298"/>
    <w:rsid w:val="00943209"/>
    <w:rsid w:val="00943267"/>
    <w:rsid w:val="0094364D"/>
    <w:rsid w:val="009438BE"/>
    <w:rsid w:val="00943BB0"/>
    <w:rsid w:val="009446CE"/>
    <w:rsid w:val="00945693"/>
    <w:rsid w:val="009465C1"/>
    <w:rsid w:val="00946B17"/>
    <w:rsid w:val="0094783B"/>
    <w:rsid w:val="0095057A"/>
    <w:rsid w:val="00950DB9"/>
    <w:rsid w:val="00951430"/>
    <w:rsid w:val="009528A5"/>
    <w:rsid w:val="009534BE"/>
    <w:rsid w:val="00954442"/>
    <w:rsid w:val="00954487"/>
    <w:rsid w:val="00955611"/>
    <w:rsid w:val="0095580F"/>
    <w:rsid w:val="009567E0"/>
    <w:rsid w:val="00956B1D"/>
    <w:rsid w:val="00956FF5"/>
    <w:rsid w:val="0095772E"/>
    <w:rsid w:val="00957B8F"/>
    <w:rsid w:val="00961F7E"/>
    <w:rsid w:val="009625EA"/>
    <w:rsid w:val="00962E88"/>
    <w:rsid w:val="009635EB"/>
    <w:rsid w:val="009647CD"/>
    <w:rsid w:val="00964950"/>
    <w:rsid w:val="0096604F"/>
    <w:rsid w:val="00970418"/>
    <w:rsid w:val="00970A01"/>
    <w:rsid w:val="0097102F"/>
    <w:rsid w:val="009712FD"/>
    <w:rsid w:val="009729BF"/>
    <w:rsid w:val="00972BE8"/>
    <w:rsid w:val="00973171"/>
    <w:rsid w:val="009741A1"/>
    <w:rsid w:val="00974678"/>
    <w:rsid w:val="00974CCC"/>
    <w:rsid w:val="0097625B"/>
    <w:rsid w:val="00976362"/>
    <w:rsid w:val="009765B7"/>
    <w:rsid w:val="00982750"/>
    <w:rsid w:val="009829D3"/>
    <w:rsid w:val="00982E10"/>
    <w:rsid w:val="009831F3"/>
    <w:rsid w:val="00983FEE"/>
    <w:rsid w:val="00984037"/>
    <w:rsid w:val="009843BC"/>
    <w:rsid w:val="00985532"/>
    <w:rsid w:val="00985CB0"/>
    <w:rsid w:val="00985CF7"/>
    <w:rsid w:val="00986FD7"/>
    <w:rsid w:val="00990DDC"/>
    <w:rsid w:val="009922A5"/>
    <w:rsid w:val="0099243E"/>
    <w:rsid w:val="0099259C"/>
    <w:rsid w:val="00992904"/>
    <w:rsid w:val="00993B5D"/>
    <w:rsid w:val="0099472B"/>
    <w:rsid w:val="0099486C"/>
    <w:rsid w:val="00994B01"/>
    <w:rsid w:val="00995150"/>
    <w:rsid w:val="009968EE"/>
    <w:rsid w:val="00996CF6"/>
    <w:rsid w:val="00996F15"/>
    <w:rsid w:val="009A0883"/>
    <w:rsid w:val="009A08D1"/>
    <w:rsid w:val="009A1901"/>
    <w:rsid w:val="009A1DFE"/>
    <w:rsid w:val="009A1E71"/>
    <w:rsid w:val="009A26B5"/>
    <w:rsid w:val="009A2E58"/>
    <w:rsid w:val="009A58E0"/>
    <w:rsid w:val="009A774F"/>
    <w:rsid w:val="009A7A21"/>
    <w:rsid w:val="009A7B84"/>
    <w:rsid w:val="009B065B"/>
    <w:rsid w:val="009B1C3C"/>
    <w:rsid w:val="009B3F12"/>
    <w:rsid w:val="009B4253"/>
    <w:rsid w:val="009C0112"/>
    <w:rsid w:val="009C0978"/>
    <w:rsid w:val="009C1073"/>
    <w:rsid w:val="009C297D"/>
    <w:rsid w:val="009C29AA"/>
    <w:rsid w:val="009C36B3"/>
    <w:rsid w:val="009C3C12"/>
    <w:rsid w:val="009C40C2"/>
    <w:rsid w:val="009C5E21"/>
    <w:rsid w:val="009C799B"/>
    <w:rsid w:val="009D01FB"/>
    <w:rsid w:val="009D0829"/>
    <w:rsid w:val="009D1E29"/>
    <w:rsid w:val="009D2FD2"/>
    <w:rsid w:val="009D30F4"/>
    <w:rsid w:val="009D41DD"/>
    <w:rsid w:val="009D47BE"/>
    <w:rsid w:val="009D5417"/>
    <w:rsid w:val="009D5561"/>
    <w:rsid w:val="009D5E9F"/>
    <w:rsid w:val="009D626F"/>
    <w:rsid w:val="009D63F3"/>
    <w:rsid w:val="009D6CB8"/>
    <w:rsid w:val="009D7681"/>
    <w:rsid w:val="009D7810"/>
    <w:rsid w:val="009D7AE8"/>
    <w:rsid w:val="009E06D7"/>
    <w:rsid w:val="009E0B17"/>
    <w:rsid w:val="009E1B2A"/>
    <w:rsid w:val="009E22E3"/>
    <w:rsid w:val="009E2FC7"/>
    <w:rsid w:val="009E3763"/>
    <w:rsid w:val="009E3B42"/>
    <w:rsid w:val="009E4603"/>
    <w:rsid w:val="009E467F"/>
    <w:rsid w:val="009E4F7D"/>
    <w:rsid w:val="009E511B"/>
    <w:rsid w:val="009E5DB3"/>
    <w:rsid w:val="009E6A9C"/>
    <w:rsid w:val="009E7865"/>
    <w:rsid w:val="009E7AF1"/>
    <w:rsid w:val="009F0A75"/>
    <w:rsid w:val="009F0BB8"/>
    <w:rsid w:val="009F0ED8"/>
    <w:rsid w:val="009F12E5"/>
    <w:rsid w:val="009F1D05"/>
    <w:rsid w:val="009F22B7"/>
    <w:rsid w:val="009F41E4"/>
    <w:rsid w:val="009F481C"/>
    <w:rsid w:val="009F4A8D"/>
    <w:rsid w:val="009F6592"/>
    <w:rsid w:val="009F65E9"/>
    <w:rsid w:val="009F713A"/>
    <w:rsid w:val="009F72FF"/>
    <w:rsid w:val="00A009AD"/>
    <w:rsid w:val="00A0275B"/>
    <w:rsid w:val="00A03581"/>
    <w:rsid w:val="00A05034"/>
    <w:rsid w:val="00A053EA"/>
    <w:rsid w:val="00A054A6"/>
    <w:rsid w:val="00A06A36"/>
    <w:rsid w:val="00A1063D"/>
    <w:rsid w:val="00A106D3"/>
    <w:rsid w:val="00A11B3B"/>
    <w:rsid w:val="00A1212D"/>
    <w:rsid w:val="00A12B57"/>
    <w:rsid w:val="00A134A7"/>
    <w:rsid w:val="00A13CA3"/>
    <w:rsid w:val="00A16BB7"/>
    <w:rsid w:val="00A16D3A"/>
    <w:rsid w:val="00A20952"/>
    <w:rsid w:val="00A2144A"/>
    <w:rsid w:val="00A21D50"/>
    <w:rsid w:val="00A225FD"/>
    <w:rsid w:val="00A243F7"/>
    <w:rsid w:val="00A25B17"/>
    <w:rsid w:val="00A25C2B"/>
    <w:rsid w:val="00A25C89"/>
    <w:rsid w:val="00A304C8"/>
    <w:rsid w:val="00A30B28"/>
    <w:rsid w:val="00A30C1B"/>
    <w:rsid w:val="00A32CB0"/>
    <w:rsid w:val="00A330B0"/>
    <w:rsid w:val="00A3373A"/>
    <w:rsid w:val="00A34046"/>
    <w:rsid w:val="00A35995"/>
    <w:rsid w:val="00A36FC7"/>
    <w:rsid w:val="00A37DED"/>
    <w:rsid w:val="00A40086"/>
    <w:rsid w:val="00A401CF"/>
    <w:rsid w:val="00A40E8D"/>
    <w:rsid w:val="00A41BF1"/>
    <w:rsid w:val="00A41DB2"/>
    <w:rsid w:val="00A422E3"/>
    <w:rsid w:val="00A4316D"/>
    <w:rsid w:val="00A440A9"/>
    <w:rsid w:val="00A44188"/>
    <w:rsid w:val="00A45882"/>
    <w:rsid w:val="00A463BE"/>
    <w:rsid w:val="00A46600"/>
    <w:rsid w:val="00A477B5"/>
    <w:rsid w:val="00A5086A"/>
    <w:rsid w:val="00A50CA9"/>
    <w:rsid w:val="00A51DA0"/>
    <w:rsid w:val="00A525D2"/>
    <w:rsid w:val="00A528B3"/>
    <w:rsid w:val="00A5352D"/>
    <w:rsid w:val="00A5389C"/>
    <w:rsid w:val="00A5519D"/>
    <w:rsid w:val="00A56923"/>
    <w:rsid w:val="00A56DF1"/>
    <w:rsid w:val="00A575B0"/>
    <w:rsid w:val="00A60464"/>
    <w:rsid w:val="00A604FB"/>
    <w:rsid w:val="00A622D3"/>
    <w:rsid w:val="00A626A7"/>
    <w:rsid w:val="00A634A7"/>
    <w:rsid w:val="00A6416C"/>
    <w:rsid w:val="00A643A7"/>
    <w:rsid w:val="00A64CA4"/>
    <w:rsid w:val="00A65878"/>
    <w:rsid w:val="00A660CF"/>
    <w:rsid w:val="00A66E65"/>
    <w:rsid w:val="00A67258"/>
    <w:rsid w:val="00A67943"/>
    <w:rsid w:val="00A700CC"/>
    <w:rsid w:val="00A706B4"/>
    <w:rsid w:val="00A70A02"/>
    <w:rsid w:val="00A71F2A"/>
    <w:rsid w:val="00A7205C"/>
    <w:rsid w:val="00A73F48"/>
    <w:rsid w:val="00A753C0"/>
    <w:rsid w:val="00A75704"/>
    <w:rsid w:val="00A75F61"/>
    <w:rsid w:val="00A761F8"/>
    <w:rsid w:val="00A8085C"/>
    <w:rsid w:val="00A81651"/>
    <w:rsid w:val="00A83212"/>
    <w:rsid w:val="00A8323F"/>
    <w:rsid w:val="00A8476A"/>
    <w:rsid w:val="00A84770"/>
    <w:rsid w:val="00A84F25"/>
    <w:rsid w:val="00A86AA6"/>
    <w:rsid w:val="00A86E30"/>
    <w:rsid w:val="00A87DEC"/>
    <w:rsid w:val="00A9082B"/>
    <w:rsid w:val="00A93F6C"/>
    <w:rsid w:val="00A94801"/>
    <w:rsid w:val="00A94DA2"/>
    <w:rsid w:val="00A95162"/>
    <w:rsid w:val="00A953C4"/>
    <w:rsid w:val="00A95631"/>
    <w:rsid w:val="00A95770"/>
    <w:rsid w:val="00A95C5E"/>
    <w:rsid w:val="00AA0E38"/>
    <w:rsid w:val="00AA18BD"/>
    <w:rsid w:val="00AA286B"/>
    <w:rsid w:val="00AA39D3"/>
    <w:rsid w:val="00AA3F77"/>
    <w:rsid w:val="00AA4125"/>
    <w:rsid w:val="00AA6335"/>
    <w:rsid w:val="00AA67EC"/>
    <w:rsid w:val="00AA69DF"/>
    <w:rsid w:val="00AA6FF8"/>
    <w:rsid w:val="00AB0109"/>
    <w:rsid w:val="00AB08EE"/>
    <w:rsid w:val="00AB148A"/>
    <w:rsid w:val="00AB1D84"/>
    <w:rsid w:val="00AB2565"/>
    <w:rsid w:val="00AB393D"/>
    <w:rsid w:val="00AB3954"/>
    <w:rsid w:val="00AB3A69"/>
    <w:rsid w:val="00AB462E"/>
    <w:rsid w:val="00AB47F2"/>
    <w:rsid w:val="00AB5CD3"/>
    <w:rsid w:val="00AB66B5"/>
    <w:rsid w:val="00AB6B56"/>
    <w:rsid w:val="00AB72A9"/>
    <w:rsid w:val="00AB78A1"/>
    <w:rsid w:val="00AC17EB"/>
    <w:rsid w:val="00AC197D"/>
    <w:rsid w:val="00AC335B"/>
    <w:rsid w:val="00AC3791"/>
    <w:rsid w:val="00AC43DF"/>
    <w:rsid w:val="00AC480C"/>
    <w:rsid w:val="00AC4A7C"/>
    <w:rsid w:val="00AC629D"/>
    <w:rsid w:val="00AC6530"/>
    <w:rsid w:val="00AC6A5A"/>
    <w:rsid w:val="00AC7BAB"/>
    <w:rsid w:val="00AD1A02"/>
    <w:rsid w:val="00AD1B3F"/>
    <w:rsid w:val="00AD353C"/>
    <w:rsid w:val="00AD37F3"/>
    <w:rsid w:val="00AD3A22"/>
    <w:rsid w:val="00AD3EC3"/>
    <w:rsid w:val="00AD56A8"/>
    <w:rsid w:val="00AD6004"/>
    <w:rsid w:val="00AD67F3"/>
    <w:rsid w:val="00AD6A5C"/>
    <w:rsid w:val="00AE0EE0"/>
    <w:rsid w:val="00AE2053"/>
    <w:rsid w:val="00AE2C00"/>
    <w:rsid w:val="00AE2FCC"/>
    <w:rsid w:val="00AE337C"/>
    <w:rsid w:val="00AE40B5"/>
    <w:rsid w:val="00AE4C8C"/>
    <w:rsid w:val="00AE4EE3"/>
    <w:rsid w:val="00AE552E"/>
    <w:rsid w:val="00AE5644"/>
    <w:rsid w:val="00AE56E1"/>
    <w:rsid w:val="00AE6459"/>
    <w:rsid w:val="00AE68B1"/>
    <w:rsid w:val="00AE6FF9"/>
    <w:rsid w:val="00AF0039"/>
    <w:rsid w:val="00AF00B9"/>
    <w:rsid w:val="00AF08EE"/>
    <w:rsid w:val="00AF0F74"/>
    <w:rsid w:val="00AF1190"/>
    <w:rsid w:val="00AF178B"/>
    <w:rsid w:val="00AF1D45"/>
    <w:rsid w:val="00AF3891"/>
    <w:rsid w:val="00AF3A7E"/>
    <w:rsid w:val="00AF525A"/>
    <w:rsid w:val="00AF64B7"/>
    <w:rsid w:val="00AF72A9"/>
    <w:rsid w:val="00B001A5"/>
    <w:rsid w:val="00B00A98"/>
    <w:rsid w:val="00B01480"/>
    <w:rsid w:val="00B01A2B"/>
    <w:rsid w:val="00B01D5D"/>
    <w:rsid w:val="00B03946"/>
    <w:rsid w:val="00B0396E"/>
    <w:rsid w:val="00B0678A"/>
    <w:rsid w:val="00B06940"/>
    <w:rsid w:val="00B06C0C"/>
    <w:rsid w:val="00B06F67"/>
    <w:rsid w:val="00B07973"/>
    <w:rsid w:val="00B07ED0"/>
    <w:rsid w:val="00B105EB"/>
    <w:rsid w:val="00B10684"/>
    <w:rsid w:val="00B11654"/>
    <w:rsid w:val="00B11684"/>
    <w:rsid w:val="00B121DD"/>
    <w:rsid w:val="00B129AC"/>
    <w:rsid w:val="00B12C85"/>
    <w:rsid w:val="00B131AB"/>
    <w:rsid w:val="00B14ED3"/>
    <w:rsid w:val="00B15036"/>
    <w:rsid w:val="00B150B8"/>
    <w:rsid w:val="00B152B8"/>
    <w:rsid w:val="00B168C2"/>
    <w:rsid w:val="00B16C25"/>
    <w:rsid w:val="00B204E6"/>
    <w:rsid w:val="00B20752"/>
    <w:rsid w:val="00B224D4"/>
    <w:rsid w:val="00B25631"/>
    <w:rsid w:val="00B25C9F"/>
    <w:rsid w:val="00B25D27"/>
    <w:rsid w:val="00B27B00"/>
    <w:rsid w:val="00B3000D"/>
    <w:rsid w:val="00B3117E"/>
    <w:rsid w:val="00B3130A"/>
    <w:rsid w:val="00B3148A"/>
    <w:rsid w:val="00B319B3"/>
    <w:rsid w:val="00B32B5F"/>
    <w:rsid w:val="00B337ED"/>
    <w:rsid w:val="00B33D65"/>
    <w:rsid w:val="00B34446"/>
    <w:rsid w:val="00B34BF8"/>
    <w:rsid w:val="00B34C9D"/>
    <w:rsid w:val="00B36C81"/>
    <w:rsid w:val="00B37296"/>
    <w:rsid w:val="00B40267"/>
    <w:rsid w:val="00B41ACE"/>
    <w:rsid w:val="00B41E93"/>
    <w:rsid w:val="00B42636"/>
    <w:rsid w:val="00B42954"/>
    <w:rsid w:val="00B43C32"/>
    <w:rsid w:val="00B43D40"/>
    <w:rsid w:val="00B43FD4"/>
    <w:rsid w:val="00B46CE3"/>
    <w:rsid w:val="00B4717A"/>
    <w:rsid w:val="00B47807"/>
    <w:rsid w:val="00B50B18"/>
    <w:rsid w:val="00B51957"/>
    <w:rsid w:val="00B52936"/>
    <w:rsid w:val="00B52E0E"/>
    <w:rsid w:val="00B530F8"/>
    <w:rsid w:val="00B531C5"/>
    <w:rsid w:val="00B53868"/>
    <w:rsid w:val="00B53A85"/>
    <w:rsid w:val="00B53E6C"/>
    <w:rsid w:val="00B53EFA"/>
    <w:rsid w:val="00B54390"/>
    <w:rsid w:val="00B54491"/>
    <w:rsid w:val="00B54BD8"/>
    <w:rsid w:val="00B55B26"/>
    <w:rsid w:val="00B56308"/>
    <w:rsid w:val="00B5673B"/>
    <w:rsid w:val="00B56A78"/>
    <w:rsid w:val="00B574AD"/>
    <w:rsid w:val="00B57E07"/>
    <w:rsid w:val="00B57F52"/>
    <w:rsid w:val="00B60EA3"/>
    <w:rsid w:val="00B612F3"/>
    <w:rsid w:val="00B628FD"/>
    <w:rsid w:val="00B6386A"/>
    <w:rsid w:val="00B645C3"/>
    <w:rsid w:val="00B65A61"/>
    <w:rsid w:val="00B65B2D"/>
    <w:rsid w:val="00B661B3"/>
    <w:rsid w:val="00B663A6"/>
    <w:rsid w:val="00B671F3"/>
    <w:rsid w:val="00B6774C"/>
    <w:rsid w:val="00B71752"/>
    <w:rsid w:val="00B72B1B"/>
    <w:rsid w:val="00B73205"/>
    <w:rsid w:val="00B73AAC"/>
    <w:rsid w:val="00B7457D"/>
    <w:rsid w:val="00B75715"/>
    <w:rsid w:val="00B75E0F"/>
    <w:rsid w:val="00B80BFD"/>
    <w:rsid w:val="00B81BE8"/>
    <w:rsid w:val="00B8273F"/>
    <w:rsid w:val="00B82910"/>
    <w:rsid w:val="00B8338B"/>
    <w:rsid w:val="00B83963"/>
    <w:rsid w:val="00B842C6"/>
    <w:rsid w:val="00B84E2C"/>
    <w:rsid w:val="00B84E66"/>
    <w:rsid w:val="00B85067"/>
    <w:rsid w:val="00B85AEF"/>
    <w:rsid w:val="00B8646C"/>
    <w:rsid w:val="00B86C47"/>
    <w:rsid w:val="00B91F72"/>
    <w:rsid w:val="00B932BD"/>
    <w:rsid w:val="00B93774"/>
    <w:rsid w:val="00B94F10"/>
    <w:rsid w:val="00B95343"/>
    <w:rsid w:val="00B95435"/>
    <w:rsid w:val="00B963A6"/>
    <w:rsid w:val="00BA0DFF"/>
    <w:rsid w:val="00BA1C24"/>
    <w:rsid w:val="00BA2600"/>
    <w:rsid w:val="00BA3370"/>
    <w:rsid w:val="00BA4161"/>
    <w:rsid w:val="00BA4ADB"/>
    <w:rsid w:val="00BA5033"/>
    <w:rsid w:val="00BA58FA"/>
    <w:rsid w:val="00BA67B3"/>
    <w:rsid w:val="00BA6AE1"/>
    <w:rsid w:val="00BA7124"/>
    <w:rsid w:val="00BB0266"/>
    <w:rsid w:val="00BB0475"/>
    <w:rsid w:val="00BB2A84"/>
    <w:rsid w:val="00BB3BDA"/>
    <w:rsid w:val="00BB3E68"/>
    <w:rsid w:val="00BB46A6"/>
    <w:rsid w:val="00BB7807"/>
    <w:rsid w:val="00BC0868"/>
    <w:rsid w:val="00BC0DC1"/>
    <w:rsid w:val="00BC0F51"/>
    <w:rsid w:val="00BC0F7D"/>
    <w:rsid w:val="00BC1656"/>
    <w:rsid w:val="00BC174C"/>
    <w:rsid w:val="00BC1790"/>
    <w:rsid w:val="00BC1F41"/>
    <w:rsid w:val="00BC22C0"/>
    <w:rsid w:val="00BC27D0"/>
    <w:rsid w:val="00BC5E30"/>
    <w:rsid w:val="00BC6308"/>
    <w:rsid w:val="00BC74E6"/>
    <w:rsid w:val="00BC794A"/>
    <w:rsid w:val="00BD0838"/>
    <w:rsid w:val="00BD0D28"/>
    <w:rsid w:val="00BD125F"/>
    <w:rsid w:val="00BD1850"/>
    <w:rsid w:val="00BD1A96"/>
    <w:rsid w:val="00BD3258"/>
    <w:rsid w:val="00BD3424"/>
    <w:rsid w:val="00BD34F1"/>
    <w:rsid w:val="00BD5142"/>
    <w:rsid w:val="00BD5327"/>
    <w:rsid w:val="00BD5539"/>
    <w:rsid w:val="00BD7236"/>
    <w:rsid w:val="00BD73B2"/>
    <w:rsid w:val="00BE0011"/>
    <w:rsid w:val="00BE1408"/>
    <w:rsid w:val="00BE17A0"/>
    <w:rsid w:val="00BE2219"/>
    <w:rsid w:val="00BE2EB3"/>
    <w:rsid w:val="00BE31DD"/>
    <w:rsid w:val="00BE3A16"/>
    <w:rsid w:val="00BE4E8D"/>
    <w:rsid w:val="00BE4ED9"/>
    <w:rsid w:val="00BE6707"/>
    <w:rsid w:val="00BE7CC6"/>
    <w:rsid w:val="00BF03DA"/>
    <w:rsid w:val="00BF06D2"/>
    <w:rsid w:val="00BF177D"/>
    <w:rsid w:val="00BF28EE"/>
    <w:rsid w:val="00BF2F76"/>
    <w:rsid w:val="00BF3097"/>
    <w:rsid w:val="00BF30E7"/>
    <w:rsid w:val="00BF37EC"/>
    <w:rsid w:val="00BF3C8A"/>
    <w:rsid w:val="00BF3F8A"/>
    <w:rsid w:val="00BF4335"/>
    <w:rsid w:val="00BF5505"/>
    <w:rsid w:val="00C00404"/>
    <w:rsid w:val="00C00CB8"/>
    <w:rsid w:val="00C0111F"/>
    <w:rsid w:val="00C01212"/>
    <w:rsid w:val="00C01BCD"/>
    <w:rsid w:val="00C022DB"/>
    <w:rsid w:val="00C0391A"/>
    <w:rsid w:val="00C0465F"/>
    <w:rsid w:val="00C04E8D"/>
    <w:rsid w:val="00C0704C"/>
    <w:rsid w:val="00C1119F"/>
    <w:rsid w:val="00C11FFC"/>
    <w:rsid w:val="00C12AB7"/>
    <w:rsid w:val="00C13BBE"/>
    <w:rsid w:val="00C15233"/>
    <w:rsid w:val="00C15512"/>
    <w:rsid w:val="00C158ED"/>
    <w:rsid w:val="00C16A4A"/>
    <w:rsid w:val="00C17A6A"/>
    <w:rsid w:val="00C20D2C"/>
    <w:rsid w:val="00C2169E"/>
    <w:rsid w:val="00C2295A"/>
    <w:rsid w:val="00C23B6E"/>
    <w:rsid w:val="00C241C1"/>
    <w:rsid w:val="00C244FD"/>
    <w:rsid w:val="00C2475A"/>
    <w:rsid w:val="00C2520A"/>
    <w:rsid w:val="00C252DC"/>
    <w:rsid w:val="00C25DA2"/>
    <w:rsid w:val="00C26C9F"/>
    <w:rsid w:val="00C27438"/>
    <w:rsid w:val="00C275F3"/>
    <w:rsid w:val="00C278A6"/>
    <w:rsid w:val="00C30587"/>
    <w:rsid w:val="00C30B93"/>
    <w:rsid w:val="00C30CC3"/>
    <w:rsid w:val="00C324A2"/>
    <w:rsid w:val="00C33428"/>
    <w:rsid w:val="00C334F5"/>
    <w:rsid w:val="00C33A48"/>
    <w:rsid w:val="00C33D0B"/>
    <w:rsid w:val="00C348B1"/>
    <w:rsid w:val="00C3530A"/>
    <w:rsid w:val="00C3540A"/>
    <w:rsid w:val="00C3587B"/>
    <w:rsid w:val="00C36C76"/>
    <w:rsid w:val="00C372DB"/>
    <w:rsid w:val="00C37532"/>
    <w:rsid w:val="00C41DB3"/>
    <w:rsid w:val="00C42F02"/>
    <w:rsid w:val="00C4368D"/>
    <w:rsid w:val="00C43C61"/>
    <w:rsid w:val="00C4415D"/>
    <w:rsid w:val="00C451EF"/>
    <w:rsid w:val="00C45254"/>
    <w:rsid w:val="00C47E99"/>
    <w:rsid w:val="00C51075"/>
    <w:rsid w:val="00C5158F"/>
    <w:rsid w:val="00C515C1"/>
    <w:rsid w:val="00C52175"/>
    <w:rsid w:val="00C52669"/>
    <w:rsid w:val="00C533FF"/>
    <w:rsid w:val="00C536A2"/>
    <w:rsid w:val="00C53CFC"/>
    <w:rsid w:val="00C54CE4"/>
    <w:rsid w:val="00C54E14"/>
    <w:rsid w:val="00C54F35"/>
    <w:rsid w:val="00C56558"/>
    <w:rsid w:val="00C57396"/>
    <w:rsid w:val="00C57555"/>
    <w:rsid w:val="00C57AC3"/>
    <w:rsid w:val="00C60BBC"/>
    <w:rsid w:val="00C60E42"/>
    <w:rsid w:val="00C61573"/>
    <w:rsid w:val="00C6194C"/>
    <w:rsid w:val="00C625C0"/>
    <w:rsid w:val="00C626B2"/>
    <w:rsid w:val="00C63470"/>
    <w:rsid w:val="00C63632"/>
    <w:rsid w:val="00C63A73"/>
    <w:rsid w:val="00C64C20"/>
    <w:rsid w:val="00C667D1"/>
    <w:rsid w:val="00C67287"/>
    <w:rsid w:val="00C67A90"/>
    <w:rsid w:val="00C70142"/>
    <w:rsid w:val="00C7027F"/>
    <w:rsid w:val="00C70492"/>
    <w:rsid w:val="00C7098F"/>
    <w:rsid w:val="00C70DD2"/>
    <w:rsid w:val="00C70F74"/>
    <w:rsid w:val="00C71013"/>
    <w:rsid w:val="00C711FF"/>
    <w:rsid w:val="00C718D9"/>
    <w:rsid w:val="00C73BE4"/>
    <w:rsid w:val="00C7441A"/>
    <w:rsid w:val="00C74592"/>
    <w:rsid w:val="00C75325"/>
    <w:rsid w:val="00C754E7"/>
    <w:rsid w:val="00C755E8"/>
    <w:rsid w:val="00C75EBD"/>
    <w:rsid w:val="00C76A63"/>
    <w:rsid w:val="00C77CB9"/>
    <w:rsid w:val="00C77E3F"/>
    <w:rsid w:val="00C80008"/>
    <w:rsid w:val="00C80AF6"/>
    <w:rsid w:val="00C80BDA"/>
    <w:rsid w:val="00C820BA"/>
    <w:rsid w:val="00C822BE"/>
    <w:rsid w:val="00C824DC"/>
    <w:rsid w:val="00C835A2"/>
    <w:rsid w:val="00C83D3E"/>
    <w:rsid w:val="00C844BB"/>
    <w:rsid w:val="00C8498B"/>
    <w:rsid w:val="00C84AFE"/>
    <w:rsid w:val="00C84C10"/>
    <w:rsid w:val="00C84EDB"/>
    <w:rsid w:val="00C86707"/>
    <w:rsid w:val="00C87207"/>
    <w:rsid w:val="00C87A25"/>
    <w:rsid w:val="00C9065E"/>
    <w:rsid w:val="00C932E9"/>
    <w:rsid w:val="00C93AE0"/>
    <w:rsid w:val="00C947C8"/>
    <w:rsid w:val="00C94A73"/>
    <w:rsid w:val="00C94B32"/>
    <w:rsid w:val="00C94B38"/>
    <w:rsid w:val="00C95390"/>
    <w:rsid w:val="00C968F8"/>
    <w:rsid w:val="00C97A66"/>
    <w:rsid w:val="00CA00DF"/>
    <w:rsid w:val="00CA01E3"/>
    <w:rsid w:val="00CA3383"/>
    <w:rsid w:val="00CA498E"/>
    <w:rsid w:val="00CA4CCC"/>
    <w:rsid w:val="00CA5453"/>
    <w:rsid w:val="00CA59C4"/>
    <w:rsid w:val="00CA62F6"/>
    <w:rsid w:val="00CA79B1"/>
    <w:rsid w:val="00CB02A9"/>
    <w:rsid w:val="00CB03A2"/>
    <w:rsid w:val="00CB0558"/>
    <w:rsid w:val="00CB16F8"/>
    <w:rsid w:val="00CB1B48"/>
    <w:rsid w:val="00CB21B7"/>
    <w:rsid w:val="00CB2F3B"/>
    <w:rsid w:val="00CB3829"/>
    <w:rsid w:val="00CB3CB6"/>
    <w:rsid w:val="00CB4237"/>
    <w:rsid w:val="00CB49F4"/>
    <w:rsid w:val="00CB5A8B"/>
    <w:rsid w:val="00CB6BE9"/>
    <w:rsid w:val="00CB7B21"/>
    <w:rsid w:val="00CB7DC9"/>
    <w:rsid w:val="00CC0AC2"/>
    <w:rsid w:val="00CC0AC9"/>
    <w:rsid w:val="00CC1381"/>
    <w:rsid w:val="00CC1D18"/>
    <w:rsid w:val="00CC29C5"/>
    <w:rsid w:val="00CC2B53"/>
    <w:rsid w:val="00CC4077"/>
    <w:rsid w:val="00CC49B1"/>
    <w:rsid w:val="00CC5F4B"/>
    <w:rsid w:val="00CC61A8"/>
    <w:rsid w:val="00CC63F0"/>
    <w:rsid w:val="00CC6898"/>
    <w:rsid w:val="00CD0640"/>
    <w:rsid w:val="00CD13FD"/>
    <w:rsid w:val="00CD2232"/>
    <w:rsid w:val="00CD2D2B"/>
    <w:rsid w:val="00CD3240"/>
    <w:rsid w:val="00CD3444"/>
    <w:rsid w:val="00CD380C"/>
    <w:rsid w:val="00CD3E04"/>
    <w:rsid w:val="00CD3EB5"/>
    <w:rsid w:val="00CD48E3"/>
    <w:rsid w:val="00CD54C2"/>
    <w:rsid w:val="00CD6A43"/>
    <w:rsid w:val="00CD7C22"/>
    <w:rsid w:val="00CD7EED"/>
    <w:rsid w:val="00CE0E8B"/>
    <w:rsid w:val="00CE18AE"/>
    <w:rsid w:val="00CE27B9"/>
    <w:rsid w:val="00CE3224"/>
    <w:rsid w:val="00CE41ED"/>
    <w:rsid w:val="00CE4C55"/>
    <w:rsid w:val="00CE4FC0"/>
    <w:rsid w:val="00CE6252"/>
    <w:rsid w:val="00CE644A"/>
    <w:rsid w:val="00CE686F"/>
    <w:rsid w:val="00CE72A7"/>
    <w:rsid w:val="00CF018F"/>
    <w:rsid w:val="00CF10C4"/>
    <w:rsid w:val="00CF20BE"/>
    <w:rsid w:val="00CF2638"/>
    <w:rsid w:val="00CF2EC1"/>
    <w:rsid w:val="00CF35A9"/>
    <w:rsid w:val="00CF40EE"/>
    <w:rsid w:val="00CF43F7"/>
    <w:rsid w:val="00CF442D"/>
    <w:rsid w:val="00CF50EF"/>
    <w:rsid w:val="00CF5136"/>
    <w:rsid w:val="00CF5EC2"/>
    <w:rsid w:val="00CF5F80"/>
    <w:rsid w:val="00CF6D78"/>
    <w:rsid w:val="00CF6DF3"/>
    <w:rsid w:val="00D01986"/>
    <w:rsid w:val="00D028BD"/>
    <w:rsid w:val="00D05026"/>
    <w:rsid w:val="00D056A7"/>
    <w:rsid w:val="00D05833"/>
    <w:rsid w:val="00D108C0"/>
    <w:rsid w:val="00D116FE"/>
    <w:rsid w:val="00D117B8"/>
    <w:rsid w:val="00D11A77"/>
    <w:rsid w:val="00D11D97"/>
    <w:rsid w:val="00D124CA"/>
    <w:rsid w:val="00D12AE7"/>
    <w:rsid w:val="00D13D50"/>
    <w:rsid w:val="00D13DD9"/>
    <w:rsid w:val="00D14692"/>
    <w:rsid w:val="00D1484A"/>
    <w:rsid w:val="00D14B3D"/>
    <w:rsid w:val="00D14BF9"/>
    <w:rsid w:val="00D14EA2"/>
    <w:rsid w:val="00D16511"/>
    <w:rsid w:val="00D16703"/>
    <w:rsid w:val="00D169D3"/>
    <w:rsid w:val="00D171C2"/>
    <w:rsid w:val="00D172F8"/>
    <w:rsid w:val="00D20C01"/>
    <w:rsid w:val="00D20E61"/>
    <w:rsid w:val="00D21BCC"/>
    <w:rsid w:val="00D21E66"/>
    <w:rsid w:val="00D22953"/>
    <w:rsid w:val="00D2318C"/>
    <w:rsid w:val="00D236E5"/>
    <w:rsid w:val="00D23CC9"/>
    <w:rsid w:val="00D2431B"/>
    <w:rsid w:val="00D24E2C"/>
    <w:rsid w:val="00D24F2C"/>
    <w:rsid w:val="00D26DAC"/>
    <w:rsid w:val="00D31322"/>
    <w:rsid w:val="00D31F79"/>
    <w:rsid w:val="00D32072"/>
    <w:rsid w:val="00D32F6C"/>
    <w:rsid w:val="00D3300C"/>
    <w:rsid w:val="00D424A2"/>
    <w:rsid w:val="00D42E10"/>
    <w:rsid w:val="00D42E26"/>
    <w:rsid w:val="00D434BD"/>
    <w:rsid w:val="00D455BC"/>
    <w:rsid w:val="00D46CDE"/>
    <w:rsid w:val="00D46CF2"/>
    <w:rsid w:val="00D4795E"/>
    <w:rsid w:val="00D5238D"/>
    <w:rsid w:val="00D53399"/>
    <w:rsid w:val="00D5360E"/>
    <w:rsid w:val="00D53E91"/>
    <w:rsid w:val="00D54099"/>
    <w:rsid w:val="00D54434"/>
    <w:rsid w:val="00D5468A"/>
    <w:rsid w:val="00D551B0"/>
    <w:rsid w:val="00D55CF6"/>
    <w:rsid w:val="00D55D92"/>
    <w:rsid w:val="00D562E6"/>
    <w:rsid w:val="00D5713F"/>
    <w:rsid w:val="00D571B4"/>
    <w:rsid w:val="00D57265"/>
    <w:rsid w:val="00D61DF0"/>
    <w:rsid w:val="00D61E8C"/>
    <w:rsid w:val="00D62846"/>
    <w:rsid w:val="00D6308A"/>
    <w:rsid w:val="00D6356A"/>
    <w:rsid w:val="00D654C3"/>
    <w:rsid w:val="00D7011A"/>
    <w:rsid w:val="00D704F7"/>
    <w:rsid w:val="00D70530"/>
    <w:rsid w:val="00D70C11"/>
    <w:rsid w:val="00D71736"/>
    <w:rsid w:val="00D71AB9"/>
    <w:rsid w:val="00D71CFE"/>
    <w:rsid w:val="00D72E0B"/>
    <w:rsid w:val="00D7331A"/>
    <w:rsid w:val="00D73432"/>
    <w:rsid w:val="00D7343A"/>
    <w:rsid w:val="00D738D0"/>
    <w:rsid w:val="00D74EFC"/>
    <w:rsid w:val="00D750D8"/>
    <w:rsid w:val="00D75396"/>
    <w:rsid w:val="00D759C7"/>
    <w:rsid w:val="00D770A6"/>
    <w:rsid w:val="00D771E8"/>
    <w:rsid w:val="00D77280"/>
    <w:rsid w:val="00D8017D"/>
    <w:rsid w:val="00D80636"/>
    <w:rsid w:val="00D80AFE"/>
    <w:rsid w:val="00D81A55"/>
    <w:rsid w:val="00D81ED3"/>
    <w:rsid w:val="00D82480"/>
    <w:rsid w:val="00D837C8"/>
    <w:rsid w:val="00D83A99"/>
    <w:rsid w:val="00D840F7"/>
    <w:rsid w:val="00D85BB6"/>
    <w:rsid w:val="00D85D9C"/>
    <w:rsid w:val="00D86359"/>
    <w:rsid w:val="00D86B3A"/>
    <w:rsid w:val="00D87B8C"/>
    <w:rsid w:val="00D9146E"/>
    <w:rsid w:val="00D92361"/>
    <w:rsid w:val="00D92A79"/>
    <w:rsid w:val="00D93B30"/>
    <w:rsid w:val="00D93F75"/>
    <w:rsid w:val="00D94267"/>
    <w:rsid w:val="00D959EA"/>
    <w:rsid w:val="00D97036"/>
    <w:rsid w:val="00D97EF8"/>
    <w:rsid w:val="00DA225B"/>
    <w:rsid w:val="00DA27A6"/>
    <w:rsid w:val="00DA2F16"/>
    <w:rsid w:val="00DA3F40"/>
    <w:rsid w:val="00DA40AA"/>
    <w:rsid w:val="00DA51F3"/>
    <w:rsid w:val="00DA74BB"/>
    <w:rsid w:val="00DA7D4F"/>
    <w:rsid w:val="00DB059B"/>
    <w:rsid w:val="00DB1213"/>
    <w:rsid w:val="00DB137C"/>
    <w:rsid w:val="00DB1A36"/>
    <w:rsid w:val="00DB1BDF"/>
    <w:rsid w:val="00DB294F"/>
    <w:rsid w:val="00DB2A6D"/>
    <w:rsid w:val="00DB4057"/>
    <w:rsid w:val="00DB4296"/>
    <w:rsid w:val="00DB5D1B"/>
    <w:rsid w:val="00DB5FA5"/>
    <w:rsid w:val="00DB6EB9"/>
    <w:rsid w:val="00DB78F9"/>
    <w:rsid w:val="00DC137A"/>
    <w:rsid w:val="00DC1D50"/>
    <w:rsid w:val="00DC2E9A"/>
    <w:rsid w:val="00DC3ED9"/>
    <w:rsid w:val="00DC4541"/>
    <w:rsid w:val="00DC46BD"/>
    <w:rsid w:val="00DC5C13"/>
    <w:rsid w:val="00DC5D61"/>
    <w:rsid w:val="00DC6442"/>
    <w:rsid w:val="00DD0CA4"/>
    <w:rsid w:val="00DD0D21"/>
    <w:rsid w:val="00DD0DC6"/>
    <w:rsid w:val="00DD101D"/>
    <w:rsid w:val="00DD18E7"/>
    <w:rsid w:val="00DD1F46"/>
    <w:rsid w:val="00DD26B7"/>
    <w:rsid w:val="00DD2E71"/>
    <w:rsid w:val="00DD3ACE"/>
    <w:rsid w:val="00DD4117"/>
    <w:rsid w:val="00DD5162"/>
    <w:rsid w:val="00DD51F3"/>
    <w:rsid w:val="00DD5CB1"/>
    <w:rsid w:val="00DD5D1A"/>
    <w:rsid w:val="00DD6057"/>
    <w:rsid w:val="00DD71DB"/>
    <w:rsid w:val="00DD71FC"/>
    <w:rsid w:val="00DD7F34"/>
    <w:rsid w:val="00DE12F8"/>
    <w:rsid w:val="00DE14C4"/>
    <w:rsid w:val="00DE2587"/>
    <w:rsid w:val="00DE3DD0"/>
    <w:rsid w:val="00DE47CB"/>
    <w:rsid w:val="00DE4865"/>
    <w:rsid w:val="00DE563D"/>
    <w:rsid w:val="00DE5E7B"/>
    <w:rsid w:val="00DE65B9"/>
    <w:rsid w:val="00DE6879"/>
    <w:rsid w:val="00DE6A40"/>
    <w:rsid w:val="00DE7393"/>
    <w:rsid w:val="00DE7DD0"/>
    <w:rsid w:val="00DF0DE1"/>
    <w:rsid w:val="00DF6487"/>
    <w:rsid w:val="00DF65C1"/>
    <w:rsid w:val="00DF7216"/>
    <w:rsid w:val="00DF78E1"/>
    <w:rsid w:val="00E00948"/>
    <w:rsid w:val="00E0103D"/>
    <w:rsid w:val="00E010F0"/>
    <w:rsid w:val="00E01169"/>
    <w:rsid w:val="00E0151B"/>
    <w:rsid w:val="00E03F0E"/>
    <w:rsid w:val="00E04264"/>
    <w:rsid w:val="00E04275"/>
    <w:rsid w:val="00E04776"/>
    <w:rsid w:val="00E05304"/>
    <w:rsid w:val="00E079CD"/>
    <w:rsid w:val="00E101C5"/>
    <w:rsid w:val="00E114ED"/>
    <w:rsid w:val="00E11B5F"/>
    <w:rsid w:val="00E11D37"/>
    <w:rsid w:val="00E12976"/>
    <w:rsid w:val="00E12E2F"/>
    <w:rsid w:val="00E13055"/>
    <w:rsid w:val="00E13711"/>
    <w:rsid w:val="00E14180"/>
    <w:rsid w:val="00E149CC"/>
    <w:rsid w:val="00E16D5F"/>
    <w:rsid w:val="00E20435"/>
    <w:rsid w:val="00E20E2B"/>
    <w:rsid w:val="00E212C4"/>
    <w:rsid w:val="00E21732"/>
    <w:rsid w:val="00E22CBE"/>
    <w:rsid w:val="00E22DD3"/>
    <w:rsid w:val="00E22DF8"/>
    <w:rsid w:val="00E238A5"/>
    <w:rsid w:val="00E242E6"/>
    <w:rsid w:val="00E25BA9"/>
    <w:rsid w:val="00E25C16"/>
    <w:rsid w:val="00E26B72"/>
    <w:rsid w:val="00E26D26"/>
    <w:rsid w:val="00E30E83"/>
    <w:rsid w:val="00E30EFF"/>
    <w:rsid w:val="00E30F79"/>
    <w:rsid w:val="00E316C1"/>
    <w:rsid w:val="00E319F1"/>
    <w:rsid w:val="00E31AEA"/>
    <w:rsid w:val="00E3221F"/>
    <w:rsid w:val="00E33DD7"/>
    <w:rsid w:val="00E35242"/>
    <w:rsid w:val="00E35E62"/>
    <w:rsid w:val="00E406C6"/>
    <w:rsid w:val="00E40C86"/>
    <w:rsid w:val="00E41B33"/>
    <w:rsid w:val="00E423F2"/>
    <w:rsid w:val="00E433DD"/>
    <w:rsid w:val="00E43FF1"/>
    <w:rsid w:val="00E4480E"/>
    <w:rsid w:val="00E44A18"/>
    <w:rsid w:val="00E455EC"/>
    <w:rsid w:val="00E4576A"/>
    <w:rsid w:val="00E5396A"/>
    <w:rsid w:val="00E54349"/>
    <w:rsid w:val="00E54508"/>
    <w:rsid w:val="00E54D6C"/>
    <w:rsid w:val="00E5600D"/>
    <w:rsid w:val="00E564B7"/>
    <w:rsid w:val="00E566F8"/>
    <w:rsid w:val="00E56AD6"/>
    <w:rsid w:val="00E606F4"/>
    <w:rsid w:val="00E6116A"/>
    <w:rsid w:val="00E61AF2"/>
    <w:rsid w:val="00E6265F"/>
    <w:rsid w:val="00E62B11"/>
    <w:rsid w:val="00E63A9C"/>
    <w:rsid w:val="00E6470E"/>
    <w:rsid w:val="00E649D0"/>
    <w:rsid w:val="00E64F5F"/>
    <w:rsid w:val="00E660A3"/>
    <w:rsid w:val="00E67EE9"/>
    <w:rsid w:val="00E7027C"/>
    <w:rsid w:val="00E70658"/>
    <w:rsid w:val="00E70E6A"/>
    <w:rsid w:val="00E73D1A"/>
    <w:rsid w:val="00E74727"/>
    <w:rsid w:val="00E7509A"/>
    <w:rsid w:val="00E758D8"/>
    <w:rsid w:val="00E76C05"/>
    <w:rsid w:val="00E7732C"/>
    <w:rsid w:val="00E81749"/>
    <w:rsid w:val="00E81CB6"/>
    <w:rsid w:val="00E81D58"/>
    <w:rsid w:val="00E82BAD"/>
    <w:rsid w:val="00E83126"/>
    <w:rsid w:val="00E83287"/>
    <w:rsid w:val="00E83573"/>
    <w:rsid w:val="00E8466D"/>
    <w:rsid w:val="00E84AEE"/>
    <w:rsid w:val="00E851C6"/>
    <w:rsid w:val="00E856DD"/>
    <w:rsid w:val="00E85700"/>
    <w:rsid w:val="00E85CAA"/>
    <w:rsid w:val="00E86FA7"/>
    <w:rsid w:val="00E87F5F"/>
    <w:rsid w:val="00E90A7E"/>
    <w:rsid w:val="00E90D21"/>
    <w:rsid w:val="00E9206E"/>
    <w:rsid w:val="00E92100"/>
    <w:rsid w:val="00E92116"/>
    <w:rsid w:val="00E927C7"/>
    <w:rsid w:val="00E929D7"/>
    <w:rsid w:val="00E94A72"/>
    <w:rsid w:val="00E94BF4"/>
    <w:rsid w:val="00E954BF"/>
    <w:rsid w:val="00E95B54"/>
    <w:rsid w:val="00E96906"/>
    <w:rsid w:val="00E97742"/>
    <w:rsid w:val="00E977C4"/>
    <w:rsid w:val="00EA06D6"/>
    <w:rsid w:val="00EA1542"/>
    <w:rsid w:val="00EA1E1E"/>
    <w:rsid w:val="00EA22A8"/>
    <w:rsid w:val="00EA2F5E"/>
    <w:rsid w:val="00EA3AA0"/>
    <w:rsid w:val="00EA3DE9"/>
    <w:rsid w:val="00EA6C1F"/>
    <w:rsid w:val="00EA7205"/>
    <w:rsid w:val="00EA73E8"/>
    <w:rsid w:val="00EA7D98"/>
    <w:rsid w:val="00EB0047"/>
    <w:rsid w:val="00EB0595"/>
    <w:rsid w:val="00EB07BE"/>
    <w:rsid w:val="00EB0FE6"/>
    <w:rsid w:val="00EB1D23"/>
    <w:rsid w:val="00EB22A9"/>
    <w:rsid w:val="00EB2771"/>
    <w:rsid w:val="00EB3A4F"/>
    <w:rsid w:val="00EB443E"/>
    <w:rsid w:val="00EB54C6"/>
    <w:rsid w:val="00EB64C2"/>
    <w:rsid w:val="00EB714D"/>
    <w:rsid w:val="00EB742E"/>
    <w:rsid w:val="00EC1B7E"/>
    <w:rsid w:val="00EC3099"/>
    <w:rsid w:val="00EC4238"/>
    <w:rsid w:val="00EC525D"/>
    <w:rsid w:val="00EC5629"/>
    <w:rsid w:val="00EC5660"/>
    <w:rsid w:val="00EC5856"/>
    <w:rsid w:val="00EC651D"/>
    <w:rsid w:val="00EC6777"/>
    <w:rsid w:val="00EC7899"/>
    <w:rsid w:val="00ED0151"/>
    <w:rsid w:val="00ED2707"/>
    <w:rsid w:val="00ED27E9"/>
    <w:rsid w:val="00ED41D4"/>
    <w:rsid w:val="00ED540C"/>
    <w:rsid w:val="00ED5FE6"/>
    <w:rsid w:val="00ED65FC"/>
    <w:rsid w:val="00ED75D8"/>
    <w:rsid w:val="00ED7D87"/>
    <w:rsid w:val="00ED7F9A"/>
    <w:rsid w:val="00EE059F"/>
    <w:rsid w:val="00EE0F3E"/>
    <w:rsid w:val="00EE168B"/>
    <w:rsid w:val="00EE292A"/>
    <w:rsid w:val="00EE2E6E"/>
    <w:rsid w:val="00EE4694"/>
    <w:rsid w:val="00EE49E7"/>
    <w:rsid w:val="00EE4F97"/>
    <w:rsid w:val="00EE6078"/>
    <w:rsid w:val="00EF0107"/>
    <w:rsid w:val="00EF068C"/>
    <w:rsid w:val="00EF0B1B"/>
    <w:rsid w:val="00EF0B7F"/>
    <w:rsid w:val="00EF2901"/>
    <w:rsid w:val="00EF450D"/>
    <w:rsid w:val="00EF57D6"/>
    <w:rsid w:val="00EF5DF8"/>
    <w:rsid w:val="00EF5E64"/>
    <w:rsid w:val="00EF6D50"/>
    <w:rsid w:val="00F0447E"/>
    <w:rsid w:val="00F04582"/>
    <w:rsid w:val="00F06270"/>
    <w:rsid w:val="00F066BF"/>
    <w:rsid w:val="00F11F92"/>
    <w:rsid w:val="00F12140"/>
    <w:rsid w:val="00F127F3"/>
    <w:rsid w:val="00F12C0B"/>
    <w:rsid w:val="00F13C86"/>
    <w:rsid w:val="00F148E8"/>
    <w:rsid w:val="00F14BD4"/>
    <w:rsid w:val="00F14C2A"/>
    <w:rsid w:val="00F14FFF"/>
    <w:rsid w:val="00F150DA"/>
    <w:rsid w:val="00F15806"/>
    <w:rsid w:val="00F1627A"/>
    <w:rsid w:val="00F1759F"/>
    <w:rsid w:val="00F20EDE"/>
    <w:rsid w:val="00F20FDF"/>
    <w:rsid w:val="00F210F1"/>
    <w:rsid w:val="00F2228F"/>
    <w:rsid w:val="00F22C4C"/>
    <w:rsid w:val="00F22DF1"/>
    <w:rsid w:val="00F23B91"/>
    <w:rsid w:val="00F24003"/>
    <w:rsid w:val="00F25CD8"/>
    <w:rsid w:val="00F27B97"/>
    <w:rsid w:val="00F27DB8"/>
    <w:rsid w:val="00F31B2E"/>
    <w:rsid w:val="00F33506"/>
    <w:rsid w:val="00F335C2"/>
    <w:rsid w:val="00F33F57"/>
    <w:rsid w:val="00F36DC0"/>
    <w:rsid w:val="00F37044"/>
    <w:rsid w:val="00F3761E"/>
    <w:rsid w:val="00F40845"/>
    <w:rsid w:val="00F40A51"/>
    <w:rsid w:val="00F4201D"/>
    <w:rsid w:val="00F42BB7"/>
    <w:rsid w:val="00F43315"/>
    <w:rsid w:val="00F433C7"/>
    <w:rsid w:val="00F437BD"/>
    <w:rsid w:val="00F448A9"/>
    <w:rsid w:val="00F44E6A"/>
    <w:rsid w:val="00F454D6"/>
    <w:rsid w:val="00F45877"/>
    <w:rsid w:val="00F4588E"/>
    <w:rsid w:val="00F45D51"/>
    <w:rsid w:val="00F46CA1"/>
    <w:rsid w:val="00F5106C"/>
    <w:rsid w:val="00F5113F"/>
    <w:rsid w:val="00F51275"/>
    <w:rsid w:val="00F51473"/>
    <w:rsid w:val="00F5151E"/>
    <w:rsid w:val="00F51E1C"/>
    <w:rsid w:val="00F52A32"/>
    <w:rsid w:val="00F52AFA"/>
    <w:rsid w:val="00F52B40"/>
    <w:rsid w:val="00F5393C"/>
    <w:rsid w:val="00F53C8F"/>
    <w:rsid w:val="00F53FEE"/>
    <w:rsid w:val="00F54998"/>
    <w:rsid w:val="00F54D79"/>
    <w:rsid w:val="00F55D48"/>
    <w:rsid w:val="00F5757A"/>
    <w:rsid w:val="00F575F1"/>
    <w:rsid w:val="00F6007B"/>
    <w:rsid w:val="00F60400"/>
    <w:rsid w:val="00F6164F"/>
    <w:rsid w:val="00F616BD"/>
    <w:rsid w:val="00F626E9"/>
    <w:rsid w:val="00F63A68"/>
    <w:rsid w:val="00F63F6A"/>
    <w:rsid w:val="00F6445C"/>
    <w:rsid w:val="00F64753"/>
    <w:rsid w:val="00F64DC5"/>
    <w:rsid w:val="00F650B4"/>
    <w:rsid w:val="00F65684"/>
    <w:rsid w:val="00F65C77"/>
    <w:rsid w:val="00F6739A"/>
    <w:rsid w:val="00F70830"/>
    <w:rsid w:val="00F70EBD"/>
    <w:rsid w:val="00F71F73"/>
    <w:rsid w:val="00F72932"/>
    <w:rsid w:val="00F72947"/>
    <w:rsid w:val="00F72A81"/>
    <w:rsid w:val="00F73DFD"/>
    <w:rsid w:val="00F75EDB"/>
    <w:rsid w:val="00F75EED"/>
    <w:rsid w:val="00F75FFC"/>
    <w:rsid w:val="00F7612B"/>
    <w:rsid w:val="00F76968"/>
    <w:rsid w:val="00F77243"/>
    <w:rsid w:val="00F77531"/>
    <w:rsid w:val="00F77674"/>
    <w:rsid w:val="00F81593"/>
    <w:rsid w:val="00F81E2B"/>
    <w:rsid w:val="00F81FE8"/>
    <w:rsid w:val="00F82E3A"/>
    <w:rsid w:val="00F82FEB"/>
    <w:rsid w:val="00F83878"/>
    <w:rsid w:val="00F8456E"/>
    <w:rsid w:val="00F84A95"/>
    <w:rsid w:val="00F85B97"/>
    <w:rsid w:val="00F8629F"/>
    <w:rsid w:val="00F8712B"/>
    <w:rsid w:val="00F87F0E"/>
    <w:rsid w:val="00F90971"/>
    <w:rsid w:val="00F90E7A"/>
    <w:rsid w:val="00F916B8"/>
    <w:rsid w:val="00F92354"/>
    <w:rsid w:val="00F92A8A"/>
    <w:rsid w:val="00F93CC3"/>
    <w:rsid w:val="00F93F0E"/>
    <w:rsid w:val="00F940D1"/>
    <w:rsid w:val="00F94EA1"/>
    <w:rsid w:val="00F94F07"/>
    <w:rsid w:val="00F950AE"/>
    <w:rsid w:val="00F975E4"/>
    <w:rsid w:val="00FA0F4A"/>
    <w:rsid w:val="00FA1120"/>
    <w:rsid w:val="00FA1CB7"/>
    <w:rsid w:val="00FA3EA6"/>
    <w:rsid w:val="00FA421B"/>
    <w:rsid w:val="00FA4AC1"/>
    <w:rsid w:val="00FA586A"/>
    <w:rsid w:val="00FA7E9B"/>
    <w:rsid w:val="00FB0D30"/>
    <w:rsid w:val="00FB1099"/>
    <w:rsid w:val="00FB3799"/>
    <w:rsid w:val="00FB3BBE"/>
    <w:rsid w:val="00FB4986"/>
    <w:rsid w:val="00FB5A36"/>
    <w:rsid w:val="00FB6B52"/>
    <w:rsid w:val="00FC083F"/>
    <w:rsid w:val="00FC0E06"/>
    <w:rsid w:val="00FC1789"/>
    <w:rsid w:val="00FC2BCA"/>
    <w:rsid w:val="00FC2C19"/>
    <w:rsid w:val="00FC3B0E"/>
    <w:rsid w:val="00FC3C66"/>
    <w:rsid w:val="00FC3CB6"/>
    <w:rsid w:val="00FC5562"/>
    <w:rsid w:val="00FC6D4B"/>
    <w:rsid w:val="00FC779F"/>
    <w:rsid w:val="00FC78CA"/>
    <w:rsid w:val="00FD2681"/>
    <w:rsid w:val="00FD3D60"/>
    <w:rsid w:val="00FD40CD"/>
    <w:rsid w:val="00FD4558"/>
    <w:rsid w:val="00FD4D19"/>
    <w:rsid w:val="00FD563C"/>
    <w:rsid w:val="00FD5A2B"/>
    <w:rsid w:val="00FD654F"/>
    <w:rsid w:val="00FD6FF1"/>
    <w:rsid w:val="00FD7DA3"/>
    <w:rsid w:val="00FE105F"/>
    <w:rsid w:val="00FE11B8"/>
    <w:rsid w:val="00FE2AAB"/>
    <w:rsid w:val="00FE2B51"/>
    <w:rsid w:val="00FE4061"/>
    <w:rsid w:val="00FE4AF1"/>
    <w:rsid w:val="00FE5328"/>
    <w:rsid w:val="00FE5BAF"/>
    <w:rsid w:val="00FE669D"/>
    <w:rsid w:val="00FE6761"/>
    <w:rsid w:val="00FE779B"/>
    <w:rsid w:val="00FF056B"/>
    <w:rsid w:val="00FF2940"/>
    <w:rsid w:val="00FF39CC"/>
    <w:rsid w:val="00FF3B50"/>
    <w:rsid w:val="00FF421F"/>
    <w:rsid w:val="00FF4541"/>
    <w:rsid w:val="00FF4543"/>
    <w:rsid w:val="00FF49E4"/>
    <w:rsid w:val="00FF55AD"/>
    <w:rsid w:val="00FF6525"/>
    <w:rsid w:val="00FF6DAE"/>
    <w:rsid w:val="00FF76C4"/>
    <w:rsid w:val="011FDA45"/>
    <w:rsid w:val="01575E50"/>
    <w:rsid w:val="0176178C"/>
    <w:rsid w:val="01DC11BA"/>
    <w:rsid w:val="02060C68"/>
    <w:rsid w:val="02B76960"/>
    <w:rsid w:val="02BEDE11"/>
    <w:rsid w:val="02F07006"/>
    <w:rsid w:val="03473B9E"/>
    <w:rsid w:val="037660B0"/>
    <w:rsid w:val="037B72C1"/>
    <w:rsid w:val="03A67A9C"/>
    <w:rsid w:val="040258CE"/>
    <w:rsid w:val="041466D0"/>
    <w:rsid w:val="041B6E82"/>
    <w:rsid w:val="044367D7"/>
    <w:rsid w:val="045B3CF1"/>
    <w:rsid w:val="049307E7"/>
    <w:rsid w:val="052A29A7"/>
    <w:rsid w:val="054C1B81"/>
    <w:rsid w:val="05B50A54"/>
    <w:rsid w:val="05CE788A"/>
    <w:rsid w:val="06056164"/>
    <w:rsid w:val="0641767B"/>
    <w:rsid w:val="06F55EE2"/>
    <w:rsid w:val="073F013D"/>
    <w:rsid w:val="07540FC1"/>
    <w:rsid w:val="07604E1F"/>
    <w:rsid w:val="07951956"/>
    <w:rsid w:val="082A43FE"/>
    <w:rsid w:val="085533FC"/>
    <w:rsid w:val="08FB0F50"/>
    <w:rsid w:val="090B7E27"/>
    <w:rsid w:val="09226F38"/>
    <w:rsid w:val="092662B4"/>
    <w:rsid w:val="093D0FCB"/>
    <w:rsid w:val="09463A2B"/>
    <w:rsid w:val="09465481"/>
    <w:rsid w:val="09CB1AB1"/>
    <w:rsid w:val="0B262FA4"/>
    <w:rsid w:val="0B60557A"/>
    <w:rsid w:val="0BBE6E96"/>
    <w:rsid w:val="0C5E237A"/>
    <w:rsid w:val="0C9C0097"/>
    <w:rsid w:val="0C9C1B0B"/>
    <w:rsid w:val="0CC152ED"/>
    <w:rsid w:val="0CC54880"/>
    <w:rsid w:val="0CCC323B"/>
    <w:rsid w:val="0CEF3416"/>
    <w:rsid w:val="0D4C0F94"/>
    <w:rsid w:val="0D510F9C"/>
    <w:rsid w:val="0D6410BF"/>
    <w:rsid w:val="0D6B4C4F"/>
    <w:rsid w:val="0D822CB4"/>
    <w:rsid w:val="0DC43470"/>
    <w:rsid w:val="0DE7594B"/>
    <w:rsid w:val="0E617EE5"/>
    <w:rsid w:val="0EA70343"/>
    <w:rsid w:val="0EB70552"/>
    <w:rsid w:val="0ECC4963"/>
    <w:rsid w:val="0F5E60C2"/>
    <w:rsid w:val="0F7A2EAC"/>
    <w:rsid w:val="0F7F71D0"/>
    <w:rsid w:val="0F9865AE"/>
    <w:rsid w:val="100A58A6"/>
    <w:rsid w:val="106E6AAE"/>
    <w:rsid w:val="10C84D3B"/>
    <w:rsid w:val="10D6321C"/>
    <w:rsid w:val="10E1566F"/>
    <w:rsid w:val="110F1FC6"/>
    <w:rsid w:val="11185EC8"/>
    <w:rsid w:val="11D923B3"/>
    <w:rsid w:val="11F77F7D"/>
    <w:rsid w:val="125D4488"/>
    <w:rsid w:val="12EE57E6"/>
    <w:rsid w:val="13337A42"/>
    <w:rsid w:val="134A0469"/>
    <w:rsid w:val="137737FD"/>
    <w:rsid w:val="137D3F82"/>
    <w:rsid w:val="13F4071D"/>
    <w:rsid w:val="14A746DF"/>
    <w:rsid w:val="14B024FD"/>
    <w:rsid w:val="15036AE2"/>
    <w:rsid w:val="15147DEC"/>
    <w:rsid w:val="15607A01"/>
    <w:rsid w:val="15E71D50"/>
    <w:rsid w:val="160761FA"/>
    <w:rsid w:val="161A25DD"/>
    <w:rsid w:val="165542EA"/>
    <w:rsid w:val="16967400"/>
    <w:rsid w:val="169F4C8F"/>
    <w:rsid w:val="16B37893"/>
    <w:rsid w:val="16DD4F6F"/>
    <w:rsid w:val="174D2A6C"/>
    <w:rsid w:val="177FF880"/>
    <w:rsid w:val="17C112AE"/>
    <w:rsid w:val="184E35CD"/>
    <w:rsid w:val="18575B1C"/>
    <w:rsid w:val="18684957"/>
    <w:rsid w:val="18BA556F"/>
    <w:rsid w:val="19A94E83"/>
    <w:rsid w:val="19B17C44"/>
    <w:rsid w:val="19BB2F37"/>
    <w:rsid w:val="19CD0CB3"/>
    <w:rsid w:val="19DE6DCD"/>
    <w:rsid w:val="19FBF61C"/>
    <w:rsid w:val="1A4B0D18"/>
    <w:rsid w:val="1AC41417"/>
    <w:rsid w:val="1B593850"/>
    <w:rsid w:val="1B6E4306"/>
    <w:rsid w:val="1B6F3113"/>
    <w:rsid w:val="1BC7486C"/>
    <w:rsid w:val="1BD35ACB"/>
    <w:rsid w:val="1C714EC5"/>
    <w:rsid w:val="1CBF7480"/>
    <w:rsid w:val="1CD95D69"/>
    <w:rsid w:val="1CE53734"/>
    <w:rsid w:val="1D7549EE"/>
    <w:rsid w:val="1E701D38"/>
    <w:rsid w:val="1ED03594"/>
    <w:rsid w:val="1F247AD5"/>
    <w:rsid w:val="1F3C6E6A"/>
    <w:rsid w:val="1F552891"/>
    <w:rsid w:val="1FA690EA"/>
    <w:rsid w:val="1FCF04DA"/>
    <w:rsid w:val="1FDF9338"/>
    <w:rsid w:val="1FE26ECC"/>
    <w:rsid w:val="1FEDE9CC"/>
    <w:rsid w:val="1FFB57D2"/>
    <w:rsid w:val="1FFF5A33"/>
    <w:rsid w:val="202A0075"/>
    <w:rsid w:val="20843CCA"/>
    <w:rsid w:val="21DE3481"/>
    <w:rsid w:val="222A1898"/>
    <w:rsid w:val="22C920CC"/>
    <w:rsid w:val="22EA2FF9"/>
    <w:rsid w:val="22EB20F9"/>
    <w:rsid w:val="22F96807"/>
    <w:rsid w:val="237FF4B1"/>
    <w:rsid w:val="23855DEF"/>
    <w:rsid w:val="248D4BCE"/>
    <w:rsid w:val="24BD69C0"/>
    <w:rsid w:val="24C4119B"/>
    <w:rsid w:val="2532226E"/>
    <w:rsid w:val="25521E1C"/>
    <w:rsid w:val="25562920"/>
    <w:rsid w:val="25DA0FDE"/>
    <w:rsid w:val="25FA5A7E"/>
    <w:rsid w:val="26707853"/>
    <w:rsid w:val="271E5D03"/>
    <w:rsid w:val="27EE56E2"/>
    <w:rsid w:val="27F651AD"/>
    <w:rsid w:val="289C7849"/>
    <w:rsid w:val="294427BC"/>
    <w:rsid w:val="29A7167D"/>
    <w:rsid w:val="2A446E97"/>
    <w:rsid w:val="2ABB2B49"/>
    <w:rsid w:val="2B755872"/>
    <w:rsid w:val="2B8474C3"/>
    <w:rsid w:val="2BB25B04"/>
    <w:rsid w:val="2BD0043D"/>
    <w:rsid w:val="2BDB118D"/>
    <w:rsid w:val="2BEA6DB5"/>
    <w:rsid w:val="2C085A0B"/>
    <w:rsid w:val="2C256ADB"/>
    <w:rsid w:val="2C5F0DCE"/>
    <w:rsid w:val="2D8062F7"/>
    <w:rsid w:val="2DAD6A11"/>
    <w:rsid w:val="2DFF0C0B"/>
    <w:rsid w:val="2E5148A2"/>
    <w:rsid w:val="2EA010D9"/>
    <w:rsid w:val="2ED90B70"/>
    <w:rsid w:val="2F4F39F2"/>
    <w:rsid w:val="2F6D0572"/>
    <w:rsid w:val="2F787490"/>
    <w:rsid w:val="2F7FA2A4"/>
    <w:rsid w:val="2FD16CC6"/>
    <w:rsid w:val="2FDF0745"/>
    <w:rsid w:val="2FE22650"/>
    <w:rsid w:val="301F0996"/>
    <w:rsid w:val="30757A17"/>
    <w:rsid w:val="30BD5534"/>
    <w:rsid w:val="30CC4887"/>
    <w:rsid w:val="31603D37"/>
    <w:rsid w:val="318E6633"/>
    <w:rsid w:val="31E67BA2"/>
    <w:rsid w:val="31FD314F"/>
    <w:rsid w:val="3228645E"/>
    <w:rsid w:val="322A7937"/>
    <w:rsid w:val="3233065B"/>
    <w:rsid w:val="33767453"/>
    <w:rsid w:val="33F4267B"/>
    <w:rsid w:val="340F5803"/>
    <w:rsid w:val="343D13CC"/>
    <w:rsid w:val="34653F7C"/>
    <w:rsid w:val="34BC3106"/>
    <w:rsid w:val="35396720"/>
    <w:rsid w:val="35FEA761"/>
    <w:rsid w:val="36167642"/>
    <w:rsid w:val="36B13ED2"/>
    <w:rsid w:val="36EB91EC"/>
    <w:rsid w:val="371701FE"/>
    <w:rsid w:val="372E24AF"/>
    <w:rsid w:val="375F22F1"/>
    <w:rsid w:val="37C24718"/>
    <w:rsid w:val="37C77478"/>
    <w:rsid w:val="381A541C"/>
    <w:rsid w:val="383844CF"/>
    <w:rsid w:val="387D3E3D"/>
    <w:rsid w:val="38C86C87"/>
    <w:rsid w:val="38DD2F2F"/>
    <w:rsid w:val="38F33DB2"/>
    <w:rsid w:val="393902A0"/>
    <w:rsid w:val="396B2095"/>
    <w:rsid w:val="399FD725"/>
    <w:rsid w:val="39A26AFB"/>
    <w:rsid w:val="39B54E9B"/>
    <w:rsid w:val="3A007BFC"/>
    <w:rsid w:val="3A195D34"/>
    <w:rsid w:val="3A6424EC"/>
    <w:rsid w:val="3A8425C6"/>
    <w:rsid w:val="3AB02802"/>
    <w:rsid w:val="3B1763A9"/>
    <w:rsid w:val="3B3D70E0"/>
    <w:rsid w:val="3B4F5F5A"/>
    <w:rsid w:val="3B9D6DE7"/>
    <w:rsid w:val="3BCC3E0F"/>
    <w:rsid w:val="3BFBB736"/>
    <w:rsid w:val="3BFF70D9"/>
    <w:rsid w:val="3C1206D6"/>
    <w:rsid w:val="3C28229C"/>
    <w:rsid w:val="3CFE42A0"/>
    <w:rsid w:val="3CFE60BA"/>
    <w:rsid w:val="3D04622B"/>
    <w:rsid w:val="3D9E5938"/>
    <w:rsid w:val="3DBA12B7"/>
    <w:rsid w:val="3DD22717"/>
    <w:rsid w:val="3DDBBA79"/>
    <w:rsid w:val="3DF1D591"/>
    <w:rsid w:val="3E8464A7"/>
    <w:rsid w:val="3EC70F3F"/>
    <w:rsid w:val="3F2B34C5"/>
    <w:rsid w:val="3F4C3C57"/>
    <w:rsid w:val="3F6D7C51"/>
    <w:rsid w:val="3F886397"/>
    <w:rsid w:val="3FB2493F"/>
    <w:rsid w:val="3FDEDCD1"/>
    <w:rsid w:val="3FDF6DA9"/>
    <w:rsid w:val="3FDFB8EB"/>
    <w:rsid w:val="3FEF41FB"/>
    <w:rsid w:val="3FFB6962"/>
    <w:rsid w:val="3FFD48EA"/>
    <w:rsid w:val="3FFD85FB"/>
    <w:rsid w:val="400618B2"/>
    <w:rsid w:val="40095938"/>
    <w:rsid w:val="400A4B2B"/>
    <w:rsid w:val="404F5319"/>
    <w:rsid w:val="40904B2D"/>
    <w:rsid w:val="40AD050E"/>
    <w:rsid w:val="40D06FE9"/>
    <w:rsid w:val="40DC0BC8"/>
    <w:rsid w:val="410230AC"/>
    <w:rsid w:val="41055952"/>
    <w:rsid w:val="413B7A7C"/>
    <w:rsid w:val="41501BD5"/>
    <w:rsid w:val="41D71D7C"/>
    <w:rsid w:val="41DD11A5"/>
    <w:rsid w:val="420F1780"/>
    <w:rsid w:val="422E0120"/>
    <w:rsid w:val="42310F06"/>
    <w:rsid w:val="423A52D9"/>
    <w:rsid w:val="42462CB5"/>
    <w:rsid w:val="424E13BA"/>
    <w:rsid w:val="42D9739E"/>
    <w:rsid w:val="430441EF"/>
    <w:rsid w:val="43172102"/>
    <w:rsid w:val="43244906"/>
    <w:rsid w:val="432F6A50"/>
    <w:rsid w:val="434B7111"/>
    <w:rsid w:val="43751B32"/>
    <w:rsid w:val="438265E0"/>
    <w:rsid w:val="441A573C"/>
    <w:rsid w:val="449707D6"/>
    <w:rsid w:val="44A379C5"/>
    <w:rsid w:val="44CE096C"/>
    <w:rsid w:val="45D26174"/>
    <w:rsid w:val="46494837"/>
    <w:rsid w:val="47106E44"/>
    <w:rsid w:val="4749170F"/>
    <w:rsid w:val="47992627"/>
    <w:rsid w:val="481C1B74"/>
    <w:rsid w:val="481C2DF1"/>
    <w:rsid w:val="48EB7A64"/>
    <w:rsid w:val="48EE5942"/>
    <w:rsid w:val="493D2C88"/>
    <w:rsid w:val="49782F5E"/>
    <w:rsid w:val="49A42253"/>
    <w:rsid w:val="49D47F2E"/>
    <w:rsid w:val="4A525785"/>
    <w:rsid w:val="4B6729A7"/>
    <w:rsid w:val="4BD7474B"/>
    <w:rsid w:val="4C0218D5"/>
    <w:rsid w:val="4C324E29"/>
    <w:rsid w:val="4C9F5D1D"/>
    <w:rsid w:val="4CD52C9F"/>
    <w:rsid w:val="4CD82CB9"/>
    <w:rsid w:val="4CF36087"/>
    <w:rsid w:val="4CFA61C2"/>
    <w:rsid w:val="4D851CAD"/>
    <w:rsid w:val="4D926A34"/>
    <w:rsid w:val="4DB05D73"/>
    <w:rsid w:val="4E047744"/>
    <w:rsid w:val="4E2D50C8"/>
    <w:rsid w:val="4E820F2D"/>
    <w:rsid w:val="4E945BFF"/>
    <w:rsid w:val="4EE06565"/>
    <w:rsid w:val="4EE118CE"/>
    <w:rsid w:val="4F1B159F"/>
    <w:rsid w:val="4F337B94"/>
    <w:rsid w:val="4F773D01"/>
    <w:rsid w:val="4F926DCF"/>
    <w:rsid w:val="4FA52F9A"/>
    <w:rsid w:val="4FC02BF3"/>
    <w:rsid w:val="4FC97EC2"/>
    <w:rsid w:val="4FF67BBB"/>
    <w:rsid w:val="4FF703EE"/>
    <w:rsid w:val="4FF7E967"/>
    <w:rsid w:val="500771FD"/>
    <w:rsid w:val="50D5083C"/>
    <w:rsid w:val="50F74B4D"/>
    <w:rsid w:val="518D5C5A"/>
    <w:rsid w:val="51A83E15"/>
    <w:rsid w:val="52077212"/>
    <w:rsid w:val="520A2DEA"/>
    <w:rsid w:val="529A170F"/>
    <w:rsid w:val="529A177A"/>
    <w:rsid w:val="52AE8B3C"/>
    <w:rsid w:val="52BFC5F3"/>
    <w:rsid w:val="52E33BC1"/>
    <w:rsid w:val="52F0256B"/>
    <w:rsid w:val="533A1929"/>
    <w:rsid w:val="53742A61"/>
    <w:rsid w:val="53CF7F33"/>
    <w:rsid w:val="53D8511D"/>
    <w:rsid w:val="54526B65"/>
    <w:rsid w:val="54822632"/>
    <w:rsid w:val="54943F31"/>
    <w:rsid w:val="54F23809"/>
    <w:rsid w:val="54FFBF82"/>
    <w:rsid w:val="55286E52"/>
    <w:rsid w:val="55736BC4"/>
    <w:rsid w:val="55975664"/>
    <w:rsid w:val="55A8420D"/>
    <w:rsid w:val="55D76D69"/>
    <w:rsid w:val="55EDB22B"/>
    <w:rsid w:val="560D07BC"/>
    <w:rsid w:val="561950A3"/>
    <w:rsid w:val="56342ABE"/>
    <w:rsid w:val="568C524F"/>
    <w:rsid w:val="56B66D9B"/>
    <w:rsid w:val="56D134C7"/>
    <w:rsid w:val="56DA577A"/>
    <w:rsid w:val="56DB256A"/>
    <w:rsid w:val="56E5597A"/>
    <w:rsid w:val="573D0CBD"/>
    <w:rsid w:val="577D299E"/>
    <w:rsid w:val="5781409A"/>
    <w:rsid w:val="579F4777"/>
    <w:rsid w:val="57C524FA"/>
    <w:rsid w:val="57F2FE69"/>
    <w:rsid w:val="57FC2696"/>
    <w:rsid w:val="580D18EC"/>
    <w:rsid w:val="58353B39"/>
    <w:rsid w:val="587C1A4E"/>
    <w:rsid w:val="592B3838"/>
    <w:rsid w:val="595555B0"/>
    <w:rsid w:val="59A81F4B"/>
    <w:rsid w:val="59D504CC"/>
    <w:rsid w:val="5A1B7C03"/>
    <w:rsid w:val="5A400F24"/>
    <w:rsid w:val="5A5FFCE9"/>
    <w:rsid w:val="5A6D4507"/>
    <w:rsid w:val="5AFD375D"/>
    <w:rsid w:val="5B3F3132"/>
    <w:rsid w:val="5B774A43"/>
    <w:rsid w:val="5B7C7274"/>
    <w:rsid w:val="5B7CC752"/>
    <w:rsid w:val="5BC22EDD"/>
    <w:rsid w:val="5BC86B57"/>
    <w:rsid w:val="5C01496B"/>
    <w:rsid w:val="5C10010B"/>
    <w:rsid w:val="5CE64097"/>
    <w:rsid w:val="5D460D20"/>
    <w:rsid w:val="5D8220A9"/>
    <w:rsid w:val="5DB4490C"/>
    <w:rsid w:val="5DBC0B7B"/>
    <w:rsid w:val="5DBF87C4"/>
    <w:rsid w:val="5DD9B853"/>
    <w:rsid w:val="5DDC666D"/>
    <w:rsid w:val="5DE53225"/>
    <w:rsid w:val="5E137237"/>
    <w:rsid w:val="5ED53154"/>
    <w:rsid w:val="5ED7509F"/>
    <w:rsid w:val="5EF72AB6"/>
    <w:rsid w:val="5EFA14B5"/>
    <w:rsid w:val="5EFB5F7B"/>
    <w:rsid w:val="5F283FFC"/>
    <w:rsid w:val="5F2B13FB"/>
    <w:rsid w:val="5F395C1A"/>
    <w:rsid w:val="5F3B0F27"/>
    <w:rsid w:val="5F4C3F26"/>
    <w:rsid w:val="5F8B783F"/>
    <w:rsid w:val="5FAD5CDD"/>
    <w:rsid w:val="5FCF981F"/>
    <w:rsid w:val="5FF3FE39"/>
    <w:rsid w:val="5FF5C5F3"/>
    <w:rsid w:val="5FF700D5"/>
    <w:rsid w:val="5FF7F8DE"/>
    <w:rsid w:val="6066454B"/>
    <w:rsid w:val="609F992B"/>
    <w:rsid w:val="60B550C6"/>
    <w:rsid w:val="60CF3B2A"/>
    <w:rsid w:val="60E3351C"/>
    <w:rsid w:val="610C6B1A"/>
    <w:rsid w:val="611345C3"/>
    <w:rsid w:val="61AA58BE"/>
    <w:rsid w:val="622D130B"/>
    <w:rsid w:val="624176A9"/>
    <w:rsid w:val="625F69FA"/>
    <w:rsid w:val="62A81151"/>
    <w:rsid w:val="633617BD"/>
    <w:rsid w:val="635E36D9"/>
    <w:rsid w:val="63E646F8"/>
    <w:rsid w:val="63F4171B"/>
    <w:rsid w:val="63F5774A"/>
    <w:rsid w:val="63FD832F"/>
    <w:rsid w:val="641D1C1E"/>
    <w:rsid w:val="6469423B"/>
    <w:rsid w:val="64740832"/>
    <w:rsid w:val="64867269"/>
    <w:rsid w:val="64C2338C"/>
    <w:rsid w:val="64CD6091"/>
    <w:rsid w:val="64EA0527"/>
    <w:rsid w:val="64F0407C"/>
    <w:rsid w:val="65181B34"/>
    <w:rsid w:val="65280BDF"/>
    <w:rsid w:val="6550146B"/>
    <w:rsid w:val="6561DDC6"/>
    <w:rsid w:val="657E258A"/>
    <w:rsid w:val="65AA562F"/>
    <w:rsid w:val="65ADFDBE"/>
    <w:rsid w:val="65DC4E2E"/>
    <w:rsid w:val="66A10677"/>
    <w:rsid w:val="66CE0BBD"/>
    <w:rsid w:val="67344ED2"/>
    <w:rsid w:val="675074A8"/>
    <w:rsid w:val="677825BC"/>
    <w:rsid w:val="67CB0F56"/>
    <w:rsid w:val="67F727D2"/>
    <w:rsid w:val="67FF84CF"/>
    <w:rsid w:val="680C6B43"/>
    <w:rsid w:val="681655FA"/>
    <w:rsid w:val="681876F9"/>
    <w:rsid w:val="681C6568"/>
    <w:rsid w:val="685B2DBF"/>
    <w:rsid w:val="68692DD3"/>
    <w:rsid w:val="69040014"/>
    <w:rsid w:val="69587608"/>
    <w:rsid w:val="69F076FC"/>
    <w:rsid w:val="6A77C5C3"/>
    <w:rsid w:val="6A794944"/>
    <w:rsid w:val="6A801816"/>
    <w:rsid w:val="6A842D51"/>
    <w:rsid w:val="6AC91307"/>
    <w:rsid w:val="6AE65289"/>
    <w:rsid w:val="6AFEB08D"/>
    <w:rsid w:val="6B460052"/>
    <w:rsid w:val="6BBFB62A"/>
    <w:rsid w:val="6BEE1765"/>
    <w:rsid w:val="6BEFAE8C"/>
    <w:rsid w:val="6BF3829F"/>
    <w:rsid w:val="6C0B648E"/>
    <w:rsid w:val="6C332E61"/>
    <w:rsid w:val="6C623B3E"/>
    <w:rsid w:val="6C64294B"/>
    <w:rsid w:val="6CFE745C"/>
    <w:rsid w:val="6D3D3EFD"/>
    <w:rsid w:val="6D720F83"/>
    <w:rsid w:val="6D9640C4"/>
    <w:rsid w:val="6DC512A5"/>
    <w:rsid w:val="6E172DE5"/>
    <w:rsid w:val="6E4C108A"/>
    <w:rsid w:val="6EA405A0"/>
    <w:rsid w:val="6EA54C38"/>
    <w:rsid w:val="6EF89276"/>
    <w:rsid w:val="6F1F270A"/>
    <w:rsid w:val="6F321794"/>
    <w:rsid w:val="6F923F45"/>
    <w:rsid w:val="6F9F552C"/>
    <w:rsid w:val="6FB10CF5"/>
    <w:rsid w:val="6FB4D2E3"/>
    <w:rsid w:val="6FB6122C"/>
    <w:rsid w:val="6FEB2F89"/>
    <w:rsid w:val="6FEB611C"/>
    <w:rsid w:val="6FFB3019"/>
    <w:rsid w:val="6FFFFBF6"/>
    <w:rsid w:val="702A2253"/>
    <w:rsid w:val="706434DD"/>
    <w:rsid w:val="7065691D"/>
    <w:rsid w:val="70A224D1"/>
    <w:rsid w:val="71724582"/>
    <w:rsid w:val="71BF4D8E"/>
    <w:rsid w:val="722737BD"/>
    <w:rsid w:val="72CC0372"/>
    <w:rsid w:val="72F918AA"/>
    <w:rsid w:val="73567F6B"/>
    <w:rsid w:val="735DFFA9"/>
    <w:rsid w:val="73D7A44A"/>
    <w:rsid w:val="73DFEB89"/>
    <w:rsid w:val="73EF00B7"/>
    <w:rsid w:val="73F53C4A"/>
    <w:rsid w:val="73FD5EEC"/>
    <w:rsid w:val="73FE4090"/>
    <w:rsid w:val="74680FBA"/>
    <w:rsid w:val="748420D9"/>
    <w:rsid w:val="74C57765"/>
    <w:rsid w:val="74E95A66"/>
    <w:rsid w:val="75025AD8"/>
    <w:rsid w:val="750803F6"/>
    <w:rsid w:val="751B45D7"/>
    <w:rsid w:val="75674AE0"/>
    <w:rsid w:val="756E7E73"/>
    <w:rsid w:val="75913604"/>
    <w:rsid w:val="75A9E17A"/>
    <w:rsid w:val="75CBDDCC"/>
    <w:rsid w:val="75D64397"/>
    <w:rsid w:val="75E000E1"/>
    <w:rsid w:val="75F91320"/>
    <w:rsid w:val="75FBBAFE"/>
    <w:rsid w:val="76483505"/>
    <w:rsid w:val="7667C5F7"/>
    <w:rsid w:val="766B66C4"/>
    <w:rsid w:val="76855080"/>
    <w:rsid w:val="76BFA02E"/>
    <w:rsid w:val="76BFD549"/>
    <w:rsid w:val="773F7D93"/>
    <w:rsid w:val="774B1579"/>
    <w:rsid w:val="775F6C7A"/>
    <w:rsid w:val="77816B71"/>
    <w:rsid w:val="778372E6"/>
    <w:rsid w:val="77984813"/>
    <w:rsid w:val="77BCE8B8"/>
    <w:rsid w:val="77C94297"/>
    <w:rsid w:val="77DF89E3"/>
    <w:rsid w:val="77EA6B6C"/>
    <w:rsid w:val="77EFB172"/>
    <w:rsid w:val="77FD506B"/>
    <w:rsid w:val="77FD9640"/>
    <w:rsid w:val="77FF31AA"/>
    <w:rsid w:val="78117047"/>
    <w:rsid w:val="78686205"/>
    <w:rsid w:val="78810280"/>
    <w:rsid w:val="788D6C62"/>
    <w:rsid w:val="78C84836"/>
    <w:rsid w:val="78E14488"/>
    <w:rsid w:val="78F7B7E6"/>
    <w:rsid w:val="79612746"/>
    <w:rsid w:val="79DB7B7F"/>
    <w:rsid w:val="79DD2109"/>
    <w:rsid w:val="79ED145B"/>
    <w:rsid w:val="7A406197"/>
    <w:rsid w:val="7A7BC29E"/>
    <w:rsid w:val="7A9D24D7"/>
    <w:rsid w:val="7AAF6ACE"/>
    <w:rsid w:val="7ABB303C"/>
    <w:rsid w:val="7ADF6D17"/>
    <w:rsid w:val="7AEE6CDD"/>
    <w:rsid w:val="7BB31D43"/>
    <w:rsid w:val="7BDD0258"/>
    <w:rsid w:val="7BEF7DC6"/>
    <w:rsid w:val="7BF71D52"/>
    <w:rsid w:val="7BF7A1B1"/>
    <w:rsid w:val="7C2A7985"/>
    <w:rsid w:val="7C744A4E"/>
    <w:rsid w:val="7CB60265"/>
    <w:rsid w:val="7CBFB6EB"/>
    <w:rsid w:val="7CF16523"/>
    <w:rsid w:val="7CF36B6A"/>
    <w:rsid w:val="7D3406A2"/>
    <w:rsid w:val="7D443CC9"/>
    <w:rsid w:val="7D7A22A1"/>
    <w:rsid w:val="7D8F52F5"/>
    <w:rsid w:val="7D9F9609"/>
    <w:rsid w:val="7DF57345"/>
    <w:rsid w:val="7DFE665C"/>
    <w:rsid w:val="7DFF2A0B"/>
    <w:rsid w:val="7DFFEE50"/>
    <w:rsid w:val="7E1906ED"/>
    <w:rsid w:val="7E6C5BC9"/>
    <w:rsid w:val="7E7F890F"/>
    <w:rsid w:val="7E8622C6"/>
    <w:rsid w:val="7EBF1B21"/>
    <w:rsid w:val="7EC21CD1"/>
    <w:rsid w:val="7EDA5F47"/>
    <w:rsid w:val="7EDF193E"/>
    <w:rsid w:val="7EF74D96"/>
    <w:rsid w:val="7EFC5235"/>
    <w:rsid w:val="7EFED519"/>
    <w:rsid w:val="7F033557"/>
    <w:rsid w:val="7F042964"/>
    <w:rsid w:val="7F2E23CD"/>
    <w:rsid w:val="7F4667C7"/>
    <w:rsid w:val="7F6F599C"/>
    <w:rsid w:val="7F71F64F"/>
    <w:rsid w:val="7F7BB93B"/>
    <w:rsid w:val="7F7E745E"/>
    <w:rsid w:val="7F7FF739"/>
    <w:rsid w:val="7F7FFC01"/>
    <w:rsid w:val="7F8AAEC1"/>
    <w:rsid w:val="7F8D731A"/>
    <w:rsid w:val="7FA3D104"/>
    <w:rsid w:val="7FAC4999"/>
    <w:rsid w:val="7FAF5738"/>
    <w:rsid w:val="7FB6B92F"/>
    <w:rsid w:val="7FBDE6D1"/>
    <w:rsid w:val="7FBE0F9E"/>
    <w:rsid w:val="7FBFDB39"/>
    <w:rsid w:val="7FD04A00"/>
    <w:rsid w:val="7FD7BA34"/>
    <w:rsid w:val="7FE55988"/>
    <w:rsid w:val="7FE720ED"/>
    <w:rsid w:val="7FF7BC49"/>
    <w:rsid w:val="7FF83C0C"/>
    <w:rsid w:val="7FFC13A0"/>
    <w:rsid w:val="7FFC7D27"/>
    <w:rsid w:val="7FFF4DA7"/>
    <w:rsid w:val="7FFF9AAA"/>
    <w:rsid w:val="8EFB884B"/>
    <w:rsid w:val="92BBD45E"/>
    <w:rsid w:val="9DDF3012"/>
    <w:rsid w:val="9F1EFBFB"/>
    <w:rsid w:val="9F2BF669"/>
    <w:rsid w:val="9F37A955"/>
    <w:rsid w:val="9FBAE6AA"/>
    <w:rsid w:val="A7E7D660"/>
    <w:rsid w:val="A9FE95DB"/>
    <w:rsid w:val="AA7F2E5B"/>
    <w:rsid w:val="ABFEE3EA"/>
    <w:rsid w:val="ACFFFA01"/>
    <w:rsid w:val="ADB70065"/>
    <w:rsid w:val="ADD6F282"/>
    <w:rsid w:val="ADFF8D0F"/>
    <w:rsid w:val="AEE695C3"/>
    <w:rsid w:val="AF3216FB"/>
    <w:rsid w:val="AF3F4D6E"/>
    <w:rsid w:val="AFAF505E"/>
    <w:rsid w:val="AFB47516"/>
    <w:rsid w:val="AFBF34E2"/>
    <w:rsid w:val="AFDFD120"/>
    <w:rsid w:val="B57F50AB"/>
    <w:rsid w:val="B5AF825A"/>
    <w:rsid w:val="B5FF03C1"/>
    <w:rsid w:val="B69B4306"/>
    <w:rsid w:val="B7E3D50A"/>
    <w:rsid w:val="B7FDDE24"/>
    <w:rsid w:val="B7FE29FF"/>
    <w:rsid w:val="BBE38C32"/>
    <w:rsid w:val="BBFF24D7"/>
    <w:rsid w:val="BCFD6AE2"/>
    <w:rsid w:val="BD8F8487"/>
    <w:rsid w:val="BEAE1719"/>
    <w:rsid w:val="BEAFE467"/>
    <w:rsid w:val="BECA7D25"/>
    <w:rsid w:val="BEFF2773"/>
    <w:rsid w:val="BFAB4BFD"/>
    <w:rsid w:val="BFB2DA5A"/>
    <w:rsid w:val="BFCF677A"/>
    <w:rsid w:val="C5FFE8EB"/>
    <w:rsid w:val="C6BB04AE"/>
    <w:rsid w:val="C77893A1"/>
    <w:rsid w:val="CB7EA5A7"/>
    <w:rsid w:val="CBF77279"/>
    <w:rsid w:val="CE5BD09D"/>
    <w:rsid w:val="CF7DFE36"/>
    <w:rsid w:val="CFB7199D"/>
    <w:rsid w:val="CFFF2281"/>
    <w:rsid w:val="D17D18FF"/>
    <w:rsid w:val="D2AE91BD"/>
    <w:rsid w:val="D2EB6F6F"/>
    <w:rsid w:val="D33EC203"/>
    <w:rsid w:val="D3B64CB1"/>
    <w:rsid w:val="D54346AD"/>
    <w:rsid w:val="D6FFD4FA"/>
    <w:rsid w:val="D777B818"/>
    <w:rsid w:val="D7A91376"/>
    <w:rsid w:val="D7E9D8D2"/>
    <w:rsid w:val="D7F5B781"/>
    <w:rsid w:val="D7FF6FFB"/>
    <w:rsid w:val="D7FFA5A5"/>
    <w:rsid w:val="D7FFCAC3"/>
    <w:rsid w:val="D8F59C79"/>
    <w:rsid w:val="DBCF4392"/>
    <w:rsid w:val="DBDF07DB"/>
    <w:rsid w:val="DBFFE90D"/>
    <w:rsid w:val="DCF62EDB"/>
    <w:rsid w:val="DDCD6218"/>
    <w:rsid w:val="DDD7ED94"/>
    <w:rsid w:val="DF3D0D4C"/>
    <w:rsid w:val="DFBBB113"/>
    <w:rsid w:val="DFEC29AE"/>
    <w:rsid w:val="DFEF8C68"/>
    <w:rsid w:val="DFF453FF"/>
    <w:rsid w:val="DFF649B7"/>
    <w:rsid w:val="DFFD40F5"/>
    <w:rsid w:val="DFFF9A5A"/>
    <w:rsid w:val="E1AD1170"/>
    <w:rsid w:val="E26F8C11"/>
    <w:rsid w:val="E3671CF2"/>
    <w:rsid w:val="E3DB619C"/>
    <w:rsid w:val="E5D70A74"/>
    <w:rsid w:val="E73ADB5D"/>
    <w:rsid w:val="E7779501"/>
    <w:rsid w:val="E7DF3ECB"/>
    <w:rsid w:val="E7F30634"/>
    <w:rsid w:val="EAFB1A3A"/>
    <w:rsid w:val="EAFBF3B3"/>
    <w:rsid w:val="EB6FDEF4"/>
    <w:rsid w:val="EB7F925D"/>
    <w:rsid w:val="EBBD93FD"/>
    <w:rsid w:val="EBFA6BD6"/>
    <w:rsid w:val="EC8D2895"/>
    <w:rsid w:val="ECCFDCCF"/>
    <w:rsid w:val="ECFFE8DB"/>
    <w:rsid w:val="ED59D602"/>
    <w:rsid w:val="EDAD495C"/>
    <w:rsid w:val="EDD74F2C"/>
    <w:rsid w:val="EDFDEDA9"/>
    <w:rsid w:val="EEF62DE6"/>
    <w:rsid w:val="EEF6F863"/>
    <w:rsid w:val="EEFFECBB"/>
    <w:rsid w:val="EF3D2ECB"/>
    <w:rsid w:val="EFDB6D21"/>
    <w:rsid w:val="F07E2670"/>
    <w:rsid w:val="F3751E49"/>
    <w:rsid w:val="F3BBD7B5"/>
    <w:rsid w:val="F3D3E4F0"/>
    <w:rsid w:val="F3F533B7"/>
    <w:rsid w:val="F3FA679C"/>
    <w:rsid w:val="F3FBFB60"/>
    <w:rsid w:val="F3FFAF94"/>
    <w:rsid w:val="F47F08AD"/>
    <w:rsid w:val="F60D3958"/>
    <w:rsid w:val="F69EE2A4"/>
    <w:rsid w:val="F6F53D80"/>
    <w:rsid w:val="F73BF875"/>
    <w:rsid w:val="F77F2166"/>
    <w:rsid w:val="F7D4B56F"/>
    <w:rsid w:val="F7D77C16"/>
    <w:rsid w:val="F7EE2BAA"/>
    <w:rsid w:val="F7EE660C"/>
    <w:rsid w:val="F7EF2225"/>
    <w:rsid w:val="F7F7C8F3"/>
    <w:rsid w:val="F7FF3933"/>
    <w:rsid w:val="F7FF881B"/>
    <w:rsid w:val="F7FFA7C1"/>
    <w:rsid w:val="F7FFB1AB"/>
    <w:rsid w:val="F8CBCE35"/>
    <w:rsid w:val="F93F311F"/>
    <w:rsid w:val="F97BA304"/>
    <w:rsid w:val="F9BE73D9"/>
    <w:rsid w:val="F9E72FC0"/>
    <w:rsid w:val="FA6DCEE3"/>
    <w:rsid w:val="FA7F73D5"/>
    <w:rsid w:val="FAEF1AE0"/>
    <w:rsid w:val="FAFD8E24"/>
    <w:rsid w:val="FAFFD971"/>
    <w:rsid w:val="FB2B8C97"/>
    <w:rsid w:val="FB7F1650"/>
    <w:rsid w:val="FB7F1B34"/>
    <w:rsid w:val="FB7F2450"/>
    <w:rsid w:val="FBC5F25E"/>
    <w:rsid w:val="FBDFD7EC"/>
    <w:rsid w:val="FBEF8F73"/>
    <w:rsid w:val="FBF125CF"/>
    <w:rsid w:val="FBF323A4"/>
    <w:rsid w:val="FBF9EE31"/>
    <w:rsid w:val="FC77623C"/>
    <w:rsid w:val="FC7B0B02"/>
    <w:rsid w:val="FCBA3F2A"/>
    <w:rsid w:val="FCCD418E"/>
    <w:rsid w:val="FCF305CF"/>
    <w:rsid w:val="FD6FC5A1"/>
    <w:rsid w:val="FD77A3CF"/>
    <w:rsid w:val="FDA33D29"/>
    <w:rsid w:val="FDAD32D6"/>
    <w:rsid w:val="FDD792BD"/>
    <w:rsid w:val="FDF3BA3A"/>
    <w:rsid w:val="FDF77095"/>
    <w:rsid w:val="FDFE7E80"/>
    <w:rsid w:val="FE5B1E63"/>
    <w:rsid w:val="FE7B128A"/>
    <w:rsid w:val="FEAB8F90"/>
    <w:rsid w:val="FEEE2727"/>
    <w:rsid w:val="FEF7E1D9"/>
    <w:rsid w:val="FEFB853E"/>
    <w:rsid w:val="FF3F25F6"/>
    <w:rsid w:val="FF7D79AD"/>
    <w:rsid w:val="FF7F3EF2"/>
    <w:rsid w:val="FFA7A077"/>
    <w:rsid w:val="FFAA4EB6"/>
    <w:rsid w:val="FFBDEF56"/>
    <w:rsid w:val="FFBF91AF"/>
    <w:rsid w:val="FFD73896"/>
    <w:rsid w:val="FFDD588C"/>
    <w:rsid w:val="FFEE2CB5"/>
    <w:rsid w:val="FFF734A0"/>
    <w:rsid w:val="FFFD034E"/>
    <w:rsid w:val="FFFD7A3E"/>
    <w:rsid w:val="FFFEA623"/>
    <w:rsid w:val="FFFF05B6"/>
    <w:rsid w:val="FFFF3F38"/>
    <w:rsid w:val="FFFF4F77"/>
    <w:rsid w:val="FFFF7D0E"/>
    <w:rsid w:val="FFFFB7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US" w:eastAsia="zh-CN" w:bidi="ar-SA"/>
    </w:rPr>
  </w:style>
  <w:style w:type="paragraph" w:styleId="2">
    <w:name w:val="heading 1"/>
    <w:basedOn w:val="1"/>
    <w:next w:val="1"/>
    <w:link w:val="49"/>
    <w:qFormat/>
    <w:uiPriority w:val="9"/>
    <w:pPr>
      <w:keepNext/>
      <w:keepLines/>
      <w:numPr>
        <w:ilvl w:val="0"/>
        <w:numId w:val="1"/>
      </w:numPr>
      <w:spacing w:before="340" w:after="330" w:line="578" w:lineRule="auto"/>
      <w:outlineLvl w:val="0"/>
    </w:pPr>
    <w:rPr>
      <w:b/>
      <w:bCs/>
      <w:kern w:val="44"/>
      <w:sz w:val="44"/>
      <w:szCs w:val="44"/>
      <w:lang w:val="zh-CN" w:eastAsia="zh-CN"/>
    </w:rPr>
  </w:style>
  <w:style w:type="paragraph" w:styleId="3">
    <w:name w:val="heading 2"/>
    <w:basedOn w:val="1"/>
    <w:next w:val="1"/>
    <w:link w:val="66"/>
    <w:qFormat/>
    <w:uiPriority w:val="9"/>
    <w:pPr>
      <w:keepNext/>
      <w:keepLines/>
      <w:numPr>
        <w:ilvl w:val="1"/>
        <w:numId w:val="1"/>
      </w:numPr>
      <w:spacing w:before="260" w:after="260" w:line="416" w:lineRule="auto"/>
      <w:outlineLvl w:val="1"/>
    </w:pPr>
    <w:rPr>
      <w:b/>
      <w:bCs/>
      <w:sz w:val="30"/>
      <w:szCs w:val="32"/>
      <w:lang w:val="zh-CN" w:eastAsia="zh-CN"/>
    </w:rPr>
  </w:style>
  <w:style w:type="paragraph" w:styleId="4">
    <w:name w:val="heading 3"/>
    <w:basedOn w:val="1"/>
    <w:next w:val="1"/>
    <w:link w:val="64"/>
    <w:qFormat/>
    <w:uiPriority w:val="9"/>
    <w:pPr>
      <w:keepNext/>
      <w:keepLines/>
      <w:numPr>
        <w:ilvl w:val="2"/>
        <w:numId w:val="1"/>
      </w:numPr>
      <w:spacing w:before="260" w:after="260" w:line="416" w:lineRule="auto"/>
      <w:outlineLvl w:val="2"/>
    </w:pPr>
    <w:rPr>
      <w:b/>
      <w:bCs/>
      <w:sz w:val="28"/>
      <w:szCs w:val="32"/>
      <w:lang w:val="zh-CN" w:eastAsia="zh-CN"/>
    </w:rPr>
  </w:style>
  <w:style w:type="paragraph" w:styleId="5">
    <w:name w:val="heading 4"/>
    <w:basedOn w:val="1"/>
    <w:next w:val="1"/>
    <w:link w:val="51"/>
    <w:qFormat/>
    <w:uiPriority w:val="9"/>
    <w:pPr>
      <w:keepNext/>
      <w:keepLines/>
      <w:numPr>
        <w:ilvl w:val="3"/>
        <w:numId w:val="1"/>
      </w:numPr>
      <w:spacing w:before="280" w:after="290" w:line="376" w:lineRule="auto"/>
      <w:outlineLvl w:val="3"/>
    </w:pPr>
    <w:rPr>
      <w:b/>
      <w:bCs/>
      <w:sz w:val="28"/>
      <w:szCs w:val="28"/>
      <w:lang w:val="zh-CN" w:eastAsia="zh-CN"/>
    </w:rPr>
  </w:style>
  <w:style w:type="paragraph" w:styleId="6">
    <w:name w:val="heading 5"/>
    <w:basedOn w:val="1"/>
    <w:next w:val="1"/>
    <w:link w:val="50"/>
    <w:qFormat/>
    <w:uiPriority w:val="9"/>
    <w:pPr>
      <w:keepNext/>
      <w:keepLines/>
      <w:numPr>
        <w:ilvl w:val="4"/>
        <w:numId w:val="1"/>
      </w:numPr>
      <w:spacing w:before="280" w:after="290" w:line="376" w:lineRule="auto"/>
      <w:outlineLvl w:val="4"/>
    </w:pPr>
    <w:rPr>
      <w:b/>
      <w:bCs/>
      <w:sz w:val="28"/>
      <w:szCs w:val="28"/>
      <w:lang w:val="zh-CN" w:eastAsia="zh-CN"/>
    </w:rPr>
  </w:style>
  <w:style w:type="paragraph" w:styleId="7">
    <w:name w:val="heading 6"/>
    <w:basedOn w:val="1"/>
    <w:next w:val="1"/>
    <w:link w:val="55"/>
    <w:qFormat/>
    <w:uiPriority w:val="9"/>
    <w:pPr>
      <w:keepNext/>
      <w:keepLines/>
      <w:numPr>
        <w:ilvl w:val="5"/>
        <w:numId w:val="1"/>
      </w:numPr>
      <w:spacing w:before="240" w:after="64" w:line="320" w:lineRule="auto"/>
      <w:outlineLvl w:val="5"/>
    </w:pPr>
    <w:rPr>
      <w:b/>
      <w:bCs/>
      <w:lang w:val="zh-CN" w:eastAsia="zh-CN"/>
    </w:rPr>
  </w:style>
  <w:style w:type="paragraph" w:styleId="8">
    <w:name w:val="heading 7"/>
    <w:basedOn w:val="1"/>
    <w:next w:val="1"/>
    <w:link w:val="46"/>
    <w:qFormat/>
    <w:uiPriority w:val="9"/>
    <w:pPr>
      <w:keepNext/>
      <w:keepLines/>
      <w:numPr>
        <w:ilvl w:val="6"/>
        <w:numId w:val="1"/>
      </w:numPr>
      <w:spacing w:before="240" w:after="64" w:line="320" w:lineRule="auto"/>
      <w:outlineLvl w:val="6"/>
    </w:pPr>
    <w:rPr>
      <w:b/>
      <w:bCs/>
      <w:lang w:val="zh-CN" w:eastAsia="zh-CN"/>
    </w:rPr>
  </w:style>
  <w:style w:type="paragraph" w:styleId="9">
    <w:name w:val="heading 8"/>
    <w:basedOn w:val="1"/>
    <w:next w:val="1"/>
    <w:link w:val="78"/>
    <w:unhideWhenUsed/>
    <w:qFormat/>
    <w:uiPriority w:val="9"/>
    <w:pPr>
      <w:keepNext/>
      <w:keepLines/>
      <w:numPr>
        <w:ilvl w:val="7"/>
        <w:numId w:val="1"/>
      </w:numPr>
      <w:spacing w:before="240" w:after="64" w:line="320" w:lineRule="auto"/>
      <w:outlineLvl w:val="7"/>
    </w:pPr>
    <w:rPr>
      <w:rFonts w:ascii="等线 Light" w:hAnsi="等线 Light" w:eastAsia="等线 Light"/>
    </w:rPr>
  </w:style>
  <w:style w:type="paragraph" w:styleId="10">
    <w:name w:val="heading 9"/>
    <w:basedOn w:val="1"/>
    <w:next w:val="1"/>
    <w:link w:val="79"/>
    <w:unhideWhenUsed/>
    <w:qFormat/>
    <w:uiPriority w:val="9"/>
    <w:pPr>
      <w:keepNext/>
      <w:keepLines/>
      <w:numPr>
        <w:ilvl w:val="8"/>
        <w:numId w:val="1"/>
      </w:numPr>
      <w:spacing w:before="240" w:after="64" w:line="320" w:lineRule="auto"/>
      <w:outlineLvl w:val="8"/>
    </w:pPr>
    <w:rPr>
      <w:rFonts w:ascii="等线 Light" w:hAnsi="等线 Light" w:eastAsia="等线 Light"/>
      <w:sz w:val="21"/>
      <w:szCs w:val="21"/>
    </w:rPr>
  </w:style>
  <w:style w:type="character" w:default="1" w:styleId="30">
    <w:name w:val="Default Paragraph Font"/>
    <w:unhideWhenUsed/>
    <w:qFormat/>
    <w:uiPriority w:val="1"/>
  </w:style>
  <w:style w:type="table" w:default="1" w:styleId="37">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link w:val="42"/>
    <w:unhideWhenUsed/>
    <w:qFormat/>
    <w:uiPriority w:val="99"/>
    <w:rPr>
      <w:sz w:val="18"/>
      <w:szCs w:val="18"/>
      <w:lang w:val="zh-CN" w:eastAsia="zh-CN"/>
    </w:rPr>
  </w:style>
  <w:style w:type="paragraph" w:styleId="12">
    <w:name w:val="caption"/>
    <w:basedOn w:val="1"/>
    <w:next w:val="1"/>
    <w:unhideWhenUsed/>
    <w:qFormat/>
    <w:uiPriority w:val="35"/>
    <w:rPr>
      <w:rFonts w:asciiTheme="majorHAnsi" w:hAnsiTheme="majorHAnsi" w:cstheme="majorBidi"/>
      <w:sz w:val="20"/>
      <w:szCs w:val="20"/>
    </w:rPr>
  </w:style>
  <w:style w:type="paragraph" w:styleId="13">
    <w:name w:val="annotation text"/>
    <w:basedOn w:val="1"/>
    <w:unhideWhenUsed/>
    <w:qFormat/>
    <w:uiPriority w:val="99"/>
  </w:style>
  <w:style w:type="paragraph" w:styleId="14">
    <w:name w:val="Date"/>
    <w:basedOn w:val="1"/>
    <w:next w:val="1"/>
    <w:link w:val="80"/>
    <w:unhideWhenUsed/>
    <w:qFormat/>
    <w:uiPriority w:val="99"/>
    <w:pPr>
      <w:ind w:left="100" w:leftChars="2500"/>
    </w:pPr>
  </w:style>
  <w:style w:type="paragraph" w:styleId="15">
    <w:name w:val="Document Map"/>
    <w:basedOn w:val="1"/>
    <w:link w:val="56"/>
    <w:unhideWhenUsed/>
    <w:qFormat/>
    <w:uiPriority w:val="99"/>
    <w:rPr>
      <w:rFonts w:ascii="SimSun"/>
      <w:sz w:val="18"/>
      <w:szCs w:val="18"/>
      <w:lang w:val="zh-CN" w:eastAsia="zh-CN"/>
    </w:rPr>
  </w:style>
  <w:style w:type="paragraph" w:styleId="16">
    <w:name w:val="footer"/>
    <w:basedOn w:val="1"/>
    <w:link w:val="58"/>
    <w:unhideWhenUsed/>
    <w:qFormat/>
    <w:uiPriority w:val="99"/>
    <w:pPr>
      <w:tabs>
        <w:tab w:val="center" w:pos="4153"/>
        <w:tab w:val="right" w:pos="8306"/>
      </w:tabs>
      <w:snapToGrid w:val="0"/>
    </w:pPr>
    <w:rPr>
      <w:sz w:val="18"/>
      <w:szCs w:val="18"/>
      <w:lang w:val="zh-CN" w:eastAsia="zh-CN"/>
    </w:rPr>
  </w:style>
  <w:style w:type="paragraph" w:styleId="17">
    <w:name w:val="header"/>
    <w:basedOn w:val="1"/>
    <w:link w:val="44"/>
    <w:unhideWhenUsed/>
    <w:qFormat/>
    <w:uiPriority w:val="99"/>
    <w:pPr>
      <w:pBdr>
        <w:bottom w:val="single" w:color="auto" w:sz="6" w:space="1"/>
      </w:pBdr>
      <w:tabs>
        <w:tab w:val="center" w:pos="4153"/>
        <w:tab w:val="right" w:pos="8306"/>
      </w:tabs>
      <w:snapToGrid w:val="0"/>
      <w:jc w:val="center"/>
    </w:pPr>
    <w:rPr>
      <w:sz w:val="18"/>
      <w:szCs w:val="18"/>
      <w:lang w:val="zh-CN" w:eastAsia="zh-CN"/>
    </w:rPr>
  </w:style>
  <w:style w:type="paragraph" w:styleId="18">
    <w:name w:val="HTML Preformatted"/>
    <w:basedOn w:val="1"/>
    <w:link w:val="6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lang w:val="zh-CN" w:eastAsia="zh-CN"/>
    </w:rPr>
  </w:style>
  <w:style w:type="paragraph" w:styleId="19">
    <w:name w:val="Normal (Web)"/>
    <w:basedOn w:val="1"/>
    <w:unhideWhenUsed/>
    <w:qFormat/>
    <w:uiPriority w:val="99"/>
    <w:pPr>
      <w:spacing w:before="100" w:beforeAutospacing="1" w:after="100" w:afterAutospacing="1"/>
    </w:pPr>
    <w:rPr>
      <w:rFonts w:ascii="SimSun" w:hAnsi="SimSun" w:cs="SimSun"/>
    </w:rPr>
  </w:style>
  <w:style w:type="paragraph" w:styleId="20">
    <w:name w:val="Title"/>
    <w:basedOn w:val="1"/>
    <w:next w:val="1"/>
    <w:link w:val="45"/>
    <w:qFormat/>
    <w:uiPriority w:val="10"/>
    <w:pPr>
      <w:spacing w:before="240" w:after="60"/>
      <w:jc w:val="center"/>
      <w:outlineLvl w:val="0"/>
    </w:pPr>
    <w:rPr>
      <w:b/>
      <w:bCs/>
      <w:sz w:val="32"/>
      <w:szCs w:val="32"/>
      <w:lang w:val="zh-CN" w:eastAsia="zh-CN"/>
    </w:rPr>
  </w:style>
  <w:style w:type="paragraph" w:styleId="21">
    <w:name w:val="toc 1"/>
    <w:basedOn w:val="1"/>
    <w:next w:val="1"/>
    <w:unhideWhenUsed/>
    <w:qFormat/>
    <w:uiPriority w:val="39"/>
  </w:style>
  <w:style w:type="paragraph" w:styleId="22">
    <w:name w:val="toc 2"/>
    <w:basedOn w:val="1"/>
    <w:next w:val="1"/>
    <w:unhideWhenUsed/>
    <w:qFormat/>
    <w:uiPriority w:val="39"/>
  </w:style>
  <w:style w:type="paragraph" w:styleId="23">
    <w:name w:val="toc 3"/>
    <w:basedOn w:val="1"/>
    <w:next w:val="1"/>
    <w:unhideWhenUsed/>
    <w:qFormat/>
    <w:uiPriority w:val="39"/>
  </w:style>
  <w:style w:type="paragraph" w:styleId="24">
    <w:name w:val="toc 4"/>
    <w:basedOn w:val="1"/>
    <w:next w:val="1"/>
    <w:unhideWhenUsed/>
    <w:qFormat/>
    <w:uiPriority w:val="39"/>
    <w:pPr>
      <w:ind w:left="720"/>
    </w:pPr>
  </w:style>
  <w:style w:type="paragraph" w:styleId="25">
    <w:name w:val="toc 5"/>
    <w:basedOn w:val="1"/>
    <w:next w:val="1"/>
    <w:unhideWhenUsed/>
    <w:qFormat/>
    <w:uiPriority w:val="39"/>
    <w:pPr>
      <w:ind w:left="960"/>
    </w:pPr>
  </w:style>
  <w:style w:type="paragraph" w:styleId="26">
    <w:name w:val="toc 6"/>
    <w:basedOn w:val="1"/>
    <w:next w:val="1"/>
    <w:unhideWhenUsed/>
    <w:qFormat/>
    <w:uiPriority w:val="39"/>
    <w:pPr>
      <w:ind w:left="1200"/>
    </w:pPr>
  </w:style>
  <w:style w:type="paragraph" w:styleId="27">
    <w:name w:val="toc 7"/>
    <w:basedOn w:val="1"/>
    <w:next w:val="1"/>
    <w:unhideWhenUsed/>
    <w:qFormat/>
    <w:uiPriority w:val="39"/>
    <w:pPr>
      <w:ind w:left="1440"/>
    </w:pPr>
  </w:style>
  <w:style w:type="paragraph" w:styleId="28">
    <w:name w:val="toc 8"/>
    <w:basedOn w:val="1"/>
    <w:next w:val="1"/>
    <w:unhideWhenUsed/>
    <w:qFormat/>
    <w:uiPriority w:val="39"/>
    <w:pPr>
      <w:ind w:left="1680"/>
    </w:pPr>
  </w:style>
  <w:style w:type="paragraph" w:styleId="29">
    <w:name w:val="toc 9"/>
    <w:basedOn w:val="1"/>
    <w:next w:val="1"/>
    <w:unhideWhenUsed/>
    <w:qFormat/>
    <w:uiPriority w:val="39"/>
    <w:pPr>
      <w:ind w:left="3360" w:leftChars="1600"/>
    </w:pPr>
  </w:style>
  <w:style w:type="character" w:styleId="31">
    <w:name w:val="Emphasis"/>
    <w:qFormat/>
    <w:uiPriority w:val="20"/>
    <w:rPr>
      <w:i/>
      <w:iCs/>
    </w:rPr>
  </w:style>
  <w:style w:type="character" w:styleId="32">
    <w:name w:val="FollowedHyperlink"/>
    <w:unhideWhenUsed/>
    <w:qFormat/>
    <w:uiPriority w:val="99"/>
    <w:rPr>
      <w:color w:val="954F72"/>
      <w:u w:val="single"/>
    </w:rPr>
  </w:style>
  <w:style w:type="character" w:styleId="33">
    <w:name w:val="HTML Code"/>
    <w:unhideWhenUsed/>
    <w:qFormat/>
    <w:uiPriority w:val="99"/>
    <w:rPr>
      <w:rFonts w:ascii="SimSun" w:hAnsi="SimSun" w:eastAsia="SimSun" w:cs="SimSun"/>
      <w:sz w:val="24"/>
      <w:szCs w:val="24"/>
    </w:rPr>
  </w:style>
  <w:style w:type="character" w:styleId="34">
    <w:name w:val="Hyperlink"/>
    <w:unhideWhenUsed/>
    <w:qFormat/>
    <w:uiPriority w:val="99"/>
    <w:rPr>
      <w:color w:val="0563C1"/>
      <w:u w:val="single"/>
    </w:rPr>
  </w:style>
  <w:style w:type="character" w:styleId="35">
    <w:name w:val="page number"/>
    <w:basedOn w:val="30"/>
    <w:unhideWhenUsed/>
    <w:qFormat/>
    <w:uiPriority w:val="99"/>
  </w:style>
  <w:style w:type="character" w:styleId="36">
    <w:name w:val="Strong"/>
    <w:qFormat/>
    <w:uiPriority w:val="22"/>
    <w:rPr>
      <w:b/>
      <w:bCs/>
    </w:rPr>
  </w:style>
  <w:style w:type="table" w:styleId="38">
    <w:name w:val="Table Grid"/>
    <w:basedOn w:val="37"/>
    <w:qFormat/>
    <w:uiPriority w:val="5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9">
    <w:name w:val="k"/>
    <w:qFormat/>
    <w:uiPriority w:val="0"/>
  </w:style>
  <w:style w:type="character" w:customStyle="1" w:styleId="40">
    <w:name w:val="mi"/>
    <w:qFormat/>
    <w:uiPriority w:val="0"/>
  </w:style>
  <w:style w:type="character" w:customStyle="1" w:styleId="41">
    <w:name w:val="kc"/>
    <w:qFormat/>
    <w:uiPriority w:val="0"/>
  </w:style>
  <w:style w:type="character" w:customStyle="1" w:styleId="42">
    <w:name w:val="批注框文本字符"/>
    <w:link w:val="11"/>
    <w:semiHidden/>
    <w:qFormat/>
    <w:uiPriority w:val="99"/>
    <w:rPr>
      <w:sz w:val="18"/>
      <w:szCs w:val="18"/>
    </w:rPr>
  </w:style>
  <w:style w:type="character" w:customStyle="1" w:styleId="43">
    <w:name w:val="apple-converted-space"/>
    <w:basedOn w:val="30"/>
    <w:qFormat/>
    <w:uiPriority w:val="0"/>
  </w:style>
  <w:style w:type="character" w:customStyle="1" w:styleId="44">
    <w:name w:val="页眉字符"/>
    <w:link w:val="17"/>
    <w:qFormat/>
    <w:uiPriority w:val="99"/>
    <w:rPr>
      <w:sz w:val="18"/>
      <w:szCs w:val="18"/>
    </w:rPr>
  </w:style>
  <w:style w:type="character" w:customStyle="1" w:styleId="45">
    <w:name w:val="标题字符"/>
    <w:link w:val="20"/>
    <w:qFormat/>
    <w:uiPriority w:val="10"/>
    <w:rPr>
      <w:rFonts w:ascii="Calibri" w:hAnsi="Calibri" w:eastAsia="SimSun" w:cs="Times New Roman"/>
      <w:b/>
      <w:bCs/>
      <w:sz w:val="32"/>
      <w:szCs w:val="32"/>
    </w:rPr>
  </w:style>
  <w:style w:type="character" w:customStyle="1" w:styleId="46">
    <w:name w:val="标题 7字符"/>
    <w:link w:val="8"/>
    <w:qFormat/>
    <w:uiPriority w:val="9"/>
    <w:rPr>
      <w:rFonts w:ascii="Times New Roman" w:hAnsi="Times New Roman"/>
      <w:b/>
      <w:bCs/>
      <w:sz w:val="24"/>
      <w:szCs w:val="24"/>
      <w:lang w:val="zh-CN" w:eastAsia="zh-CN"/>
    </w:rPr>
  </w:style>
  <w:style w:type="character" w:customStyle="1" w:styleId="47">
    <w:name w:val="z-窗体顶端字符"/>
    <w:link w:val="48"/>
    <w:semiHidden/>
    <w:qFormat/>
    <w:uiPriority w:val="99"/>
    <w:rPr>
      <w:rFonts w:ascii="Arial" w:hAnsi="Arial" w:eastAsia="SimSun" w:cs="Arial"/>
      <w:vanish/>
      <w:kern w:val="0"/>
      <w:sz w:val="16"/>
      <w:szCs w:val="16"/>
    </w:rPr>
  </w:style>
  <w:style w:type="paragraph" w:customStyle="1" w:styleId="48">
    <w:name w:val="z-窗体顶端1"/>
    <w:basedOn w:val="1"/>
    <w:next w:val="1"/>
    <w:link w:val="47"/>
    <w:unhideWhenUsed/>
    <w:qFormat/>
    <w:uiPriority w:val="99"/>
    <w:pPr>
      <w:pBdr>
        <w:bottom w:val="single" w:color="auto" w:sz="6" w:space="1"/>
      </w:pBdr>
      <w:jc w:val="center"/>
    </w:pPr>
    <w:rPr>
      <w:rFonts w:ascii="Arial" w:hAnsi="Arial"/>
      <w:vanish/>
      <w:sz w:val="16"/>
      <w:szCs w:val="16"/>
      <w:lang w:val="zh-CN" w:eastAsia="zh-CN"/>
    </w:rPr>
  </w:style>
  <w:style w:type="character" w:customStyle="1" w:styleId="49">
    <w:name w:val="标题 1字符"/>
    <w:link w:val="2"/>
    <w:qFormat/>
    <w:uiPriority w:val="9"/>
    <w:rPr>
      <w:rFonts w:ascii="Times New Roman" w:hAnsi="Times New Roman"/>
      <w:b/>
      <w:bCs/>
      <w:kern w:val="44"/>
      <w:sz w:val="44"/>
      <w:szCs w:val="44"/>
      <w:lang w:val="zh-CN" w:eastAsia="zh-CN"/>
    </w:rPr>
  </w:style>
  <w:style w:type="character" w:customStyle="1" w:styleId="50">
    <w:name w:val="标题 5字符"/>
    <w:link w:val="6"/>
    <w:qFormat/>
    <w:uiPriority w:val="9"/>
    <w:rPr>
      <w:rFonts w:ascii="Times New Roman" w:hAnsi="Times New Roman"/>
      <w:b/>
      <w:bCs/>
      <w:sz w:val="28"/>
      <w:szCs w:val="28"/>
      <w:lang w:val="zh-CN" w:eastAsia="zh-CN"/>
    </w:rPr>
  </w:style>
  <w:style w:type="character" w:customStyle="1" w:styleId="51">
    <w:name w:val="标题 4字符"/>
    <w:link w:val="5"/>
    <w:qFormat/>
    <w:uiPriority w:val="9"/>
    <w:rPr>
      <w:rFonts w:ascii="Times New Roman" w:hAnsi="Times New Roman"/>
      <w:b/>
      <w:bCs/>
      <w:sz w:val="28"/>
      <w:szCs w:val="28"/>
      <w:lang w:val="zh-CN" w:eastAsia="zh-CN"/>
    </w:rPr>
  </w:style>
  <w:style w:type="character" w:customStyle="1" w:styleId="52">
    <w:name w:val="kd"/>
    <w:qFormat/>
    <w:uiPriority w:val="0"/>
  </w:style>
  <w:style w:type="character" w:customStyle="1" w:styleId="53">
    <w:name w:val="n"/>
    <w:qFormat/>
    <w:uiPriority w:val="0"/>
  </w:style>
  <w:style w:type="character" w:customStyle="1" w:styleId="54">
    <w:name w:val="o"/>
    <w:qFormat/>
    <w:uiPriority w:val="0"/>
  </w:style>
  <w:style w:type="character" w:customStyle="1" w:styleId="55">
    <w:name w:val="标题 6字符"/>
    <w:link w:val="7"/>
    <w:qFormat/>
    <w:uiPriority w:val="9"/>
    <w:rPr>
      <w:rFonts w:ascii="Times New Roman" w:hAnsi="Times New Roman"/>
      <w:b/>
      <w:bCs/>
      <w:sz w:val="24"/>
      <w:szCs w:val="24"/>
      <w:lang w:val="zh-CN" w:eastAsia="zh-CN"/>
    </w:rPr>
  </w:style>
  <w:style w:type="character" w:customStyle="1" w:styleId="56">
    <w:name w:val="文档结构图字符"/>
    <w:link w:val="15"/>
    <w:semiHidden/>
    <w:qFormat/>
    <w:uiPriority w:val="99"/>
    <w:rPr>
      <w:rFonts w:ascii="SimSun" w:eastAsia="SimSun"/>
      <w:sz w:val="18"/>
      <w:szCs w:val="18"/>
    </w:rPr>
  </w:style>
  <w:style w:type="character" w:customStyle="1" w:styleId="57">
    <w:name w:val="cm"/>
    <w:qFormat/>
    <w:uiPriority w:val="0"/>
  </w:style>
  <w:style w:type="character" w:customStyle="1" w:styleId="58">
    <w:name w:val="页脚字符"/>
    <w:link w:val="16"/>
    <w:qFormat/>
    <w:uiPriority w:val="99"/>
    <w:rPr>
      <w:sz w:val="18"/>
      <w:szCs w:val="18"/>
    </w:rPr>
  </w:style>
  <w:style w:type="character" w:customStyle="1" w:styleId="59">
    <w:name w:val="z-窗体底端字符"/>
    <w:link w:val="60"/>
    <w:semiHidden/>
    <w:qFormat/>
    <w:uiPriority w:val="99"/>
    <w:rPr>
      <w:rFonts w:ascii="Arial" w:hAnsi="Arial" w:eastAsia="SimSun" w:cs="Arial"/>
      <w:vanish/>
      <w:kern w:val="0"/>
      <w:sz w:val="16"/>
      <w:szCs w:val="16"/>
    </w:rPr>
  </w:style>
  <w:style w:type="paragraph" w:customStyle="1" w:styleId="60">
    <w:name w:val="z-窗体底端1"/>
    <w:basedOn w:val="1"/>
    <w:next w:val="1"/>
    <w:link w:val="59"/>
    <w:unhideWhenUsed/>
    <w:qFormat/>
    <w:uiPriority w:val="99"/>
    <w:pPr>
      <w:pBdr>
        <w:top w:val="single" w:color="auto" w:sz="6" w:space="1"/>
      </w:pBdr>
      <w:jc w:val="center"/>
    </w:pPr>
    <w:rPr>
      <w:rFonts w:ascii="Arial" w:hAnsi="Arial"/>
      <w:vanish/>
      <w:sz w:val="16"/>
      <w:szCs w:val="16"/>
      <w:lang w:val="zh-CN" w:eastAsia="zh-CN"/>
    </w:rPr>
  </w:style>
  <w:style w:type="character" w:customStyle="1" w:styleId="61">
    <w:name w:val="HTML 预设格式字符"/>
    <w:link w:val="18"/>
    <w:qFormat/>
    <w:uiPriority w:val="99"/>
    <w:rPr>
      <w:rFonts w:ascii="SimSun" w:hAnsi="SimSun" w:cs="SimSun"/>
      <w:sz w:val="24"/>
      <w:szCs w:val="24"/>
    </w:rPr>
  </w:style>
  <w:style w:type="character" w:customStyle="1" w:styleId="62">
    <w:name w:val="kt"/>
    <w:qFormat/>
    <w:uiPriority w:val="0"/>
  </w:style>
  <w:style w:type="character" w:customStyle="1" w:styleId="63">
    <w:name w:val="line"/>
    <w:qFormat/>
    <w:uiPriority w:val="0"/>
  </w:style>
  <w:style w:type="character" w:customStyle="1" w:styleId="64">
    <w:name w:val="标题 3字符"/>
    <w:link w:val="4"/>
    <w:qFormat/>
    <w:uiPriority w:val="9"/>
    <w:rPr>
      <w:rFonts w:ascii="Times New Roman" w:hAnsi="Times New Roman"/>
      <w:b/>
      <w:bCs/>
      <w:sz w:val="28"/>
      <w:szCs w:val="32"/>
      <w:lang w:val="zh-CN" w:eastAsia="zh-CN"/>
    </w:rPr>
  </w:style>
  <w:style w:type="character" w:customStyle="1" w:styleId="65">
    <w:name w:val="search_hit"/>
    <w:basedOn w:val="30"/>
    <w:qFormat/>
    <w:uiPriority w:val="0"/>
  </w:style>
  <w:style w:type="character" w:customStyle="1" w:styleId="66">
    <w:name w:val="标题 2字符"/>
    <w:link w:val="3"/>
    <w:qFormat/>
    <w:uiPriority w:val="9"/>
    <w:rPr>
      <w:rFonts w:ascii="Times New Roman" w:hAnsi="Times New Roman"/>
      <w:b/>
      <w:bCs/>
      <w:sz w:val="30"/>
      <w:szCs w:val="32"/>
      <w:lang w:val="zh-CN" w:eastAsia="zh-CN"/>
    </w:rPr>
  </w:style>
  <w:style w:type="character" w:customStyle="1" w:styleId="67">
    <w:name w:val="kwd"/>
    <w:basedOn w:val="30"/>
    <w:qFormat/>
    <w:uiPriority w:val="0"/>
  </w:style>
  <w:style w:type="paragraph" w:customStyle="1" w:styleId="68">
    <w:name w:val="无间隔1"/>
    <w:qFormat/>
    <w:uiPriority w:val="1"/>
    <w:pPr>
      <w:widowControl w:val="0"/>
      <w:jc w:val="both"/>
    </w:pPr>
    <w:rPr>
      <w:rFonts w:ascii="Calibri" w:hAnsi="Calibri" w:eastAsia="SimSun" w:cs="Times New Roman"/>
      <w:kern w:val="2"/>
      <w:sz w:val="21"/>
      <w:szCs w:val="22"/>
      <w:lang w:val="en-US" w:eastAsia="zh-CN" w:bidi="ar-SA"/>
    </w:rPr>
  </w:style>
  <w:style w:type="paragraph" w:customStyle="1" w:styleId="69">
    <w:name w:val="表格单元"/>
    <w:basedOn w:val="1"/>
    <w:qFormat/>
    <w:uiPriority w:val="0"/>
    <w:pPr>
      <w:adjustRightInd w:val="0"/>
      <w:snapToGrid w:val="0"/>
      <w:spacing w:before="45" w:after="45" w:line="252" w:lineRule="auto"/>
    </w:pPr>
    <w:rPr>
      <w:rFonts w:ascii="Cambria" w:hAnsi="Cambria" w:eastAsia="SimHei"/>
      <w:sz w:val="22"/>
      <w:lang w:eastAsia="en-US" w:bidi="en-US"/>
    </w:rPr>
  </w:style>
  <w:style w:type="paragraph" w:customStyle="1" w:styleId="70">
    <w:name w:val="表格栏目"/>
    <w:basedOn w:val="1"/>
    <w:qFormat/>
    <w:uiPriority w:val="0"/>
    <w:pPr>
      <w:adjustRightInd w:val="0"/>
      <w:snapToGrid w:val="0"/>
      <w:spacing w:before="45" w:after="45" w:line="252" w:lineRule="auto"/>
      <w:jc w:val="center"/>
    </w:pPr>
    <w:rPr>
      <w:rFonts w:ascii="Cambria" w:hAnsi="Cambria" w:eastAsia="SimHei"/>
      <w:b/>
      <w:bCs/>
      <w:sz w:val="22"/>
      <w:lang w:eastAsia="en-US" w:bidi="en-US"/>
    </w:rPr>
  </w:style>
  <w:style w:type="paragraph" w:customStyle="1" w:styleId="71">
    <w:name w:val="TOC 标题1"/>
    <w:basedOn w:val="2"/>
    <w:next w:val="1"/>
    <w:unhideWhenUsed/>
    <w:qFormat/>
    <w:uiPriority w:val="39"/>
    <w:pPr>
      <w:spacing w:before="480" w:after="0" w:line="276" w:lineRule="auto"/>
      <w:outlineLvl w:val="9"/>
    </w:pPr>
    <w:rPr>
      <w:rFonts w:ascii="Calibri" w:hAnsi="Calibri"/>
      <w:color w:val="2E74B5"/>
      <w:kern w:val="0"/>
      <w:sz w:val="28"/>
      <w:szCs w:val="28"/>
    </w:rPr>
  </w:style>
  <w:style w:type="paragraph" w:customStyle="1" w:styleId="72">
    <w:name w:val="列出段落1"/>
    <w:basedOn w:val="1"/>
    <w:qFormat/>
    <w:uiPriority w:val="34"/>
    <w:pPr>
      <w:ind w:firstLine="420" w:firstLineChars="200"/>
    </w:pPr>
  </w:style>
  <w:style w:type="paragraph" w:customStyle="1" w:styleId="73">
    <w:name w:val="List Paragraph"/>
    <w:basedOn w:val="1"/>
    <w:qFormat/>
    <w:uiPriority w:val="34"/>
    <w:pPr>
      <w:ind w:firstLine="420" w:firstLineChars="200"/>
    </w:pPr>
  </w:style>
  <w:style w:type="paragraph" w:customStyle="1" w:styleId="74">
    <w:name w:val="HTML Top of Form"/>
    <w:basedOn w:val="1"/>
    <w:next w:val="1"/>
    <w:link w:val="75"/>
    <w:unhideWhenUsed/>
    <w:qFormat/>
    <w:uiPriority w:val="99"/>
    <w:pPr>
      <w:pBdr>
        <w:bottom w:val="single" w:color="auto" w:sz="6" w:space="1"/>
      </w:pBdr>
      <w:jc w:val="center"/>
    </w:pPr>
    <w:rPr>
      <w:rFonts w:ascii="Arial" w:hAnsi="Arial" w:cs="Arial"/>
      <w:vanish/>
      <w:sz w:val="16"/>
      <w:szCs w:val="16"/>
    </w:rPr>
  </w:style>
  <w:style w:type="character" w:customStyle="1" w:styleId="75">
    <w:name w:val="z-窗体顶端字符1"/>
    <w:link w:val="74"/>
    <w:semiHidden/>
    <w:qFormat/>
    <w:uiPriority w:val="99"/>
    <w:rPr>
      <w:rFonts w:ascii="Arial" w:hAnsi="Arial" w:cs="Arial"/>
      <w:vanish/>
      <w:sz w:val="16"/>
      <w:szCs w:val="16"/>
    </w:rPr>
  </w:style>
  <w:style w:type="paragraph" w:customStyle="1" w:styleId="76">
    <w:name w:val="HTML Bottom of Form"/>
    <w:basedOn w:val="1"/>
    <w:next w:val="1"/>
    <w:link w:val="77"/>
    <w:unhideWhenUsed/>
    <w:qFormat/>
    <w:uiPriority w:val="99"/>
    <w:pPr>
      <w:pBdr>
        <w:top w:val="single" w:color="auto" w:sz="6" w:space="1"/>
      </w:pBdr>
      <w:jc w:val="center"/>
    </w:pPr>
    <w:rPr>
      <w:rFonts w:ascii="Arial" w:hAnsi="Arial" w:cs="Arial"/>
      <w:vanish/>
      <w:sz w:val="16"/>
      <w:szCs w:val="16"/>
    </w:rPr>
  </w:style>
  <w:style w:type="character" w:customStyle="1" w:styleId="77">
    <w:name w:val="z-窗体底端字符1"/>
    <w:link w:val="76"/>
    <w:semiHidden/>
    <w:qFormat/>
    <w:uiPriority w:val="99"/>
    <w:rPr>
      <w:rFonts w:ascii="Arial" w:hAnsi="Arial" w:cs="Arial"/>
      <w:vanish/>
      <w:sz w:val="16"/>
      <w:szCs w:val="16"/>
    </w:rPr>
  </w:style>
  <w:style w:type="character" w:customStyle="1" w:styleId="78">
    <w:name w:val="标题 8字符"/>
    <w:link w:val="9"/>
    <w:semiHidden/>
    <w:qFormat/>
    <w:uiPriority w:val="9"/>
    <w:rPr>
      <w:rFonts w:ascii="等线 Light" w:hAnsi="等线 Light" w:eastAsia="等线 Light"/>
      <w:sz w:val="24"/>
      <w:szCs w:val="24"/>
    </w:rPr>
  </w:style>
  <w:style w:type="character" w:customStyle="1" w:styleId="79">
    <w:name w:val="标题 9字符"/>
    <w:link w:val="10"/>
    <w:semiHidden/>
    <w:qFormat/>
    <w:uiPriority w:val="9"/>
    <w:rPr>
      <w:rFonts w:ascii="等线 Light" w:hAnsi="等线 Light" w:eastAsia="等线 Light"/>
      <w:sz w:val="21"/>
      <w:szCs w:val="21"/>
    </w:rPr>
  </w:style>
  <w:style w:type="character" w:customStyle="1" w:styleId="80">
    <w:name w:val="日期字符"/>
    <w:link w:val="14"/>
    <w:semiHidden/>
    <w:qFormat/>
    <w:uiPriority w:val="99"/>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microsoft.com/office/2011/relationships/people" Target="people.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99</Pages>
  <Words>13550</Words>
  <Characters>77239</Characters>
  <Lines>643</Lines>
  <Paragraphs>181</Paragraphs>
  <TotalTime>0</TotalTime>
  <ScaleCrop>false</ScaleCrop>
  <LinksUpToDate>false</LinksUpToDate>
  <CharactersWithSpaces>90608</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2017-10-19T19:19:00Z</dcterms:created>
  <dc:creator>Java-Star</dc:creator>
  <cp:lastModifiedBy>sc</cp:lastModifiedBy>
  <dcterms:modified xsi:type="dcterms:W3CDTF">2018-08-02T20:01:54Z</dcterms:modified>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